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AA8A2" w14:textId="1C83E960" w:rsidR="00E13EBB" w:rsidRPr="00E13EBB" w:rsidRDefault="00E13EBB" w:rsidP="00E13EBB">
      <w:pPr>
        <w:pStyle w:val="Heading1"/>
        <w:numPr>
          <w:ilvl w:val="0"/>
          <w:numId w:val="0"/>
        </w:numPr>
      </w:pPr>
      <w:bookmarkStart w:id="0" w:name="_Hlk39840473"/>
      <w:bookmarkStart w:id="1" w:name="_Hlk59181855"/>
      <w:r w:rsidRPr="00E13EBB">
        <w:t>Undetected but widespread: the cryptic invasion of non-native cattail</w:t>
      </w:r>
      <w:r>
        <w:t xml:space="preserve"> </w:t>
      </w:r>
      <w:r w:rsidRPr="00E13EBB">
        <w:t>(</w:t>
      </w:r>
      <w:r w:rsidRPr="00E13EBB">
        <w:rPr>
          <w:i/>
        </w:rPr>
        <w:t>Typha</w:t>
      </w:r>
      <w:r w:rsidRPr="00E13EBB">
        <w:t xml:space="preserve"> spp.) in a Pacific Northwest estuary</w:t>
      </w:r>
    </w:p>
    <w:bookmarkEnd w:id="1"/>
    <w:p w14:paraId="70FB3C4E" w14:textId="3328AB6E" w:rsidR="005348BE" w:rsidRPr="00247A13" w:rsidRDefault="005348BE" w:rsidP="007C3CD7">
      <w:pPr>
        <w:jc w:val="left"/>
        <w:rPr>
          <w:rFonts w:cs="Times New Roman"/>
          <w:lang w:val="en-CA"/>
        </w:rPr>
      </w:pPr>
    </w:p>
    <w:p w14:paraId="023AE15B" w14:textId="09228E83" w:rsidR="005348BE" w:rsidRPr="00247A13" w:rsidRDefault="005348BE" w:rsidP="007C3CD7">
      <w:pPr>
        <w:jc w:val="left"/>
        <w:rPr>
          <w:rFonts w:cs="Times New Roman"/>
          <w:vertAlign w:val="superscript"/>
          <w:lang w:val="en-CA"/>
        </w:rPr>
      </w:pPr>
      <w:r w:rsidRPr="00247A13">
        <w:rPr>
          <w:rFonts w:cs="Times New Roman"/>
          <w:lang w:val="en-CA"/>
        </w:rPr>
        <w:t>Daniel Stewart</w:t>
      </w:r>
      <w:r w:rsidRPr="00247A13">
        <w:rPr>
          <w:rFonts w:cs="Times New Roman"/>
          <w:vertAlign w:val="superscript"/>
          <w:lang w:val="en-CA"/>
        </w:rPr>
        <w:t>1</w:t>
      </w:r>
      <w:r w:rsidR="00DA444C" w:rsidRPr="00247A13">
        <w:rPr>
          <w:rFonts w:cs="Times New Roman"/>
          <w:lang w:val="en-CA"/>
        </w:rPr>
        <w:t>*</w:t>
      </w:r>
      <w:r w:rsidRPr="00247A13">
        <w:rPr>
          <w:rFonts w:cs="Times New Roman"/>
          <w:lang w:val="en-CA"/>
        </w:rPr>
        <w:t>, W. Gregory Hood</w:t>
      </w:r>
      <w:r w:rsidRPr="00247A13">
        <w:rPr>
          <w:rFonts w:cs="Times New Roman"/>
          <w:vertAlign w:val="superscript"/>
          <w:lang w:val="en-CA"/>
        </w:rPr>
        <w:t>2</w:t>
      </w:r>
      <w:r w:rsidRPr="00247A13">
        <w:rPr>
          <w:rFonts w:cs="Times New Roman"/>
          <w:lang w:val="en-CA"/>
        </w:rPr>
        <w:t>, Tara G. Martin</w:t>
      </w:r>
      <w:r w:rsidRPr="00247A13">
        <w:rPr>
          <w:rFonts w:cs="Times New Roman"/>
          <w:vertAlign w:val="superscript"/>
          <w:lang w:val="en-CA"/>
        </w:rPr>
        <w:t>1</w:t>
      </w:r>
    </w:p>
    <w:p w14:paraId="0DC1DEB5" w14:textId="77777777" w:rsidR="00DA444C" w:rsidRPr="00247A13" w:rsidRDefault="00DA444C" w:rsidP="007C3CD7">
      <w:pPr>
        <w:jc w:val="left"/>
        <w:rPr>
          <w:rFonts w:cs="Times New Roman"/>
          <w:lang w:val="en-CA"/>
        </w:rPr>
      </w:pPr>
    </w:p>
    <w:p w14:paraId="46F4365E" w14:textId="259EAA90" w:rsidR="005348BE" w:rsidRPr="00247A13" w:rsidRDefault="00DA444C" w:rsidP="007C3CD7">
      <w:pPr>
        <w:jc w:val="left"/>
        <w:rPr>
          <w:rFonts w:cs="Times New Roman"/>
          <w:noProof w:val="0"/>
          <w:lang w:val="en-CA"/>
        </w:rPr>
      </w:pPr>
      <w:r w:rsidRPr="00247A13">
        <w:rPr>
          <w:rFonts w:cs="Times New Roman"/>
          <w:noProof w:val="0"/>
          <w:lang w:val="en-CA"/>
        </w:rPr>
        <w:t>*Corresponding Author: daniel.</w:t>
      </w:r>
      <w:del w:id="2" w:author="Daniel Stewart" w:date="2022-02-11T12:12:00Z">
        <w:r w:rsidRPr="00247A13" w:rsidDel="00565A4A">
          <w:rPr>
            <w:rFonts w:cs="Times New Roman"/>
            <w:noProof w:val="0"/>
            <w:lang w:val="en-CA"/>
          </w:rPr>
          <w:delText>stewart@ubc.ca</w:delText>
        </w:r>
      </w:del>
      <w:ins w:id="3" w:author="Daniel Stewart" w:date="2022-02-11T12:12:00Z">
        <w:r w:rsidR="00565A4A">
          <w:rPr>
            <w:rFonts w:cs="Times New Roman"/>
            <w:noProof w:val="0"/>
            <w:lang w:val="en-CA"/>
          </w:rPr>
          <w:t>stewart@alumni.ubc.ca</w:t>
        </w:r>
      </w:ins>
    </w:p>
    <w:p w14:paraId="21D68932" w14:textId="64B24819" w:rsidR="005348BE" w:rsidRPr="00247A13" w:rsidRDefault="005348BE" w:rsidP="007C3CD7">
      <w:pPr>
        <w:jc w:val="left"/>
        <w:rPr>
          <w:rFonts w:cs="Times New Roman"/>
          <w:noProof w:val="0"/>
          <w:lang w:val="en-CA"/>
        </w:rPr>
      </w:pPr>
      <w:r w:rsidRPr="00247A13">
        <w:rPr>
          <w:rFonts w:cs="Times New Roman"/>
          <w:noProof w:val="0"/>
          <w:vertAlign w:val="superscript"/>
          <w:lang w:val="en-CA"/>
        </w:rPr>
        <w:t>1</w:t>
      </w:r>
      <w:r w:rsidRPr="00247A13">
        <w:rPr>
          <w:rFonts w:cs="Times New Roman"/>
          <w:noProof w:val="0"/>
          <w:lang w:val="en-CA"/>
        </w:rPr>
        <w:t xml:space="preserve">University of British Columbia, Department of </w:t>
      </w:r>
      <w:proofErr w:type="gramStart"/>
      <w:r w:rsidRPr="00247A13">
        <w:rPr>
          <w:rFonts w:cs="Times New Roman"/>
          <w:noProof w:val="0"/>
          <w:lang w:val="en-CA"/>
        </w:rPr>
        <w:t>Forest</w:t>
      </w:r>
      <w:proofErr w:type="gramEnd"/>
      <w:r w:rsidRPr="00247A13">
        <w:rPr>
          <w:rFonts w:cs="Times New Roman"/>
          <w:noProof w:val="0"/>
          <w:lang w:val="en-CA"/>
        </w:rPr>
        <w:t xml:space="preserve"> and Conservation Sciences, 2424 Main</w:t>
      </w:r>
    </w:p>
    <w:p w14:paraId="680AF76B" w14:textId="491BF9CE" w:rsidR="005348BE" w:rsidRPr="00247A13" w:rsidRDefault="005348BE" w:rsidP="007C3CD7">
      <w:pPr>
        <w:jc w:val="left"/>
        <w:rPr>
          <w:rFonts w:cs="Times New Roman"/>
          <w:noProof w:val="0"/>
          <w:lang w:val="en-CA"/>
        </w:rPr>
      </w:pPr>
      <w:r w:rsidRPr="00247A13">
        <w:rPr>
          <w:rFonts w:cs="Times New Roman"/>
          <w:noProof w:val="0"/>
          <w:lang w:val="en-CA"/>
        </w:rPr>
        <w:t>13 Mall, Vancouver, BC V6T 1Z4, Canada.</w:t>
      </w:r>
    </w:p>
    <w:p w14:paraId="514B3F48" w14:textId="2C535A5A" w:rsidR="005348BE" w:rsidRPr="00247A13" w:rsidRDefault="005348BE" w:rsidP="007C3CD7">
      <w:pPr>
        <w:jc w:val="left"/>
        <w:rPr>
          <w:rFonts w:cs="Times New Roman"/>
          <w:noProof w:val="0"/>
          <w:lang w:val="en-CA"/>
        </w:rPr>
      </w:pPr>
      <w:r w:rsidRPr="00247A13">
        <w:rPr>
          <w:rFonts w:cs="Times New Roman"/>
          <w:noProof w:val="0"/>
          <w:vertAlign w:val="superscript"/>
          <w:lang w:val="en-CA"/>
        </w:rPr>
        <w:t>2</w:t>
      </w:r>
      <w:bookmarkStart w:id="4" w:name="_Hlk58840528"/>
      <w:r w:rsidRPr="00247A13">
        <w:rPr>
          <w:rFonts w:cs="Times New Roman"/>
          <w:noProof w:val="0"/>
          <w:lang w:val="en-CA"/>
        </w:rPr>
        <w:t xml:space="preserve">Skagit River System Cooperative, PO Box 368, </w:t>
      </w:r>
      <w:proofErr w:type="spellStart"/>
      <w:r w:rsidRPr="00247A13">
        <w:rPr>
          <w:rFonts w:cs="Times New Roman"/>
          <w:noProof w:val="0"/>
          <w:lang w:val="en-CA"/>
        </w:rPr>
        <w:t>LaConner</w:t>
      </w:r>
      <w:proofErr w:type="spellEnd"/>
      <w:r w:rsidRPr="00247A13">
        <w:rPr>
          <w:rFonts w:cs="Times New Roman"/>
          <w:noProof w:val="0"/>
          <w:lang w:val="en-CA"/>
        </w:rPr>
        <w:t>, WA 98257, USA.</w:t>
      </w:r>
    </w:p>
    <w:bookmarkEnd w:id="4"/>
    <w:p w14:paraId="7F461DFC" w14:textId="4126BCDA" w:rsidR="00BD76BC" w:rsidRPr="00247A13" w:rsidRDefault="00BD76BC" w:rsidP="007C3CD7">
      <w:pPr>
        <w:jc w:val="left"/>
        <w:rPr>
          <w:rFonts w:cs="Times New Roman"/>
          <w:b/>
          <w:noProof w:val="0"/>
          <w:lang w:val="en-CA"/>
        </w:rPr>
      </w:pPr>
      <w:r w:rsidRPr="00247A13">
        <w:rPr>
          <w:rFonts w:cs="Times New Roman"/>
          <w:b/>
          <w:noProof w:val="0"/>
          <w:lang w:val="en-CA"/>
        </w:rPr>
        <w:t>ORCID id:</w:t>
      </w:r>
    </w:p>
    <w:p w14:paraId="0627C2BA" w14:textId="4955D70B" w:rsidR="00BD76BC" w:rsidRPr="00E13EBB" w:rsidRDefault="00BD76BC" w:rsidP="007C3CD7">
      <w:pPr>
        <w:jc w:val="left"/>
        <w:rPr>
          <w:rFonts w:cs="Times New Roman"/>
          <w:color w:val="494A4C"/>
          <w:szCs w:val="20"/>
          <w:shd w:val="clear" w:color="auto" w:fill="FFFFFF"/>
        </w:rPr>
      </w:pPr>
      <w:r w:rsidRPr="00E13EBB">
        <w:rPr>
          <w:rFonts w:cs="Times New Roman"/>
          <w:noProof w:val="0"/>
          <w:szCs w:val="20"/>
          <w:lang w:val="en-CA"/>
        </w:rPr>
        <w:t>Daniel Stewart (</w:t>
      </w:r>
      <w:r w:rsidRPr="00E13EBB">
        <w:rPr>
          <w:rFonts w:cs="Times New Roman"/>
          <w:color w:val="494A4C"/>
          <w:szCs w:val="20"/>
          <w:shd w:val="clear" w:color="auto" w:fill="FFFFFF"/>
        </w:rPr>
        <w:t>0000-0003-4258-6110)</w:t>
      </w:r>
      <w:r w:rsidR="00E13EBB">
        <w:rPr>
          <w:rFonts w:cs="Times New Roman"/>
          <w:noProof w:val="0"/>
          <w:szCs w:val="20"/>
          <w:lang w:val="en-CA"/>
        </w:rPr>
        <w:br/>
      </w:r>
      <w:r w:rsidRPr="00E13EBB">
        <w:rPr>
          <w:rFonts w:cs="Times New Roman"/>
          <w:noProof w:val="0"/>
          <w:szCs w:val="20"/>
          <w:lang w:val="en-CA"/>
        </w:rPr>
        <w:t>W. Gregory Hood (</w:t>
      </w:r>
      <w:r w:rsidRPr="00E13EBB">
        <w:rPr>
          <w:rFonts w:cs="Times New Roman"/>
          <w:color w:val="494A4C"/>
          <w:szCs w:val="20"/>
          <w:shd w:val="clear" w:color="auto" w:fill="FFFFFF"/>
        </w:rPr>
        <w:t xml:space="preserve">0000-0001-6286-7935) </w:t>
      </w:r>
      <w:r w:rsidR="00E13EBB">
        <w:rPr>
          <w:rFonts w:cs="Times New Roman"/>
          <w:color w:val="494A4C"/>
          <w:szCs w:val="20"/>
          <w:shd w:val="clear" w:color="auto" w:fill="FFFFFF"/>
        </w:rPr>
        <w:br/>
      </w:r>
      <w:r w:rsidR="00E13EBB" w:rsidRPr="00A7276D">
        <w:rPr>
          <w:rFonts w:cs="Times New Roman"/>
          <w:color w:val="000000" w:themeColor="text1"/>
          <w:szCs w:val="20"/>
          <w:shd w:val="clear" w:color="auto" w:fill="FFFFFF"/>
        </w:rPr>
        <w:t>Tara G. Martin (0000-0001-7165-9812)</w:t>
      </w:r>
    </w:p>
    <w:p w14:paraId="2A9DACF8" w14:textId="77777777" w:rsidR="00E13EBB" w:rsidRDefault="00E13EBB" w:rsidP="00E13EBB">
      <w:pPr>
        <w:pStyle w:val="Heading1"/>
        <w:numPr>
          <w:ilvl w:val="0"/>
          <w:numId w:val="0"/>
        </w:numPr>
      </w:pPr>
    </w:p>
    <w:p w14:paraId="08789AE6" w14:textId="3B858D7B" w:rsidR="00E13EBB" w:rsidRDefault="00E13EBB" w:rsidP="00E13EBB">
      <w:pPr>
        <w:pStyle w:val="Heading1"/>
        <w:numPr>
          <w:ilvl w:val="0"/>
          <w:numId w:val="0"/>
        </w:numPr>
      </w:pPr>
      <w:r>
        <w:br/>
      </w:r>
    </w:p>
    <w:p w14:paraId="25EDED1D" w14:textId="77777777" w:rsidR="00E13EBB" w:rsidRDefault="00E13EBB">
      <w:pPr>
        <w:spacing w:line="259" w:lineRule="auto"/>
        <w:jc w:val="left"/>
        <w:rPr>
          <w:rFonts w:eastAsiaTheme="majorEastAsia" w:cs="Times New Roman"/>
          <w:color w:val="323E4F" w:themeColor="text2" w:themeShade="BF"/>
          <w:sz w:val="32"/>
          <w:szCs w:val="32"/>
          <w:lang w:val="en-CA"/>
        </w:rPr>
      </w:pPr>
      <w:r>
        <w:rPr>
          <w:rFonts w:cs="Times New Roman"/>
          <w:lang w:val="en-CA"/>
        </w:rPr>
        <w:br w:type="page"/>
      </w:r>
    </w:p>
    <w:p w14:paraId="040A28F2" w14:textId="707138BE" w:rsidR="003C3853" w:rsidRDefault="003C3853" w:rsidP="00E13EBB">
      <w:pPr>
        <w:pStyle w:val="Heading1"/>
        <w:numPr>
          <w:ilvl w:val="0"/>
          <w:numId w:val="0"/>
        </w:numPr>
      </w:pPr>
      <w:r w:rsidRPr="00247A13">
        <w:lastRenderedPageBreak/>
        <w:t>Acknowledgements</w:t>
      </w:r>
    </w:p>
    <w:p w14:paraId="429AD45F" w14:textId="77777777" w:rsidR="00A04796" w:rsidRPr="00A04796" w:rsidRDefault="00A04796" w:rsidP="00A04796">
      <w:pPr>
        <w:rPr>
          <w:lang w:val="en-CA"/>
        </w:rPr>
      </w:pPr>
    </w:p>
    <w:p w14:paraId="6E7E0984" w14:textId="09872CF4" w:rsidR="008579F0" w:rsidRDefault="003C3853" w:rsidP="008579F0">
      <w:pPr>
        <w:ind w:firstLine="284"/>
        <w:jc w:val="left"/>
        <w:rPr>
          <w:rFonts w:cs="Times New Roman"/>
          <w:noProof w:val="0"/>
          <w:lang w:val="en-CA"/>
        </w:rPr>
      </w:pPr>
      <w:r w:rsidRPr="00247A13">
        <w:rPr>
          <w:rFonts w:cs="Times New Roman"/>
          <w:noProof w:val="0"/>
          <w:lang w:val="en-CA"/>
        </w:rPr>
        <w:t xml:space="preserve">The authors would like to acknowledge the financial support of our funders, including </w:t>
      </w:r>
      <w:r>
        <w:rPr>
          <w:rFonts w:cs="Times New Roman"/>
          <w:noProof w:val="0"/>
          <w:lang w:val="en-CA"/>
        </w:rPr>
        <w:t xml:space="preserve">the </w:t>
      </w:r>
      <w:r w:rsidRPr="00247A13">
        <w:rPr>
          <w:rFonts w:cs="Times New Roman"/>
          <w:noProof w:val="0"/>
          <w:lang w:val="en-CA"/>
        </w:rPr>
        <w:t>N</w:t>
      </w:r>
      <w:r>
        <w:rPr>
          <w:rFonts w:cs="Times New Roman"/>
          <w:noProof w:val="0"/>
          <w:lang w:val="en-CA"/>
        </w:rPr>
        <w:t>ational Sciences and Engineering Research Council of Canada Graduate Scholarship program</w:t>
      </w:r>
      <w:r w:rsidRPr="00247A13">
        <w:rPr>
          <w:rFonts w:cs="Times New Roman"/>
          <w:noProof w:val="0"/>
          <w:lang w:val="en-CA"/>
        </w:rPr>
        <w:t>, Ducks Unlimited B</w:t>
      </w:r>
      <w:r w:rsidR="00CE2FDC">
        <w:rPr>
          <w:rFonts w:cs="Times New Roman"/>
          <w:noProof w:val="0"/>
          <w:lang w:val="en-CA"/>
        </w:rPr>
        <w:t>ritish Columbia</w:t>
      </w:r>
      <w:r w:rsidRPr="00247A13">
        <w:rPr>
          <w:rFonts w:cs="Times New Roman"/>
          <w:noProof w:val="0"/>
          <w:lang w:val="en-CA"/>
        </w:rPr>
        <w:t xml:space="preserve">, and Mitacs Accelerate for DS, and Liber </w:t>
      </w:r>
      <w:proofErr w:type="spellStart"/>
      <w:r w:rsidRPr="00247A13">
        <w:rPr>
          <w:rFonts w:cs="Times New Roman"/>
          <w:noProof w:val="0"/>
          <w:lang w:val="en-CA"/>
        </w:rPr>
        <w:t>Ero</w:t>
      </w:r>
      <w:proofErr w:type="spellEnd"/>
      <w:r w:rsidRPr="00247A13">
        <w:rPr>
          <w:rFonts w:cs="Times New Roman"/>
          <w:noProof w:val="0"/>
          <w:lang w:val="en-CA"/>
        </w:rPr>
        <w:t xml:space="preserve"> Conservation Chair and NSERC DG 2019-04535 for TGM.</w:t>
      </w:r>
      <w:r>
        <w:rPr>
          <w:rFonts w:cs="Times New Roman"/>
          <w:noProof w:val="0"/>
          <w:lang w:val="en-CA"/>
        </w:rPr>
        <w:t xml:space="preserve"> </w:t>
      </w:r>
      <w:r w:rsidRPr="00247A13">
        <w:rPr>
          <w:rFonts w:cs="Times New Roman"/>
          <w:noProof w:val="0"/>
          <w:lang w:val="en-CA"/>
        </w:rPr>
        <w:t xml:space="preserve">We wish to </w:t>
      </w:r>
      <w:r>
        <w:rPr>
          <w:rFonts w:cs="Times New Roman"/>
          <w:noProof w:val="0"/>
          <w:lang w:val="en-CA"/>
        </w:rPr>
        <w:t>thank</w:t>
      </w:r>
      <w:r w:rsidRPr="00247A13">
        <w:rPr>
          <w:rFonts w:cs="Times New Roman"/>
          <w:noProof w:val="0"/>
          <w:lang w:val="en-CA"/>
        </w:rPr>
        <w:t xml:space="preserve"> Amy </w:t>
      </w:r>
      <w:proofErr w:type="spellStart"/>
      <w:r w:rsidRPr="00247A13">
        <w:rPr>
          <w:rFonts w:cs="Times New Roman"/>
          <w:noProof w:val="0"/>
          <w:lang w:val="en-CA"/>
        </w:rPr>
        <w:t>Angert</w:t>
      </w:r>
      <w:proofErr w:type="spellEnd"/>
      <w:r w:rsidRPr="00247A13">
        <w:rPr>
          <w:rFonts w:cs="Times New Roman"/>
          <w:noProof w:val="0"/>
          <w:lang w:val="en-CA"/>
        </w:rPr>
        <w:t>, Associate Professor in the UBC Department of Botany for her guidance</w:t>
      </w:r>
      <w:r w:rsidR="00E13EBB">
        <w:rPr>
          <w:rFonts w:cs="Times New Roman"/>
          <w:noProof w:val="0"/>
          <w:lang w:val="en-CA"/>
        </w:rPr>
        <w:t xml:space="preserve"> throughout this research</w:t>
      </w:r>
      <w:r w:rsidRPr="00247A13">
        <w:rPr>
          <w:rFonts w:cs="Times New Roman"/>
          <w:noProof w:val="0"/>
          <w:lang w:val="en-CA"/>
        </w:rPr>
        <w:t>,</w:t>
      </w:r>
      <w:r>
        <w:rPr>
          <w:rFonts w:cs="Times New Roman"/>
          <w:noProof w:val="0"/>
          <w:lang w:val="en-CA"/>
        </w:rPr>
        <w:t xml:space="preserve"> and the reviewers who dedicated their time to improving this manuscript. Finally, we thank </w:t>
      </w:r>
      <w:r w:rsidRPr="00247A13">
        <w:rPr>
          <w:rFonts w:cs="Times New Roman"/>
          <w:noProof w:val="0"/>
          <w:lang w:val="en-CA"/>
        </w:rPr>
        <w:t xml:space="preserve">the BC Ministry of Environment, Natural Resources Canada, and </w:t>
      </w:r>
      <w:r w:rsidR="00CE2FDC">
        <w:rPr>
          <w:rFonts w:cs="Times New Roman"/>
          <w:noProof w:val="0"/>
          <w:lang w:val="en-CA"/>
        </w:rPr>
        <w:t xml:space="preserve">Vancouver Fraser Port Authority </w:t>
      </w:r>
      <w:r w:rsidRPr="00247A13">
        <w:rPr>
          <w:rFonts w:cs="Times New Roman"/>
          <w:noProof w:val="0"/>
          <w:lang w:val="en-CA"/>
        </w:rPr>
        <w:t xml:space="preserve">for </w:t>
      </w:r>
      <w:r w:rsidR="00CE2FDC">
        <w:rPr>
          <w:rFonts w:cs="Times New Roman"/>
          <w:noProof w:val="0"/>
          <w:lang w:val="en-CA"/>
        </w:rPr>
        <w:t xml:space="preserve">contributing </w:t>
      </w:r>
      <w:r w:rsidRPr="00247A13">
        <w:rPr>
          <w:rFonts w:cs="Times New Roman"/>
          <w:noProof w:val="0"/>
          <w:lang w:val="en-CA"/>
        </w:rPr>
        <w:t>their spatial datasets</w:t>
      </w:r>
      <w:r>
        <w:rPr>
          <w:rFonts w:cs="Times New Roman"/>
          <w:noProof w:val="0"/>
          <w:lang w:val="en-CA"/>
        </w:rPr>
        <w:t>, which proved invaluable for this research</w:t>
      </w:r>
      <w:r w:rsidRPr="00247A13">
        <w:rPr>
          <w:rFonts w:cs="Times New Roman"/>
          <w:noProof w:val="0"/>
          <w:lang w:val="en-CA"/>
        </w:rPr>
        <w:t>.</w:t>
      </w:r>
    </w:p>
    <w:p w14:paraId="2A99667E" w14:textId="298113CA" w:rsidR="005348BE" w:rsidRDefault="008579F0" w:rsidP="008579F0">
      <w:pPr>
        <w:jc w:val="left"/>
        <w:rPr>
          <w:rFonts w:cs="Times New Roman"/>
          <w:lang w:val="en-CA"/>
        </w:rPr>
      </w:pPr>
      <w:r w:rsidRPr="008579F0">
        <w:rPr>
          <w:rFonts w:cs="Times New Roman"/>
          <w:b/>
          <w:noProof w:val="0"/>
          <w:lang w:val="en-CA"/>
        </w:rPr>
        <w:t>k</w:t>
      </w:r>
      <w:r w:rsidR="00DA444C" w:rsidRPr="00247A13">
        <w:rPr>
          <w:rFonts w:cs="Times New Roman"/>
          <w:b/>
          <w:lang w:val="en-CA"/>
        </w:rPr>
        <w:t>eywords</w:t>
      </w:r>
      <w:r w:rsidR="00DA444C" w:rsidRPr="00247A13">
        <w:rPr>
          <w:rFonts w:cs="Times New Roman"/>
          <w:lang w:val="en-CA"/>
        </w:rPr>
        <w:t>: cryptic invasion</w:t>
      </w:r>
      <w:r w:rsidR="007D0EAC" w:rsidRPr="00247A13">
        <w:rPr>
          <w:rFonts w:cs="Times New Roman"/>
          <w:lang w:val="en-CA"/>
        </w:rPr>
        <w:t>, estuary, cattail, pacific northwest, suitability modelling, wetland</w:t>
      </w:r>
    </w:p>
    <w:p w14:paraId="231CC518" w14:textId="39B5D66F" w:rsidR="008579F0" w:rsidRDefault="008579F0" w:rsidP="008579F0">
      <w:pPr>
        <w:ind w:firstLine="284"/>
        <w:jc w:val="left"/>
        <w:rPr>
          <w:rFonts w:cs="Times New Roman"/>
          <w:noProof w:val="0"/>
          <w:lang w:val="en-CA"/>
        </w:rPr>
      </w:pPr>
    </w:p>
    <w:p w14:paraId="0FF039CB" w14:textId="7CC8C74F" w:rsidR="008579F0" w:rsidRDefault="008579F0" w:rsidP="008579F0">
      <w:pPr>
        <w:ind w:firstLine="284"/>
        <w:jc w:val="left"/>
        <w:rPr>
          <w:rFonts w:cs="Times New Roman"/>
          <w:noProof w:val="0"/>
          <w:lang w:val="en-CA"/>
        </w:rPr>
      </w:pPr>
    </w:p>
    <w:p w14:paraId="3D932F9D" w14:textId="3BC3229C" w:rsidR="008579F0" w:rsidRDefault="008579F0" w:rsidP="008579F0">
      <w:pPr>
        <w:ind w:firstLine="284"/>
        <w:jc w:val="left"/>
        <w:rPr>
          <w:rFonts w:cs="Times New Roman"/>
          <w:noProof w:val="0"/>
          <w:lang w:val="en-CA"/>
        </w:rPr>
      </w:pPr>
    </w:p>
    <w:p w14:paraId="48139EA0" w14:textId="7A507068" w:rsidR="008579F0" w:rsidRDefault="008579F0" w:rsidP="008579F0">
      <w:pPr>
        <w:ind w:firstLine="284"/>
        <w:jc w:val="left"/>
        <w:rPr>
          <w:rFonts w:cs="Times New Roman"/>
          <w:noProof w:val="0"/>
          <w:lang w:val="en-CA"/>
        </w:rPr>
      </w:pPr>
    </w:p>
    <w:p w14:paraId="7AF52CBB" w14:textId="663FB288" w:rsidR="008579F0" w:rsidRDefault="008579F0" w:rsidP="008579F0">
      <w:pPr>
        <w:ind w:firstLine="284"/>
        <w:jc w:val="left"/>
        <w:rPr>
          <w:rFonts w:cs="Times New Roman"/>
          <w:noProof w:val="0"/>
          <w:lang w:val="en-CA"/>
        </w:rPr>
      </w:pPr>
    </w:p>
    <w:p w14:paraId="34B10218" w14:textId="4C5D91C1" w:rsidR="008579F0" w:rsidRDefault="008579F0" w:rsidP="008579F0">
      <w:pPr>
        <w:ind w:firstLine="284"/>
        <w:jc w:val="left"/>
        <w:rPr>
          <w:rFonts w:cs="Times New Roman"/>
          <w:noProof w:val="0"/>
          <w:lang w:val="en-CA"/>
        </w:rPr>
      </w:pPr>
    </w:p>
    <w:p w14:paraId="3CAD71AE" w14:textId="11E1CBE9" w:rsidR="008579F0" w:rsidRDefault="008579F0" w:rsidP="008579F0">
      <w:pPr>
        <w:ind w:firstLine="284"/>
        <w:jc w:val="left"/>
        <w:rPr>
          <w:rFonts w:cs="Times New Roman"/>
          <w:noProof w:val="0"/>
          <w:lang w:val="en-CA"/>
        </w:rPr>
      </w:pPr>
    </w:p>
    <w:p w14:paraId="1E586B5C" w14:textId="586043E2" w:rsidR="008579F0" w:rsidRDefault="008579F0" w:rsidP="008579F0">
      <w:pPr>
        <w:ind w:firstLine="284"/>
        <w:jc w:val="left"/>
        <w:rPr>
          <w:rFonts w:cs="Times New Roman"/>
          <w:noProof w:val="0"/>
          <w:lang w:val="en-CA"/>
        </w:rPr>
      </w:pPr>
    </w:p>
    <w:p w14:paraId="00191E01" w14:textId="43C031EE" w:rsidR="008579F0" w:rsidRDefault="008579F0" w:rsidP="008579F0">
      <w:pPr>
        <w:ind w:firstLine="284"/>
        <w:jc w:val="left"/>
        <w:rPr>
          <w:rFonts w:cs="Times New Roman"/>
          <w:noProof w:val="0"/>
          <w:lang w:val="en-CA"/>
        </w:rPr>
      </w:pPr>
    </w:p>
    <w:p w14:paraId="3F484BFB" w14:textId="603D799F" w:rsidR="008579F0" w:rsidRDefault="008579F0" w:rsidP="008579F0">
      <w:pPr>
        <w:ind w:firstLine="284"/>
        <w:jc w:val="left"/>
        <w:rPr>
          <w:rFonts w:cs="Times New Roman"/>
          <w:noProof w:val="0"/>
          <w:lang w:val="en-CA"/>
        </w:rPr>
      </w:pPr>
    </w:p>
    <w:p w14:paraId="316FA41A" w14:textId="27174841" w:rsidR="008579F0" w:rsidRDefault="008579F0" w:rsidP="008579F0">
      <w:pPr>
        <w:ind w:firstLine="284"/>
        <w:jc w:val="left"/>
        <w:rPr>
          <w:rFonts w:cs="Times New Roman"/>
          <w:noProof w:val="0"/>
          <w:lang w:val="en-CA"/>
        </w:rPr>
      </w:pPr>
    </w:p>
    <w:p w14:paraId="433B9F3C" w14:textId="05F39170" w:rsidR="008579F0" w:rsidRDefault="008579F0" w:rsidP="008579F0">
      <w:pPr>
        <w:ind w:firstLine="284"/>
        <w:jc w:val="left"/>
        <w:rPr>
          <w:rFonts w:cs="Times New Roman"/>
          <w:noProof w:val="0"/>
          <w:lang w:val="en-CA"/>
        </w:rPr>
      </w:pPr>
    </w:p>
    <w:p w14:paraId="6C1F25A4" w14:textId="77777777" w:rsidR="008579F0" w:rsidRPr="00247A13" w:rsidRDefault="008579F0" w:rsidP="008579F0">
      <w:pPr>
        <w:ind w:firstLine="284"/>
        <w:jc w:val="left"/>
        <w:rPr>
          <w:rFonts w:cs="Times New Roman"/>
          <w:noProof w:val="0"/>
          <w:lang w:val="en-CA"/>
        </w:rPr>
      </w:pPr>
    </w:p>
    <w:p w14:paraId="64A35832" w14:textId="45A72EE2" w:rsidR="007D0EAC" w:rsidRDefault="007D0EAC" w:rsidP="00E13EBB">
      <w:pPr>
        <w:pStyle w:val="Heading1"/>
        <w:numPr>
          <w:ilvl w:val="0"/>
          <w:numId w:val="0"/>
        </w:numPr>
        <w:ind w:left="284" w:hanging="284"/>
      </w:pPr>
      <w:r w:rsidRPr="00247A13">
        <w:lastRenderedPageBreak/>
        <w:t>Declarations</w:t>
      </w:r>
    </w:p>
    <w:p w14:paraId="39BE65C6" w14:textId="77777777" w:rsidR="008579F0" w:rsidRPr="008579F0" w:rsidRDefault="008579F0" w:rsidP="008579F0">
      <w:pPr>
        <w:rPr>
          <w:lang w:val="en-CA"/>
        </w:rPr>
      </w:pPr>
    </w:p>
    <w:p w14:paraId="1151F973" w14:textId="49B570CD" w:rsidR="00944487" w:rsidRPr="00247A13" w:rsidRDefault="007D0EAC" w:rsidP="007C3CD7">
      <w:pPr>
        <w:jc w:val="left"/>
        <w:rPr>
          <w:rFonts w:cs="Times New Roman"/>
          <w:lang w:val="en-CA"/>
        </w:rPr>
      </w:pPr>
      <w:r w:rsidRPr="00247A13">
        <w:rPr>
          <w:rFonts w:cs="Times New Roman"/>
          <w:b/>
          <w:lang w:val="en-CA"/>
        </w:rPr>
        <w:t>Fundin</w:t>
      </w:r>
      <w:r w:rsidR="00944487" w:rsidRPr="00247A13">
        <w:rPr>
          <w:rFonts w:cs="Times New Roman"/>
          <w:b/>
          <w:lang w:val="en-CA"/>
        </w:rPr>
        <w:t>g:</w:t>
      </w:r>
      <w:r w:rsidR="00E13EBB">
        <w:rPr>
          <w:rFonts w:cs="Times New Roman"/>
          <w:b/>
          <w:lang w:val="en-CA"/>
        </w:rPr>
        <w:br/>
      </w:r>
      <w:r w:rsidR="00944487" w:rsidRPr="00247A13">
        <w:rPr>
          <w:rFonts w:cs="Times New Roman"/>
          <w:b/>
          <w:lang w:val="en-CA"/>
        </w:rPr>
        <w:t xml:space="preserve"> </w:t>
      </w:r>
      <w:r w:rsidR="00944487" w:rsidRPr="00247A13">
        <w:rPr>
          <w:rFonts w:cs="Times New Roman"/>
          <w:lang w:val="en-CA"/>
        </w:rPr>
        <w:t>Financial support for this research was provided the Natural Sciences and Engineering Research Council of Canada (NSERC) Canada Graduate Scholarships (CGSM) program, and Ducks Unlimited Canada in conjuction with Mitacs Accelerate program.</w:t>
      </w:r>
    </w:p>
    <w:p w14:paraId="5C72C602" w14:textId="50B5484E" w:rsidR="007D0EAC" w:rsidRPr="00247A13" w:rsidRDefault="007D0EAC" w:rsidP="007C3CD7">
      <w:pPr>
        <w:jc w:val="left"/>
        <w:rPr>
          <w:rFonts w:cs="Times New Roman"/>
          <w:lang w:val="en-CA"/>
        </w:rPr>
      </w:pPr>
      <w:r w:rsidRPr="00247A13">
        <w:rPr>
          <w:rFonts w:cs="Times New Roman"/>
          <w:b/>
          <w:lang w:val="en-CA"/>
        </w:rPr>
        <w:t>Conflicts of Interest/Competing Interests</w:t>
      </w:r>
      <w:r w:rsidR="00944487" w:rsidRPr="00247A13">
        <w:rPr>
          <w:rFonts w:cs="Times New Roman"/>
          <w:b/>
          <w:lang w:val="en-CA"/>
        </w:rPr>
        <w:t>:</w:t>
      </w:r>
      <w:r w:rsidR="00944487" w:rsidRPr="00247A13">
        <w:rPr>
          <w:rFonts w:cs="Times New Roman"/>
          <w:lang w:val="en-CA"/>
        </w:rPr>
        <w:t xml:space="preserve"> </w:t>
      </w:r>
      <w:r w:rsidR="00E13EBB">
        <w:rPr>
          <w:rFonts w:cs="Times New Roman"/>
          <w:lang w:val="en-CA"/>
        </w:rPr>
        <w:br/>
      </w:r>
      <w:r w:rsidR="00944487" w:rsidRPr="00247A13">
        <w:rPr>
          <w:rFonts w:cs="Times New Roman"/>
          <w:lang w:val="en-CA"/>
        </w:rPr>
        <w:t>The authors have no conflicts of interest to declare that are relevant to the content of this article.</w:t>
      </w:r>
    </w:p>
    <w:p w14:paraId="013885C5" w14:textId="764A638F" w:rsidR="007D0EAC" w:rsidRPr="00247A13" w:rsidRDefault="007D0EAC" w:rsidP="007C3CD7">
      <w:pPr>
        <w:jc w:val="left"/>
        <w:rPr>
          <w:rFonts w:cs="Times New Roman"/>
          <w:b/>
          <w:lang w:val="en-CA"/>
        </w:rPr>
      </w:pPr>
      <w:r w:rsidRPr="00247A13">
        <w:rPr>
          <w:rFonts w:cs="Times New Roman"/>
          <w:b/>
          <w:lang w:val="en-CA"/>
        </w:rPr>
        <w:t>Ethics approval</w:t>
      </w:r>
      <w:r w:rsidR="00944487" w:rsidRPr="00247A13">
        <w:rPr>
          <w:rFonts w:cs="Times New Roman"/>
          <w:b/>
          <w:lang w:val="en-CA"/>
        </w:rPr>
        <w:t xml:space="preserve">: </w:t>
      </w:r>
      <w:r w:rsidR="00944487" w:rsidRPr="00247A13">
        <w:rPr>
          <w:rFonts w:cs="Times New Roman"/>
          <w:lang w:val="en-CA"/>
        </w:rPr>
        <w:t>The authors have no ethics approvals to declare that are relevant to the content of this article.</w:t>
      </w:r>
    </w:p>
    <w:p w14:paraId="126D0AA6" w14:textId="00069071" w:rsidR="007D0EAC" w:rsidRPr="00247A13" w:rsidRDefault="007D0EAC" w:rsidP="007C3CD7">
      <w:pPr>
        <w:jc w:val="left"/>
        <w:rPr>
          <w:rFonts w:cs="Times New Roman"/>
          <w:b/>
          <w:lang w:val="en-CA"/>
        </w:rPr>
      </w:pPr>
      <w:r w:rsidRPr="00247A13">
        <w:rPr>
          <w:rFonts w:cs="Times New Roman"/>
          <w:b/>
          <w:lang w:val="en-CA"/>
        </w:rPr>
        <w:t>Consent to participate</w:t>
      </w:r>
      <w:r w:rsidR="00944487" w:rsidRPr="00247A13">
        <w:rPr>
          <w:rFonts w:cs="Times New Roman"/>
          <w:b/>
          <w:lang w:val="en-CA"/>
        </w:rPr>
        <w:t xml:space="preserve">: </w:t>
      </w:r>
      <w:r w:rsidR="00944487" w:rsidRPr="00247A13">
        <w:rPr>
          <w:rFonts w:cs="Times New Roman"/>
          <w:lang w:val="en-CA"/>
        </w:rPr>
        <w:t>The authors have</w:t>
      </w:r>
      <w:r w:rsidR="00B74403">
        <w:rPr>
          <w:rFonts w:cs="Times New Roman"/>
          <w:lang w:val="en-CA"/>
        </w:rPr>
        <w:t xml:space="preserve"> no consent to participate declarations</w:t>
      </w:r>
      <w:r w:rsidR="00BD76BC" w:rsidRPr="00247A13">
        <w:rPr>
          <w:rFonts w:cs="Times New Roman"/>
          <w:lang w:val="en-CA"/>
        </w:rPr>
        <w:t xml:space="preserve"> that are relevant to the content of this article.</w:t>
      </w:r>
    </w:p>
    <w:p w14:paraId="5413BAD2" w14:textId="45BC0E18" w:rsidR="007D0EAC" w:rsidRPr="00247A13" w:rsidRDefault="007D0EAC" w:rsidP="007C3CD7">
      <w:pPr>
        <w:jc w:val="left"/>
        <w:rPr>
          <w:rFonts w:cs="Times New Roman"/>
          <w:b/>
          <w:lang w:val="en-CA"/>
        </w:rPr>
      </w:pPr>
      <w:r w:rsidRPr="00247A13">
        <w:rPr>
          <w:rFonts w:cs="Times New Roman"/>
          <w:b/>
          <w:lang w:val="en-CA"/>
        </w:rPr>
        <w:t>Consent for publication</w:t>
      </w:r>
      <w:r w:rsidR="00944487" w:rsidRPr="00247A13">
        <w:rPr>
          <w:rFonts w:cs="Times New Roman"/>
          <w:b/>
          <w:lang w:val="en-CA"/>
        </w:rPr>
        <w:t xml:space="preserve">: </w:t>
      </w:r>
      <w:r w:rsidR="00944487" w:rsidRPr="00247A13">
        <w:rPr>
          <w:rFonts w:cs="Times New Roman"/>
          <w:lang w:val="en-CA"/>
        </w:rPr>
        <w:t>The authors have no</w:t>
      </w:r>
      <w:r w:rsidR="00B74403">
        <w:rPr>
          <w:rFonts w:cs="Times New Roman"/>
          <w:lang w:val="en-CA"/>
        </w:rPr>
        <w:t xml:space="preserve"> consent to publish </w:t>
      </w:r>
      <w:r w:rsidR="00944487" w:rsidRPr="00247A13">
        <w:rPr>
          <w:rFonts w:cs="Times New Roman"/>
          <w:lang w:val="en-CA"/>
        </w:rPr>
        <w:t>declar</w:t>
      </w:r>
      <w:r w:rsidR="00B74403">
        <w:rPr>
          <w:rFonts w:cs="Times New Roman"/>
          <w:lang w:val="en-CA"/>
        </w:rPr>
        <w:t>ations</w:t>
      </w:r>
      <w:r w:rsidR="00944487" w:rsidRPr="00247A13">
        <w:rPr>
          <w:rFonts w:cs="Times New Roman"/>
          <w:lang w:val="en-CA"/>
        </w:rPr>
        <w:t xml:space="preserve"> that are relevant to the content of this article.</w:t>
      </w:r>
    </w:p>
    <w:p w14:paraId="497E3B6C" w14:textId="088313F6" w:rsidR="00BA17CA" w:rsidRPr="00BA17CA" w:rsidRDefault="00BA17CA" w:rsidP="007C3CD7">
      <w:pPr>
        <w:jc w:val="left"/>
        <w:rPr>
          <w:rFonts w:cs="Times New Roman"/>
          <w:lang w:val="en-CA"/>
        </w:rPr>
      </w:pPr>
      <w:r>
        <w:rPr>
          <w:rFonts w:cs="Times New Roman"/>
          <w:b/>
          <w:lang w:val="en-CA"/>
        </w:rPr>
        <w:t>Data Availability:</w:t>
      </w:r>
      <w:r w:rsidR="00896046">
        <w:rPr>
          <w:rFonts w:cs="Times New Roman"/>
          <w:b/>
          <w:lang w:val="en-CA"/>
        </w:rPr>
        <w:t xml:space="preserve"> </w:t>
      </w:r>
      <w:r w:rsidR="00896046">
        <w:rPr>
          <w:rFonts w:cs="Times New Roman"/>
          <w:bCs/>
          <w:lang w:val="en-CA"/>
        </w:rPr>
        <w:t xml:space="preserve">Where possible, spatial data used in our analyses and modelling outputs will be made available </w:t>
      </w:r>
      <w:r>
        <w:rPr>
          <w:rFonts w:cs="Times New Roman"/>
          <w:lang w:val="en-CA"/>
        </w:rPr>
        <w:t>in</w:t>
      </w:r>
      <w:r w:rsidR="00896046">
        <w:rPr>
          <w:rFonts w:cs="Times New Roman"/>
          <w:lang w:val="en-CA"/>
        </w:rPr>
        <w:t xml:space="preserve"> ag github</w:t>
      </w:r>
      <w:r>
        <w:rPr>
          <w:rFonts w:cs="Times New Roman"/>
          <w:lang w:val="en-CA"/>
        </w:rPr>
        <w:t xml:space="preserve"> </w:t>
      </w:r>
      <w:r w:rsidR="00B74403">
        <w:rPr>
          <w:rFonts w:cs="Times New Roman"/>
          <w:lang w:val="en-CA"/>
        </w:rPr>
        <w:t xml:space="preserve">repository, located at </w:t>
      </w:r>
      <w:del w:id="5" w:author="Daniel Stewart" w:date="2022-03-15T15:21:00Z">
        <w:r w:rsidR="00B74403" w:rsidRPr="00B74403" w:rsidDel="00CC1963">
          <w:rPr>
            <w:rFonts w:cs="Times New Roman"/>
            <w:lang w:val="en-CA"/>
          </w:rPr>
          <w:delText>https://</w:delText>
        </w:r>
      </w:del>
      <w:ins w:id="6" w:author="Daniel Stewart" w:date="2022-03-15T15:21:00Z">
        <w:r w:rsidR="00CC1963">
          <w:rPr>
            <w:rFonts w:cs="Times New Roman"/>
            <w:lang w:val="en-CA"/>
          </w:rPr>
          <w:fldChar w:fldCharType="begin"/>
        </w:r>
        <w:r w:rsidR="00CC1963">
          <w:rPr>
            <w:rFonts w:cs="Times New Roman"/>
            <w:lang w:val="en-CA"/>
          </w:rPr>
          <w:instrText xml:space="preserve"> HYPERLINK "</w:instrText>
        </w:r>
        <w:r w:rsidR="00CC1963" w:rsidRPr="00CC1963">
          <w:rPr>
            <w:rFonts w:cs="Times New Roman"/>
            <w:lang w:val="en-CA"/>
          </w:rPr>
          <w:instrText>https://github.com/asarum-ecological/StewartHoodMartin_Typha_Undetected</w:instrText>
        </w:r>
        <w:r w:rsidR="00CC1963">
          <w:rPr>
            <w:rFonts w:cs="Times New Roman"/>
            <w:lang w:val="en-CA"/>
          </w:rPr>
          <w:instrText xml:space="preserve">" </w:instrText>
        </w:r>
        <w:r w:rsidR="00CC1963">
          <w:rPr>
            <w:rFonts w:cs="Times New Roman"/>
            <w:lang w:val="en-CA"/>
          </w:rPr>
          <w:fldChar w:fldCharType="separate"/>
        </w:r>
        <w:r w:rsidR="00CC1963" w:rsidRPr="00B21E68">
          <w:rPr>
            <w:rStyle w:val="Hyperlink"/>
            <w:rFonts w:cs="Times New Roman"/>
            <w:lang w:val="en-CA"/>
          </w:rPr>
          <w:t>https://github.com/asarum-ecological/StewartHoodMartin_Typha_Undetected</w:t>
        </w:r>
        <w:r w:rsidR="00CC1963">
          <w:rPr>
            <w:rFonts w:cs="Times New Roman"/>
            <w:lang w:val="en-CA"/>
          </w:rPr>
          <w:fldChar w:fldCharType="end"/>
        </w:r>
      </w:ins>
      <w:del w:id="7" w:author="Daniel Stewart" w:date="2022-03-15T15:21:00Z">
        <w:r w:rsidR="00B74403" w:rsidRPr="00B74403" w:rsidDel="00CC1963">
          <w:rPr>
            <w:rFonts w:cs="Times New Roman"/>
            <w:lang w:val="en-CA"/>
          </w:rPr>
          <w:delText>github.com/dstewart86/StewartHoodMartin2020</w:delText>
        </w:r>
      </w:del>
      <w:r w:rsidR="00B74403">
        <w:rPr>
          <w:rFonts w:cs="Times New Roman"/>
          <w:lang w:val="en-CA"/>
        </w:rPr>
        <w:t xml:space="preserve">. </w:t>
      </w:r>
      <w:r w:rsidR="00896046">
        <w:rPr>
          <w:rFonts w:cs="Times New Roman"/>
          <w:lang w:val="en-CA"/>
        </w:rPr>
        <w:t>I</w:t>
      </w:r>
      <w:r w:rsidR="00B74403">
        <w:rPr>
          <w:rFonts w:cs="Times New Roman"/>
          <w:lang w:val="en-CA"/>
        </w:rPr>
        <w:t xml:space="preserve">magery datasets and most of the model predictors belong to partner agencies, and are not publicly available. </w:t>
      </w:r>
    </w:p>
    <w:p w14:paraId="569F9E2F" w14:textId="1B40DBB8" w:rsidR="007D0EAC" w:rsidRPr="00B74403" w:rsidRDefault="007D0EAC" w:rsidP="007C3CD7">
      <w:pPr>
        <w:jc w:val="left"/>
        <w:rPr>
          <w:rFonts w:cs="Times New Roman"/>
          <w:lang w:val="en-CA"/>
        </w:rPr>
      </w:pPr>
      <w:r w:rsidRPr="00247A13">
        <w:rPr>
          <w:rFonts w:cs="Times New Roman"/>
          <w:b/>
          <w:lang w:val="en-CA"/>
        </w:rPr>
        <w:t>Code Availability</w:t>
      </w:r>
      <w:r w:rsidR="00B74403">
        <w:rPr>
          <w:rFonts w:cs="Times New Roman"/>
          <w:b/>
          <w:lang w:val="en-CA"/>
        </w:rPr>
        <w:t xml:space="preserve">: </w:t>
      </w:r>
      <w:r w:rsidR="00B74403">
        <w:rPr>
          <w:rFonts w:cs="Times New Roman"/>
          <w:lang w:val="en-CA"/>
        </w:rPr>
        <w:t xml:space="preserve">The code used during the current study </w:t>
      </w:r>
      <w:r w:rsidR="00E13EBB">
        <w:rPr>
          <w:rFonts w:cs="Times New Roman"/>
          <w:lang w:val="en-CA"/>
        </w:rPr>
        <w:t>will be</w:t>
      </w:r>
      <w:r w:rsidR="00B74403">
        <w:rPr>
          <w:rFonts w:cs="Times New Roman"/>
          <w:lang w:val="en-CA"/>
        </w:rPr>
        <w:t xml:space="preserve"> available in the </w:t>
      </w:r>
      <w:ins w:id="8" w:author="Daniel Stewart" w:date="2022-03-15T15:21:00Z">
        <w:r w:rsidR="00CC1963">
          <w:rPr>
            <w:rFonts w:cs="Times New Roman"/>
            <w:lang w:val="en-CA"/>
          </w:rPr>
          <w:t xml:space="preserve">above github </w:t>
        </w:r>
      </w:ins>
      <w:del w:id="9" w:author="Daniel Stewart" w:date="2022-03-15T15:21:00Z">
        <w:r w:rsidR="00B74403" w:rsidDel="00CC1963">
          <w:rPr>
            <w:rFonts w:cs="Times New Roman"/>
            <w:lang w:val="en-CA"/>
          </w:rPr>
          <w:delText xml:space="preserve">StewartHoodMartin2020 </w:delText>
        </w:r>
      </w:del>
      <w:r w:rsidR="00B74403">
        <w:rPr>
          <w:rFonts w:cs="Times New Roman"/>
          <w:lang w:val="en-CA"/>
        </w:rPr>
        <w:t xml:space="preserve">repository, located </w:t>
      </w:r>
      <w:ins w:id="10" w:author="Daniel Stewart" w:date="2022-03-15T15:22:00Z">
        <w:r w:rsidR="00CC1963">
          <w:rPr>
            <w:rFonts w:cs="Times New Roman"/>
            <w:lang w:val="en-CA"/>
          </w:rPr>
          <w:t xml:space="preserve">at </w:t>
        </w:r>
        <w:r w:rsidR="00CC1963">
          <w:rPr>
            <w:rFonts w:cs="Times New Roman"/>
            <w:lang w:val="en-CA"/>
          </w:rPr>
          <w:fldChar w:fldCharType="begin"/>
        </w:r>
        <w:r w:rsidR="00CC1963">
          <w:rPr>
            <w:rFonts w:cs="Times New Roman"/>
            <w:lang w:val="en-CA"/>
          </w:rPr>
          <w:instrText xml:space="preserve"> HYPERLINK "</w:instrText>
        </w:r>
        <w:r w:rsidR="00CC1963" w:rsidRPr="00CC1963">
          <w:rPr>
            <w:rFonts w:cs="Times New Roman"/>
            <w:lang w:val="en-CA"/>
          </w:rPr>
          <w:instrText>https://github.com/asarum-ecological/StewartHoodMartin_Typha_Undetected</w:instrText>
        </w:r>
        <w:r w:rsidR="00CC1963">
          <w:rPr>
            <w:rFonts w:cs="Times New Roman"/>
            <w:lang w:val="en-CA"/>
          </w:rPr>
          <w:instrText xml:space="preserve">" </w:instrText>
        </w:r>
        <w:r w:rsidR="00CC1963">
          <w:rPr>
            <w:rFonts w:cs="Times New Roman"/>
            <w:lang w:val="en-CA"/>
          </w:rPr>
          <w:fldChar w:fldCharType="separate"/>
        </w:r>
        <w:r w:rsidR="00CC1963" w:rsidRPr="00B21E68">
          <w:rPr>
            <w:rStyle w:val="Hyperlink"/>
            <w:rFonts w:cs="Times New Roman"/>
            <w:lang w:val="en-CA"/>
          </w:rPr>
          <w:t>https://github.com/asarum-ecological/StewartHoodMartin_Typha_Undetected</w:t>
        </w:r>
        <w:r w:rsidR="00CC1963">
          <w:rPr>
            <w:rFonts w:cs="Times New Roman"/>
            <w:lang w:val="en-CA"/>
          </w:rPr>
          <w:fldChar w:fldCharType="end"/>
        </w:r>
        <w:r w:rsidR="00CC1963">
          <w:rPr>
            <w:rFonts w:cs="Times New Roman"/>
            <w:lang w:val="en-CA"/>
          </w:rPr>
          <w:t xml:space="preserve">. </w:t>
        </w:r>
      </w:ins>
      <w:del w:id="11" w:author="Daniel Stewart" w:date="2022-03-15T15:22:00Z">
        <w:r w:rsidR="00B74403" w:rsidDel="00CC1963">
          <w:rPr>
            <w:rFonts w:cs="Times New Roman"/>
            <w:lang w:val="en-CA"/>
          </w:rPr>
          <w:delText xml:space="preserve">at </w:delText>
        </w:r>
        <w:r w:rsidR="00B74403" w:rsidRPr="00B74403" w:rsidDel="00CC1963">
          <w:rPr>
            <w:rFonts w:cs="Times New Roman"/>
            <w:lang w:val="en-CA"/>
          </w:rPr>
          <w:delText>https://github.com/dstewart86/StewartHoodMartin2020</w:delText>
        </w:r>
        <w:r w:rsidR="00B74403" w:rsidDel="00CC1963">
          <w:rPr>
            <w:rFonts w:cs="Times New Roman"/>
            <w:lang w:val="en-CA"/>
          </w:rPr>
          <w:delText>.</w:delText>
        </w:r>
      </w:del>
    </w:p>
    <w:p w14:paraId="3546F03C" w14:textId="0E17781C" w:rsidR="007C3CD7" w:rsidRDefault="007D0EAC" w:rsidP="007C3CD7">
      <w:pPr>
        <w:jc w:val="left"/>
        <w:rPr>
          <w:rFonts w:cs="Times New Roman"/>
          <w:lang w:val="en-CA"/>
        </w:rPr>
      </w:pPr>
      <w:r w:rsidRPr="00247A13">
        <w:rPr>
          <w:rFonts w:cs="Times New Roman"/>
          <w:b/>
          <w:lang w:val="en-CA"/>
        </w:rPr>
        <w:t>Author’s contributions</w:t>
      </w:r>
      <w:r w:rsidR="007C3CD7">
        <w:rPr>
          <w:rFonts w:cs="Times New Roman"/>
          <w:b/>
          <w:lang w:val="en-CA"/>
        </w:rPr>
        <w:t>:</w:t>
      </w:r>
      <w:r w:rsidR="00E13EBB">
        <w:rPr>
          <w:rFonts w:cs="Times New Roman"/>
          <w:b/>
          <w:lang w:val="en-CA"/>
        </w:rPr>
        <w:t xml:space="preserve"> </w:t>
      </w:r>
      <w:r w:rsidR="007C3CD7">
        <w:rPr>
          <w:rFonts w:cs="Times New Roman"/>
          <w:lang w:val="en-CA"/>
        </w:rPr>
        <w:t>All authors contributed to the study conceptualization and methodology. Funding was acquired by Daniel Stewart and Tara G. Martin. Data acquisition and analysis was performed by Daniel Stewart</w:t>
      </w:r>
      <w:r w:rsidR="00E13EBB">
        <w:rPr>
          <w:rFonts w:cs="Times New Roman"/>
          <w:lang w:val="en-CA"/>
        </w:rPr>
        <w:t>, with guidance from all authors</w:t>
      </w:r>
      <w:r w:rsidR="007C3CD7">
        <w:rPr>
          <w:rFonts w:cs="Times New Roman"/>
          <w:lang w:val="en-CA"/>
        </w:rPr>
        <w:t xml:space="preserve">. The first draft of the manuscript was written by Daniel Stewart, and all authors provided editorial guidance for this and subsequent revisions. All authors read and approved the final manuscript. </w:t>
      </w:r>
    </w:p>
    <w:p w14:paraId="35678331" w14:textId="718740F4" w:rsidR="008579F0" w:rsidRDefault="008579F0" w:rsidP="007C3CD7">
      <w:pPr>
        <w:jc w:val="left"/>
        <w:rPr>
          <w:rFonts w:cs="Times New Roman"/>
          <w:lang w:val="en-CA"/>
        </w:rPr>
      </w:pPr>
    </w:p>
    <w:p w14:paraId="6CD3C3F4" w14:textId="77777777" w:rsidR="00F23C98" w:rsidRPr="007C3CD7" w:rsidRDefault="00F23C98" w:rsidP="007C3CD7">
      <w:pPr>
        <w:jc w:val="left"/>
        <w:rPr>
          <w:rFonts w:cs="Times New Roman"/>
          <w:lang w:val="en-CA"/>
        </w:rPr>
      </w:pPr>
    </w:p>
    <w:bookmarkEnd w:id="0"/>
    <w:p w14:paraId="091840AD" w14:textId="1B1D81C3" w:rsidR="000F3112" w:rsidRDefault="000F3112" w:rsidP="00E13EBB">
      <w:pPr>
        <w:pStyle w:val="Heading1"/>
        <w:numPr>
          <w:ilvl w:val="0"/>
          <w:numId w:val="0"/>
        </w:numPr>
        <w:ind w:left="284" w:hanging="284"/>
      </w:pPr>
      <w:r w:rsidRPr="00247A13">
        <w:lastRenderedPageBreak/>
        <w:t>Abstract</w:t>
      </w:r>
    </w:p>
    <w:p w14:paraId="5607E184" w14:textId="77777777" w:rsidR="00A04796" w:rsidRPr="00A04796" w:rsidRDefault="00A04796" w:rsidP="00A04796">
      <w:pPr>
        <w:rPr>
          <w:lang w:val="en-CA"/>
        </w:rPr>
      </w:pPr>
    </w:p>
    <w:p w14:paraId="30BB1D56" w14:textId="59B7BAD5" w:rsidR="00BB26C0" w:rsidRPr="00247A13" w:rsidRDefault="00A8071C" w:rsidP="00946BBD">
      <w:pPr>
        <w:ind w:firstLine="284"/>
        <w:jc w:val="left"/>
        <w:rPr>
          <w:rFonts w:cs="Times New Roman"/>
          <w:noProof w:val="0"/>
          <w:lang w:val="en-CA"/>
        </w:rPr>
      </w:pPr>
      <w:bookmarkStart w:id="12" w:name="_Hlk40876463"/>
      <w:r w:rsidRPr="00247A13">
        <w:rPr>
          <w:rFonts w:cs="Times New Roman"/>
          <w:noProof w:val="0"/>
          <w:lang w:val="en-CA"/>
        </w:rPr>
        <w:t xml:space="preserve">Early detection of </w:t>
      </w:r>
      <w:r w:rsidR="003665E1" w:rsidRPr="00247A13">
        <w:rPr>
          <w:rFonts w:cs="Times New Roman"/>
          <w:noProof w:val="0"/>
          <w:lang w:val="en-CA"/>
        </w:rPr>
        <w:t>invasive</w:t>
      </w:r>
      <w:r w:rsidRPr="00247A13">
        <w:rPr>
          <w:rFonts w:cs="Times New Roman"/>
          <w:noProof w:val="0"/>
          <w:lang w:val="en-CA"/>
        </w:rPr>
        <w:t xml:space="preserve"> species is an important pr</w:t>
      </w:r>
      <w:r w:rsidR="008A7AA3" w:rsidRPr="00247A13">
        <w:rPr>
          <w:rFonts w:cs="Times New Roman"/>
          <w:noProof w:val="0"/>
          <w:lang w:val="en-CA"/>
        </w:rPr>
        <w:t>edictor of management success.</w:t>
      </w:r>
      <w:bookmarkEnd w:id="12"/>
      <w:r w:rsidR="008A7AA3" w:rsidRPr="00247A13">
        <w:rPr>
          <w:rFonts w:cs="Times New Roman"/>
          <w:noProof w:val="0"/>
          <w:lang w:val="en-CA"/>
        </w:rPr>
        <w:t xml:space="preserve"> </w:t>
      </w:r>
      <w:r w:rsidR="00486F7C" w:rsidRPr="00247A13">
        <w:rPr>
          <w:rFonts w:cs="Times New Roman"/>
          <w:noProof w:val="0"/>
          <w:lang w:val="en-CA"/>
        </w:rPr>
        <w:t>Non-native</w:t>
      </w:r>
      <w:r w:rsidR="003C5782" w:rsidRPr="00247A13">
        <w:rPr>
          <w:rFonts w:cs="Times New Roman"/>
          <w:noProof w:val="0"/>
          <w:lang w:val="en-CA"/>
        </w:rPr>
        <w:t xml:space="preserve"> narrow-leaved cattail (</w:t>
      </w:r>
      <w:r w:rsidR="003C5782" w:rsidRPr="00247A13">
        <w:rPr>
          <w:rFonts w:cs="Times New Roman"/>
          <w:i/>
          <w:noProof w:val="0"/>
          <w:lang w:val="en-CA"/>
        </w:rPr>
        <w:t>Typha angustifolia</w:t>
      </w:r>
      <w:r w:rsidR="003C5782" w:rsidRPr="00247A13">
        <w:rPr>
          <w:rFonts w:cs="Times New Roman"/>
          <w:noProof w:val="0"/>
          <w:lang w:val="en-CA"/>
        </w:rPr>
        <w:t xml:space="preserve">) </w:t>
      </w:r>
      <w:r w:rsidR="00E13EBB">
        <w:rPr>
          <w:rFonts w:cs="Times New Roman"/>
          <w:noProof w:val="0"/>
          <w:lang w:val="en-CA"/>
        </w:rPr>
        <w:t xml:space="preserve">has </w:t>
      </w:r>
      <w:r w:rsidRPr="00247A13">
        <w:rPr>
          <w:rFonts w:cs="Times New Roman"/>
          <w:noProof w:val="0"/>
          <w:lang w:val="en-CA"/>
        </w:rPr>
        <w:t>been</w:t>
      </w:r>
      <w:r w:rsidR="00E13EBB">
        <w:rPr>
          <w:rFonts w:cs="Times New Roman"/>
          <w:noProof w:val="0"/>
          <w:lang w:val="en-CA"/>
        </w:rPr>
        <w:t xml:space="preserve"> </w:t>
      </w:r>
      <w:r w:rsidRPr="00247A13">
        <w:rPr>
          <w:rFonts w:cs="Times New Roman"/>
          <w:noProof w:val="0"/>
          <w:lang w:val="en-CA"/>
        </w:rPr>
        <w:t>detected</w:t>
      </w:r>
      <w:r w:rsidR="0043064C" w:rsidRPr="00247A13">
        <w:rPr>
          <w:rFonts w:cs="Times New Roman"/>
          <w:noProof w:val="0"/>
          <w:lang w:val="en-CA"/>
        </w:rPr>
        <w:t xml:space="preserve"> in </w:t>
      </w:r>
      <w:r w:rsidR="00486F7C" w:rsidRPr="00247A13">
        <w:rPr>
          <w:rFonts w:cs="Times New Roman"/>
          <w:noProof w:val="0"/>
          <w:lang w:val="en-CA"/>
        </w:rPr>
        <w:t>the Fraser River Estuary (FRE)</w:t>
      </w:r>
      <w:r w:rsidR="00E13EBB">
        <w:rPr>
          <w:rFonts w:cs="Times New Roman"/>
          <w:noProof w:val="0"/>
          <w:lang w:val="en-CA"/>
        </w:rPr>
        <w:t xml:space="preserve"> in recent decades</w:t>
      </w:r>
      <w:r w:rsidRPr="00247A13">
        <w:rPr>
          <w:rFonts w:cs="Times New Roman"/>
          <w:noProof w:val="0"/>
          <w:lang w:val="en-CA"/>
        </w:rPr>
        <w:t xml:space="preserve">, </w:t>
      </w:r>
      <w:r w:rsidR="009A4100" w:rsidRPr="00247A13">
        <w:rPr>
          <w:rFonts w:cs="Times New Roman"/>
          <w:noProof w:val="0"/>
          <w:lang w:val="en-CA"/>
        </w:rPr>
        <w:t>but</w:t>
      </w:r>
      <w:r w:rsidR="00E13EBB">
        <w:rPr>
          <w:rFonts w:cs="Times New Roman"/>
          <w:noProof w:val="0"/>
          <w:lang w:val="en-CA"/>
        </w:rPr>
        <w:t xml:space="preserve"> questions around their degree of establishment, and the potential emergence of hybrid cattail (</w:t>
      </w:r>
      <w:r w:rsidR="00E13EBB">
        <w:rPr>
          <w:rFonts w:cs="Times New Roman"/>
          <w:i/>
          <w:noProof w:val="0"/>
          <w:lang w:val="en-CA"/>
        </w:rPr>
        <w:t>Typha</w:t>
      </w:r>
      <w:del w:id="13" w:author="Daniel Stewart" w:date="2022-02-11T15:52:00Z">
        <w:r w:rsidR="00E13EBB" w:rsidDel="001D2D68">
          <w:rPr>
            <w:rFonts w:cs="Times New Roman"/>
            <w:i/>
            <w:noProof w:val="0"/>
            <w:lang w:val="en-CA"/>
          </w:rPr>
          <w:delText xml:space="preserve"> </w:delText>
        </w:r>
        <w:r w:rsidR="00E13EBB" w:rsidDel="001D2D68">
          <w:rPr>
            <w:rFonts w:cs="Times New Roman"/>
            <w:noProof w:val="0"/>
            <w:lang w:val="en-CA"/>
          </w:rPr>
          <w:delText>x</w:delText>
        </w:r>
        <w:r w:rsidR="00E13EBB" w:rsidRPr="00E13EBB" w:rsidDel="001D2D68">
          <w:rPr>
            <w:rFonts w:cs="Times New Roman"/>
            <w:i/>
            <w:noProof w:val="0"/>
            <w:lang w:val="en-CA"/>
          </w:rPr>
          <w:delText xml:space="preserve"> </w:delText>
        </w:r>
      </w:del>
      <w:ins w:id="14" w:author="Daniel Stewart" w:date="2022-02-11T15:52:00Z">
        <w:r w:rsidR="001D2D68">
          <w:rPr>
            <w:rFonts w:cs="Times New Roman"/>
            <w:i/>
            <w:noProof w:val="0"/>
            <w:lang w:val="en-CA"/>
          </w:rPr>
          <w:t xml:space="preserve"> × </w:t>
        </w:r>
      </w:ins>
      <w:r w:rsidR="00E13EBB" w:rsidRPr="00E13EBB">
        <w:rPr>
          <w:rFonts w:cs="Times New Roman"/>
          <w:i/>
          <w:noProof w:val="0"/>
          <w:lang w:val="en-CA"/>
        </w:rPr>
        <w:t>glauca</w:t>
      </w:r>
      <w:r w:rsidR="00E13EBB">
        <w:rPr>
          <w:rFonts w:cs="Times New Roman"/>
          <w:noProof w:val="0"/>
          <w:lang w:val="en-CA"/>
        </w:rPr>
        <w:t xml:space="preserve">), remain unanswered. This </w:t>
      </w:r>
      <w:r w:rsidRPr="00247A13">
        <w:rPr>
          <w:rFonts w:cs="Times New Roman"/>
          <w:noProof w:val="0"/>
          <w:lang w:val="en-CA"/>
        </w:rPr>
        <w:t xml:space="preserve">study models the </w:t>
      </w:r>
      <w:r w:rsidR="007252CD" w:rsidRPr="00247A13">
        <w:rPr>
          <w:rFonts w:cs="Times New Roman"/>
          <w:noProof w:val="0"/>
          <w:lang w:val="en-CA"/>
        </w:rPr>
        <w:t xml:space="preserve">current and potential future distribution of </w:t>
      </w:r>
      <w:r w:rsidR="008B4864" w:rsidRPr="00247A13">
        <w:rPr>
          <w:rFonts w:cs="Times New Roman"/>
          <w:noProof w:val="0"/>
          <w:lang w:val="en-CA"/>
        </w:rPr>
        <w:t>non-native</w:t>
      </w:r>
      <w:r w:rsidR="007252CD" w:rsidRPr="00247A13">
        <w:rPr>
          <w:rFonts w:cs="Times New Roman"/>
          <w:noProof w:val="0"/>
          <w:lang w:val="en-CA"/>
        </w:rPr>
        <w:t xml:space="preserve"> </w:t>
      </w:r>
      <w:r w:rsidR="001B65FF" w:rsidRPr="00247A13">
        <w:rPr>
          <w:rFonts w:cs="Times New Roman"/>
          <w:noProof w:val="0"/>
          <w:lang w:val="en-CA"/>
        </w:rPr>
        <w:t>cattail</w:t>
      </w:r>
      <w:r w:rsidR="00184D54">
        <w:rPr>
          <w:rFonts w:cs="Times New Roman"/>
          <w:noProof w:val="0"/>
          <w:lang w:val="en-CA"/>
        </w:rPr>
        <w:t>s</w:t>
      </w:r>
      <w:r w:rsidR="00E17409">
        <w:rPr>
          <w:rFonts w:cs="Times New Roman"/>
          <w:noProof w:val="0"/>
          <w:lang w:val="en-CA"/>
        </w:rPr>
        <w:t xml:space="preserve"> </w:t>
      </w:r>
      <w:r w:rsidR="00BB26C0" w:rsidRPr="00247A13">
        <w:rPr>
          <w:rFonts w:cs="Times New Roman"/>
          <w:noProof w:val="0"/>
          <w:lang w:val="en-CA"/>
        </w:rPr>
        <w:t>in the FRE</w:t>
      </w:r>
      <w:r w:rsidR="007252CD" w:rsidRPr="00247A13">
        <w:rPr>
          <w:rFonts w:cs="Times New Roman"/>
          <w:noProof w:val="0"/>
          <w:lang w:val="en-CA"/>
        </w:rPr>
        <w:t xml:space="preserve"> using a combination of spectral imagery</w:t>
      </w:r>
      <w:r w:rsidR="0043064C" w:rsidRPr="00247A13">
        <w:rPr>
          <w:rFonts w:cs="Times New Roman"/>
          <w:noProof w:val="0"/>
          <w:lang w:val="en-CA"/>
        </w:rPr>
        <w:t xml:space="preserve"> analysis</w:t>
      </w:r>
      <w:r w:rsidR="007252CD" w:rsidRPr="00247A13">
        <w:rPr>
          <w:rFonts w:cs="Times New Roman"/>
          <w:noProof w:val="0"/>
          <w:lang w:val="en-CA"/>
        </w:rPr>
        <w:t xml:space="preserve"> and species distribution modelling. </w:t>
      </w:r>
      <w:r w:rsidR="00D35DDD" w:rsidRPr="00247A13">
        <w:rPr>
          <w:rFonts w:cs="Times New Roman"/>
          <w:noProof w:val="0"/>
          <w:lang w:val="en-CA"/>
        </w:rPr>
        <w:t xml:space="preserve">Contrary to our expectation, we find that </w:t>
      </w:r>
      <w:r w:rsidR="008B4864" w:rsidRPr="00247A13">
        <w:rPr>
          <w:rFonts w:cs="Times New Roman"/>
          <w:noProof w:val="0"/>
          <w:lang w:val="en-CA"/>
        </w:rPr>
        <w:t>non-native</w:t>
      </w:r>
      <w:r w:rsidR="00D35DDD" w:rsidRPr="00247A13">
        <w:rPr>
          <w:rFonts w:cs="Times New Roman"/>
          <w:noProof w:val="0"/>
          <w:lang w:val="en-CA"/>
        </w:rPr>
        <w:t xml:space="preserve"> cattail</w:t>
      </w:r>
      <w:r w:rsidR="00E17409">
        <w:rPr>
          <w:rFonts w:cs="Times New Roman"/>
          <w:noProof w:val="0"/>
          <w:lang w:val="en-CA"/>
        </w:rPr>
        <w:t>s</w:t>
      </w:r>
      <w:r w:rsidR="00D35DDD" w:rsidRPr="00247A13">
        <w:rPr>
          <w:rFonts w:cs="Times New Roman"/>
          <w:noProof w:val="0"/>
          <w:lang w:val="en-CA"/>
        </w:rPr>
        <w:t xml:space="preserve"> are </w:t>
      </w:r>
      <w:r w:rsidR="00131D89" w:rsidRPr="00247A13">
        <w:rPr>
          <w:rFonts w:cs="Times New Roman"/>
          <w:noProof w:val="0"/>
          <w:lang w:val="en-CA"/>
        </w:rPr>
        <w:t xml:space="preserve">already </w:t>
      </w:r>
      <w:r w:rsidR="00D35DDD" w:rsidRPr="00247A13">
        <w:rPr>
          <w:rFonts w:cs="Times New Roman"/>
          <w:noProof w:val="0"/>
          <w:lang w:val="en-CA"/>
        </w:rPr>
        <w:t>widespread</w:t>
      </w:r>
      <w:r w:rsidR="00591F58" w:rsidRPr="00247A13">
        <w:rPr>
          <w:rFonts w:cs="Times New Roman"/>
          <w:noProof w:val="0"/>
          <w:lang w:val="en-CA"/>
        </w:rPr>
        <w:t xml:space="preserve">, currently occupying approximately 4% </w:t>
      </w:r>
      <w:r w:rsidR="00946BBD">
        <w:rPr>
          <w:rFonts w:cs="Times New Roman"/>
          <w:noProof w:val="0"/>
          <w:lang w:val="en-CA"/>
        </w:rPr>
        <w:t>or 500,000 m</w:t>
      </w:r>
      <w:r w:rsidR="00946BBD" w:rsidRPr="00946BBD">
        <w:rPr>
          <w:rFonts w:cs="Times New Roman"/>
          <w:noProof w:val="0"/>
          <w:vertAlign w:val="superscript"/>
          <w:lang w:val="en-CA"/>
        </w:rPr>
        <w:t>2</w:t>
      </w:r>
      <w:r w:rsidR="00946BBD">
        <w:rPr>
          <w:rFonts w:cs="Times New Roman"/>
          <w:noProof w:val="0"/>
          <w:lang w:val="en-CA"/>
        </w:rPr>
        <w:t xml:space="preserve"> </w:t>
      </w:r>
      <w:r w:rsidR="00591F58" w:rsidRPr="00247A13">
        <w:rPr>
          <w:rFonts w:cs="Times New Roman"/>
          <w:noProof w:val="0"/>
          <w:lang w:val="en-CA"/>
        </w:rPr>
        <w:t>of</w:t>
      </w:r>
      <w:r w:rsidR="00217C21" w:rsidRPr="00247A13">
        <w:rPr>
          <w:rFonts w:cs="Times New Roman"/>
          <w:noProof w:val="0"/>
          <w:lang w:val="en-CA"/>
        </w:rPr>
        <w:t xml:space="preserve"> FRE</w:t>
      </w:r>
      <w:r w:rsidR="00591F58" w:rsidRPr="00247A13">
        <w:rPr>
          <w:rFonts w:cs="Times New Roman"/>
          <w:noProof w:val="0"/>
          <w:lang w:val="en-CA"/>
        </w:rPr>
        <w:t xml:space="preserve"> tidal marsh</w:t>
      </w:r>
      <w:r w:rsidR="00EF2D3B" w:rsidRPr="00247A13">
        <w:rPr>
          <w:rFonts w:cs="Times New Roman"/>
          <w:noProof w:val="0"/>
          <w:lang w:val="en-CA"/>
        </w:rPr>
        <w:t>es</w:t>
      </w:r>
      <w:r w:rsidRPr="00247A13">
        <w:rPr>
          <w:rFonts w:cs="Times New Roman"/>
          <w:noProof w:val="0"/>
          <w:lang w:val="en-CA"/>
        </w:rPr>
        <w:t>.</w:t>
      </w:r>
      <w:r w:rsidR="00BB26C0" w:rsidRPr="00247A13">
        <w:rPr>
          <w:rFonts w:cs="Times New Roman"/>
          <w:noProof w:val="0"/>
          <w:lang w:val="en-CA"/>
        </w:rPr>
        <w:t xml:space="preserve"> </w:t>
      </w:r>
      <w:r w:rsidR="00AF3268" w:rsidRPr="00247A13">
        <w:rPr>
          <w:rFonts w:cs="Times New Roman"/>
          <w:noProof w:val="0"/>
          <w:lang w:val="en-CA"/>
        </w:rPr>
        <w:t>Though never</w:t>
      </w:r>
      <w:r w:rsidR="00C55042">
        <w:rPr>
          <w:rFonts w:cs="Times New Roman"/>
          <w:noProof w:val="0"/>
          <w:lang w:val="en-CA"/>
        </w:rPr>
        <w:t xml:space="preserve"> formally</w:t>
      </w:r>
      <w:r w:rsidR="00AF3268" w:rsidRPr="00247A13">
        <w:rPr>
          <w:rFonts w:cs="Times New Roman"/>
          <w:noProof w:val="0"/>
          <w:lang w:val="en-CA"/>
        </w:rPr>
        <w:t xml:space="preserve"> recorded in the </w:t>
      </w:r>
      <w:r w:rsidR="00184D54">
        <w:rPr>
          <w:rFonts w:cs="Times New Roman"/>
          <w:noProof w:val="0"/>
          <w:lang w:val="en-CA"/>
        </w:rPr>
        <w:t>estuary previously</w:t>
      </w:r>
      <w:r w:rsidR="00AF3268" w:rsidRPr="00247A13">
        <w:rPr>
          <w:rFonts w:cs="Times New Roman"/>
          <w:noProof w:val="0"/>
          <w:lang w:val="en-CA"/>
        </w:rPr>
        <w:t xml:space="preserve">, </w:t>
      </w:r>
      <w:r w:rsidR="00E17409">
        <w:rPr>
          <w:rFonts w:cs="Times New Roman"/>
          <w:i/>
          <w:noProof w:val="0"/>
          <w:lang w:val="en-CA"/>
        </w:rPr>
        <w:t>Typha</w:t>
      </w:r>
      <w:del w:id="15" w:author="Daniel Stewart" w:date="2022-02-11T15:52:00Z">
        <w:r w:rsidR="00E17409" w:rsidDel="001D2D68">
          <w:rPr>
            <w:rFonts w:cs="Times New Roman"/>
            <w:i/>
            <w:noProof w:val="0"/>
            <w:lang w:val="en-CA"/>
          </w:rPr>
          <w:delText xml:space="preserve"> </w:delText>
        </w:r>
        <w:r w:rsidR="00E17409" w:rsidDel="001D2D68">
          <w:rPr>
            <w:rFonts w:cs="Times New Roman"/>
            <w:noProof w:val="0"/>
            <w:lang w:val="en-CA"/>
          </w:rPr>
          <w:delText>x</w:delText>
        </w:r>
        <w:r w:rsidR="00E17409" w:rsidRPr="00E13EBB" w:rsidDel="001D2D68">
          <w:rPr>
            <w:rFonts w:cs="Times New Roman"/>
            <w:i/>
            <w:noProof w:val="0"/>
            <w:lang w:val="en-CA"/>
          </w:rPr>
          <w:delText xml:space="preserve"> </w:delText>
        </w:r>
      </w:del>
      <w:ins w:id="16" w:author="Daniel Stewart" w:date="2022-02-11T15:52:00Z">
        <w:r w:rsidR="00E17409">
          <w:rPr>
            <w:rFonts w:cs="Times New Roman"/>
            <w:i/>
            <w:noProof w:val="0"/>
            <w:lang w:val="en-CA"/>
          </w:rPr>
          <w:t xml:space="preserve"> × </w:t>
        </w:r>
      </w:ins>
      <w:r w:rsidR="00E17409" w:rsidRPr="00E13EBB">
        <w:rPr>
          <w:rFonts w:cs="Times New Roman"/>
          <w:i/>
          <w:noProof w:val="0"/>
          <w:lang w:val="en-CA"/>
        </w:rPr>
        <w:t>glauca</w:t>
      </w:r>
      <w:r w:rsidR="00E17409">
        <w:rPr>
          <w:rFonts w:cs="Times New Roman"/>
          <w:i/>
          <w:noProof w:val="0"/>
          <w:lang w:val="en-CA"/>
        </w:rPr>
        <w:t xml:space="preserve"> </w:t>
      </w:r>
      <w:r w:rsidR="00E17409">
        <w:rPr>
          <w:rFonts w:cs="Times New Roman"/>
          <w:iCs/>
          <w:noProof w:val="0"/>
          <w:lang w:val="en-CA"/>
        </w:rPr>
        <w:t xml:space="preserve">appears to be </w:t>
      </w:r>
      <w:r w:rsidR="00BB26C0" w:rsidRPr="00247A13">
        <w:rPr>
          <w:rFonts w:cs="Times New Roman"/>
          <w:noProof w:val="0"/>
          <w:lang w:val="en-CA"/>
        </w:rPr>
        <w:t xml:space="preserve">the more abundant </w:t>
      </w:r>
      <w:r w:rsidR="00E17409">
        <w:rPr>
          <w:rFonts w:cs="Times New Roman"/>
          <w:noProof w:val="0"/>
          <w:lang w:val="en-CA"/>
        </w:rPr>
        <w:t>taxon</w:t>
      </w:r>
      <w:r w:rsidR="00BB26C0" w:rsidRPr="00247A13">
        <w:rPr>
          <w:rFonts w:cs="Times New Roman"/>
          <w:noProof w:val="0"/>
          <w:lang w:val="en-CA"/>
        </w:rPr>
        <w:t>, suggesting that heterosis may be facilitating</w:t>
      </w:r>
      <w:r w:rsidR="003C5782" w:rsidRPr="00247A13">
        <w:rPr>
          <w:rFonts w:cs="Times New Roman"/>
          <w:noProof w:val="0"/>
          <w:lang w:val="en-CA"/>
        </w:rPr>
        <w:t xml:space="preserve"> this invasion</w:t>
      </w:r>
      <w:r w:rsidR="00BB26C0" w:rsidRPr="00247A13">
        <w:rPr>
          <w:rFonts w:cs="Times New Roman"/>
          <w:noProof w:val="0"/>
          <w:lang w:val="en-CA"/>
        </w:rPr>
        <w:t xml:space="preserve">. </w:t>
      </w:r>
      <w:r w:rsidR="001259CE">
        <w:rPr>
          <w:rFonts w:cs="Times New Roman"/>
          <w:noProof w:val="0"/>
          <w:lang w:val="en-CA"/>
        </w:rPr>
        <w:t>We describe these taxa as cryptic invasive species, as their resemblance to</w:t>
      </w:r>
      <w:r w:rsidR="00A4672B" w:rsidRPr="00247A13">
        <w:rPr>
          <w:rFonts w:cs="Times New Roman"/>
          <w:noProof w:val="0"/>
          <w:lang w:val="en-CA"/>
        </w:rPr>
        <w:t xml:space="preserve"> native </w:t>
      </w:r>
      <w:r w:rsidR="00A4672B">
        <w:rPr>
          <w:rFonts w:cs="Times New Roman"/>
          <w:noProof w:val="0"/>
          <w:lang w:val="en-CA"/>
        </w:rPr>
        <w:t>broad-leaved cattail (</w:t>
      </w:r>
      <w:r w:rsidR="00A4672B" w:rsidRPr="00247A13">
        <w:rPr>
          <w:rFonts w:cs="Times New Roman"/>
          <w:i/>
          <w:noProof w:val="0"/>
          <w:lang w:val="en-CA"/>
        </w:rPr>
        <w:t>Typha latifolia</w:t>
      </w:r>
      <w:r w:rsidR="00A4672B">
        <w:rPr>
          <w:rFonts w:cs="Times New Roman"/>
          <w:i/>
          <w:noProof w:val="0"/>
          <w:lang w:val="en-CA"/>
        </w:rPr>
        <w:t>)</w:t>
      </w:r>
      <w:r w:rsidR="001259CE">
        <w:rPr>
          <w:rFonts w:cs="Times New Roman"/>
          <w:noProof w:val="0"/>
          <w:lang w:val="en-CA"/>
        </w:rPr>
        <w:t xml:space="preserve"> likely </w:t>
      </w:r>
      <w:r w:rsidR="000F5ECC">
        <w:rPr>
          <w:rFonts w:cs="Times New Roman"/>
          <w:noProof w:val="0"/>
          <w:lang w:val="en-CA"/>
        </w:rPr>
        <w:t xml:space="preserve">inhibited their </w:t>
      </w:r>
      <w:r w:rsidR="000C28E2">
        <w:rPr>
          <w:rFonts w:cs="Times New Roman"/>
          <w:noProof w:val="0"/>
          <w:lang w:val="en-CA"/>
        </w:rPr>
        <w:t xml:space="preserve">earlier </w:t>
      </w:r>
      <w:r w:rsidR="000F5ECC">
        <w:rPr>
          <w:rFonts w:cs="Times New Roman"/>
          <w:noProof w:val="0"/>
          <w:lang w:val="en-CA"/>
        </w:rPr>
        <w:t>detection</w:t>
      </w:r>
      <w:r w:rsidR="001259CE">
        <w:rPr>
          <w:rFonts w:cs="Times New Roman"/>
          <w:noProof w:val="0"/>
          <w:lang w:val="en-CA"/>
        </w:rPr>
        <w:t xml:space="preserve">. </w:t>
      </w:r>
      <w:r w:rsidR="00533277" w:rsidRPr="00247A13">
        <w:rPr>
          <w:rFonts w:cs="Times New Roman"/>
          <w:noProof w:val="0"/>
          <w:lang w:val="en-CA"/>
        </w:rPr>
        <w:t>I</w:t>
      </w:r>
      <w:r w:rsidR="00131D89" w:rsidRPr="00247A13">
        <w:rPr>
          <w:rFonts w:cs="Times New Roman"/>
          <w:noProof w:val="0"/>
          <w:lang w:val="en-CA"/>
        </w:rPr>
        <w:t>n</w:t>
      </w:r>
      <w:r w:rsidR="00533277" w:rsidRPr="00247A13">
        <w:rPr>
          <w:rFonts w:cs="Times New Roman"/>
          <w:noProof w:val="0"/>
          <w:lang w:val="en-CA"/>
        </w:rPr>
        <w:t xml:space="preserve"> </w:t>
      </w:r>
      <w:r w:rsidR="006966B4" w:rsidRPr="00247A13">
        <w:rPr>
          <w:rFonts w:cs="Times New Roman"/>
          <w:noProof w:val="0"/>
          <w:lang w:val="en-CA"/>
        </w:rPr>
        <w:t xml:space="preserve">our species distribution </w:t>
      </w:r>
      <w:r w:rsidR="0098098F" w:rsidRPr="00247A13">
        <w:rPr>
          <w:rFonts w:cs="Times New Roman"/>
          <w:noProof w:val="0"/>
          <w:lang w:val="en-CA"/>
        </w:rPr>
        <w:t>model,</w:t>
      </w:r>
      <w:r w:rsidR="006966B4" w:rsidRPr="00247A13">
        <w:rPr>
          <w:rFonts w:cs="Times New Roman"/>
          <w:noProof w:val="0"/>
          <w:lang w:val="en-CA"/>
        </w:rPr>
        <w:t xml:space="preserve"> </w:t>
      </w:r>
      <w:r w:rsidR="00A06CF1" w:rsidRPr="00247A13">
        <w:rPr>
          <w:rFonts w:cs="Times New Roman"/>
          <w:noProof w:val="0"/>
          <w:lang w:val="en-CA"/>
        </w:rPr>
        <w:t xml:space="preserve">we distinguish between </w:t>
      </w:r>
      <w:r w:rsidR="00E562EC" w:rsidRPr="00247A13">
        <w:rPr>
          <w:rFonts w:cs="Times New Roman"/>
          <w:noProof w:val="0"/>
          <w:lang w:val="en-CA"/>
        </w:rPr>
        <w:t xml:space="preserve">site </w:t>
      </w:r>
      <w:r w:rsidR="00A06CF1" w:rsidRPr="00247A13">
        <w:rPr>
          <w:rFonts w:cs="Times New Roman"/>
          <w:noProof w:val="0"/>
          <w:lang w:val="en-CA"/>
        </w:rPr>
        <w:t xml:space="preserve">suitability </w:t>
      </w:r>
      <w:r w:rsidR="004814AD" w:rsidRPr="00247A13">
        <w:rPr>
          <w:rFonts w:cs="Times New Roman"/>
          <w:noProof w:val="0"/>
          <w:lang w:val="en-CA"/>
        </w:rPr>
        <w:t>(</w:t>
      </w:r>
      <w:r w:rsidR="00A06CF1" w:rsidRPr="00247A13">
        <w:rPr>
          <w:rFonts w:cs="Times New Roman"/>
          <w:noProof w:val="0"/>
          <w:lang w:val="en-CA"/>
        </w:rPr>
        <w:t>ability to establish and persist</w:t>
      </w:r>
      <w:r w:rsidR="004814AD" w:rsidRPr="00247A13">
        <w:rPr>
          <w:rFonts w:cs="Times New Roman"/>
          <w:noProof w:val="0"/>
          <w:lang w:val="en-CA"/>
        </w:rPr>
        <w:t>)</w:t>
      </w:r>
      <w:r w:rsidR="00A06CF1" w:rsidRPr="00247A13">
        <w:rPr>
          <w:rFonts w:cs="Times New Roman"/>
          <w:noProof w:val="0"/>
          <w:lang w:val="en-CA"/>
        </w:rPr>
        <w:t xml:space="preserve"> and </w:t>
      </w:r>
      <w:r w:rsidR="00533277" w:rsidRPr="00247A13">
        <w:rPr>
          <w:rFonts w:cs="Times New Roman"/>
          <w:noProof w:val="0"/>
          <w:lang w:val="en-CA"/>
        </w:rPr>
        <w:t>susceptibility</w:t>
      </w:r>
      <w:r w:rsidR="006966B4" w:rsidRPr="00247A13">
        <w:rPr>
          <w:rFonts w:cs="Times New Roman"/>
          <w:noProof w:val="0"/>
          <w:lang w:val="en-CA"/>
        </w:rPr>
        <w:t xml:space="preserve"> </w:t>
      </w:r>
      <w:r w:rsidR="004814AD" w:rsidRPr="00247A13">
        <w:rPr>
          <w:rFonts w:cs="Times New Roman"/>
          <w:noProof w:val="0"/>
          <w:lang w:val="en-CA"/>
        </w:rPr>
        <w:t>(</w:t>
      </w:r>
      <w:r w:rsidR="00A06CF1" w:rsidRPr="00247A13">
        <w:rPr>
          <w:rFonts w:cs="Times New Roman"/>
          <w:noProof w:val="0"/>
          <w:lang w:val="en-CA"/>
        </w:rPr>
        <w:t xml:space="preserve">risk of being colonized </w:t>
      </w:r>
      <w:r w:rsidR="00E562EC" w:rsidRPr="00247A13">
        <w:rPr>
          <w:rFonts w:cs="Times New Roman"/>
          <w:noProof w:val="0"/>
          <w:lang w:val="en-CA"/>
        </w:rPr>
        <w:t>when</w:t>
      </w:r>
      <w:r w:rsidR="00A06CF1" w:rsidRPr="00247A13">
        <w:rPr>
          <w:rFonts w:cs="Times New Roman"/>
          <w:noProof w:val="0"/>
          <w:lang w:val="en-CA"/>
        </w:rPr>
        <w:t xml:space="preserve"> </w:t>
      </w:r>
      <w:r w:rsidR="00D74C15" w:rsidRPr="00247A13">
        <w:rPr>
          <w:rFonts w:cs="Times New Roman"/>
          <w:noProof w:val="0"/>
          <w:lang w:val="en-CA"/>
        </w:rPr>
        <w:t>su</w:t>
      </w:r>
      <w:r w:rsidR="00A06CF1" w:rsidRPr="00247A13">
        <w:rPr>
          <w:rFonts w:cs="Times New Roman"/>
          <w:noProof w:val="0"/>
          <w:lang w:val="en-CA"/>
        </w:rPr>
        <w:t>itab</w:t>
      </w:r>
      <w:r w:rsidR="00E562EC" w:rsidRPr="00247A13">
        <w:rPr>
          <w:rFonts w:cs="Times New Roman"/>
          <w:noProof w:val="0"/>
          <w:lang w:val="en-CA"/>
        </w:rPr>
        <w:t>le</w:t>
      </w:r>
      <w:r w:rsidR="004814AD" w:rsidRPr="00247A13">
        <w:rPr>
          <w:rFonts w:cs="Times New Roman"/>
          <w:noProof w:val="0"/>
          <w:lang w:val="en-CA"/>
        </w:rPr>
        <w:t>)</w:t>
      </w:r>
      <w:r w:rsidR="00A06CF1" w:rsidRPr="00247A13">
        <w:rPr>
          <w:rFonts w:cs="Times New Roman"/>
          <w:noProof w:val="0"/>
          <w:lang w:val="en-CA"/>
        </w:rPr>
        <w:t>.</w:t>
      </w:r>
      <w:r w:rsidR="00533277" w:rsidRPr="00247A13">
        <w:rPr>
          <w:rFonts w:cs="Times New Roman"/>
          <w:noProof w:val="0"/>
          <w:lang w:val="en-CA"/>
        </w:rPr>
        <w:t xml:space="preserve"> </w:t>
      </w:r>
      <w:r w:rsidR="00BB26C0" w:rsidRPr="00247A13">
        <w:rPr>
          <w:rFonts w:cs="Times New Roman"/>
          <w:noProof w:val="0"/>
          <w:lang w:val="en-CA"/>
        </w:rPr>
        <w:t xml:space="preserve">Our model </w:t>
      </w:r>
      <w:r w:rsidR="00D117F6" w:rsidRPr="00247A13">
        <w:rPr>
          <w:rFonts w:cs="Times New Roman"/>
          <w:noProof w:val="0"/>
          <w:lang w:val="en-CA"/>
        </w:rPr>
        <w:t xml:space="preserve">predicts </w:t>
      </w:r>
      <w:r w:rsidR="00BB26C0" w:rsidRPr="00247A13">
        <w:rPr>
          <w:rFonts w:cs="Times New Roman"/>
          <w:noProof w:val="0"/>
          <w:lang w:val="en-CA"/>
        </w:rPr>
        <w:t xml:space="preserve">that </w:t>
      </w:r>
      <w:r w:rsidR="00946BBD" w:rsidRPr="00247A13">
        <w:rPr>
          <w:rFonts w:cs="Times New Roman"/>
          <w:noProof w:val="0"/>
          <w:lang w:val="en-CA"/>
        </w:rPr>
        <w:t>the scale of this invasion may increase over time</w:t>
      </w:r>
      <w:r w:rsidR="00946BBD">
        <w:rPr>
          <w:rFonts w:cs="Times New Roman"/>
          <w:noProof w:val="0"/>
          <w:lang w:val="en-CA"/>
        </w:rPr>
        <w:t xml:space="preserve">, as </w:t>
      </w:r>
      <w:r w:rsidR="006966B4" w:rsidRPr="00247A13">
        <w:rPr>
          <w:rFonts w:cs="Times New Roman"/>
          <w:noProof w:val="0"/>
          <w:lang w:val="en-CA"/>
        </w:rPr>
        <w:t>2</w:t>
      </w:r>
      <w:r w:rsidR="00E17409">
        <w:rPr>
          <w:rFonts w:cs="Times New Roman"/>
          <w:noProof w:val="0"/>
          <w:lang w:val="en-CA"/>
        </w:rPr>
        <w:t>9</w:t>
      </w:r>
      <w:r w:rsidR="006966B4" w:rsidRPr="00247A13">
        <w:rPr>
          <w:rFonts w:cs="Times New Roman"/>
          <w:noProof w:val="0"/>
          <w:lang w:val="en-CA"/>
        </w:rPr>
        <w:t xml:space="preserve">% </w:t>
      </w:r>
      <w:r w:rsidR="00946BBD">
        <w:rPr>
          <w:rFonts w:cs="Times New Roman"/>
          <w:noProof w:val="0"/>
          <w:lang w:val="en-CA"/>
        </w:rPr>
        <w:t xml:space="preserve">and 20% </w:t>
      </w:r>
      <w:r w:rsidR="006966B4" w:rsidRPr="00247A13">
        <w:rPr>
          <w:rFonts w:cs="Times New Roman"/>
          <w:noProof w:val="0"/>
          <w:lang w:val="en-CA"/>
        </w:rPr>
        <w:t xml:space="preserve">of the estuary </w:t>
      </w:r>
      <w:r w:rsidR="00E17409">
        <w:rPr>
          <w:rFonts w:cs="Times New Roman"/>
          <w:noProof w:val="0"/>
          <w:lang w:val="en-CA"/>
        </w:rPr>
        <w:t xml:space="preserve">has moderate or high </w:t>
      </w:r>
      <w:r w:rsidR="00E64AD9" w:rsidRPr="00247A13">
        <w:rPr>
          <w:rFonts w:cs="Times New Roman"/>
          <w:noProof w:val="0"/>
          <w:lang w:val="en-CA"/>
        </w:rPr>
        <w:t>suitability</w:t>
      </w:r>
      <w:r w:rsidR="00946BBD">
        <w:rPr>
          <w:rFonts w:cs="Times New Roman"/>
          <w:noProof w:val="0"/>
          <w:lang w:val="en-CA"/>
        </w:rPr>
        <w:t xml:space="preserve"> and susceptibility probabilities, while 16% and 24% of these habitats are currently occupied.</w:t>
      </w:r>
      <w:r w:rsidR="00BB26C0" w:rsidRPr="00247A13">
        <w:rPr>
          <w:rFonts w:cs="Times New Roman"/>
          <w:noProof w:val="0"/>
          <w:lang w:val="en-CA"/>
        </w:rPr>
        <w:t xml:space="preserve"> </w:t>
      </w:r>
      <w:r w:rsidR="00131D89" w:rsidRPr="00247A13">
        <w:rPr>
          <w:rFonts w:cs="Times New Roman"/>
          <w:noProof w:val="0"/>
          <w:lang w:val="en-CA"/>
        </w:rPr>
        <w:t>R</w:t>
      </w:r>
      <w:r w:rsidR="00C90E01" w:rsidRPr="00247A13">
        <w:rPr>
          <w:rFonts w:cs="Times New Roman"/>
          <w:noProof w:val="0"/>
          <w:lang w:val="en-CA"/>
        </w:rPr>
        <w:t>estoration projects</w:t>
      </w:r>
      <w:r w:rsidR="00E726E6" w:rsidRPr="00247A13">
        <w:rPr>
          <w:rFonts w:cs="Times New Roman"/>
          <w:noProof w:val="0"/>
          <w:lang w:val="en-CA"/>
        </w:rPr>
        <w:t xml:space="preserve"> had proportionally more </w:t>
      </w:r>
      <w:r w:rsidR="000C28E2">
        <w:rPr>
          <w:rFonts w:cs="Times New Roman"/>
          <w:noProof w:val="0"/>
          <w:lang w:val="en-CA"/>
        </w:rPr>
        <w:t>non-</w:t>
      </w:r>
      <w:r w:rsidR="00E726E6" w:rsidRPr="00247A13">
        <w:rPr>
          <w:rFonts w:cs="Times New Roman"/>
          <w:noProof w:val="0"/>
          <w:lang w:val="en-CA"/>
        </w:rPr>
        <w:t>cattail</w:t>
      </w:r>
      <w:r w:rsidR="000C28E2">
        <w:rPr>
          <w:rFonts w:cs="Times New Roman"/>
          <w:noProof w:val="0"/>
          <w:lang w:val="en-CA"/>
        </w:rPr>
        <w:t>s</w:t>
      </w:r>
      <w:r w:rsidR="00E726E6" w:rsidRPr="00247A13">
        <w:rPr>
          <w:rFonts w:cs="Times New Roman"/>
          <w:noProof w:val="0"/>
          <w:lang w:val="en-CA"/>
        </w:rPr>
        <w:t xml:space="preserve">, </w:t>
      </w:r>
      <w:r w:rsidR="00A04796">
        <w:rPr>
          <w:rFonts w:cs="Times New Roman"/>
          <w:noProof w:val="0"/>
          <w:lang w:val="en-CA"/>
        </w:rPr>
        <w:t>s</w:t>
      </w:r>
      <w:r w:rsidR="00A04796" w:rsidRPr="00247A13">
        <w:rPr>
          <w:rFonts w:cs="Times New Roman"/>
          <w:noProof w:val="0"/>
          <w:lang w:val="en-CA"/>
        </w:rPr>
        <w:t>uitable</w:t>
      </w:r>
      <w:r w:rsidR="00A04796" w:rsidRPr="00247A13">
        <w:rPr>
          <w:rFonts w:cs="Times New Roman"/>
          <w:noProof w:val="0"/>
          <w:lang w:val="en-CA"/>
        </w:rPr>
        <w:t xml:space="preserve"> </w:t>
      </w:r>
      <w:r w:rsidR="00E726E6" w:rsidRPr="00247A13">
        <w:rPr>
          <w:rFonts w:cs="Times New Roman"/>
          <w:noProof w:val="0"/>
          <w:lang w:val="en-CA"/>
        </w:rPr>
        <w:t xml:space="preserve">habitat, and </w:t>
      </w:r>
      <w:r w:rsidR="00A04796">
        <w:rPr>
          <w:rFonts w:cs="Times New Roman"/>
          <w:noProof w:val="0"/>
          <w:lang w:val="en-CA"/>
        </w:rPr>
        <w:t xml:space="preserve">susceptible </w:t>
      </w:r>
      <w:r w:rsidR="00E726E6" w:rsidRPr="00247A13">
        <w:rPr>
          <w:rFonts w:cs="Times New Roman"/>
          <w:noProof w:val="0"/>
          <w:lang w:val="en-CA"/>
        </w:rPr>
        <w:t>habitat than the overall estuary</w:t>
      </w:r>
      <w:r w:rsidR="008A2660" w:rsidRPr="00247A13">
        <w:rPr>
          <w:rFonts w:cs="Times New Roman"/>
          <w:noProof w:val="0"/>
          <w:lang w:val="en-CA"/>
        </w:rPr>
        <w:t xml:space="preserve">, </w:t>
      </w:r>
      <w:r w:rsidR="00017468" w:rsidRPr="00247A13">
        <w:rPr>
          <w:rFonts w:cs="Times New Roman"/>
          <w:noProof w:val="0"/>
          <w:lang w:val="en-CA"/>
        </w:rPr>
        <w:t xml:space="preserve">casting doubt on their </w:t>
      </w:r>
      <w:r w:rsidR="00BD03D0">
        <w:rPr>
          <w:rFonts w:cs="Times New Roman"/>
          <w:noProof w:val="0"/>
          <w:lang w:val="en-CA"/>
        </w:rPr>
        <w:t xml:space="preserve">mitigation </w:t>
      </w:r>
      <w:r w:rsidR="00017468" w:rsidRPr="00247A13">
        <w:rPr>
          <w:rFonts w:cs="Times New Roman"/>
          <w:noProof w:val="0"/>
          <w:lang w:val="en-CA"/>
        </w:rPr>
        <w:t>effectiveness</w:t>
      </w:r>
      <w:r w:rsidR="00BD03D0">
        <w:rPr>
          <w:rFonts w:cs="Times New Roman"/>
          <w:noProof w:val="0"/>
          <w:lang w:val="en-CA"/>
        </w:rPr>
        <w:t xml:space="preserve">. </w:t>
      </w:r>
      <w:r w:rsidR="000C28E2">
        <w:rPr>
          <w:rFonts w:cs="Times New Roman"/>
          <w:noProof w:val="0"/>
          <w:lang w:val="en-CA"/>
        </w:rPr>
        <w:t xml:space="preserve">Estuary-wide containment and </w:t>
      </w:r>
      <w:r w:rsidR="00131D89" w:rsidRPr="00247A13">
        <w:rPr>
          <w:rFonts w:cs="Times New Roman"/>
          <w:noProof w:val="0"/>
          <w:lang w:val="en-CA"/>
        </w:rPr>
        <w:t>e</w:t>
      </w:r>
      <w:r w:rsidR="00BB26C0" w:rsidRPr="00247A13">
        <w:rPr>
          <w:rFonts w:cs="Times New Roman"/>
          <w:noProof w:val="0"/>
          <w:lang w:val="en-CA"/>
        </w:rPr>
        <w:t xml:space="preserve">radication is </w:t>
      </w:r>
      <w:r w:rsidR="00AF3268" w:rsidRPr="00247A13">
        <w:rPr>
          <w:rFonts w:cs="Times New Roman"/>
          <w:noProof w:val="0"/>
          <w:lang w:val="en-CA"/>
        </w:rPr>
        <w:t>unlikely</w:t>
      </w:r>
      <w:r w:rsidR="00492610" w:rsidRPr="00247A13">
        <w:rPr>
          <w:rFonts w:cs="Times New Roman"/>
          <w:noProof w:val="0"/>
          <w:lang w:val="en-CA"/>
        </w:rPr>
        <w:t xml:space="preserve"> </w:t>
      </w:r>
      <w:r w:rsidR="00C90E01" w:rsidRPr="00247A13">
        <w:rPr>
          <w:rFonts w:cs="Times New Roman"/>
          <w:noProof w:val="0"/>
          <w:lang w:val="en-CA"/>
        </w:rPr>
        <w:t xml:space="preserve">given </w:t>
      </w:r>
      <w:r w:rsidR="00EF2D3B" w:rsidRPr="00247A13">
        <w:rPr>
          <w:rFonts w:cs="Times New Roman"/>
          <w:noProof w:val="0"/>
          <w:lang w:val="en-CA"/>
        </w:rPr>
        <w:t>the</w:t>
      </w:r>
      <w:r w:rsidR="00152448" w:rsidRPr="00247A13">
        <w:rPr>
          <w:rFonts w:cs="Times New Roman"/>
          <w:noProof w:val="0"/>
          <w:lang w:val="en-CA"/>
        </w:rPr>
        <w:t xml:space="preserve"> extent of </w:t>
      </w:r>
      <w:r w:rsidR="000F5ECC">
        <w:rPr>
          <w:rFonts w:cs="Times New Roman"/>
          <w:noProof w:val="0"/>
          <w:lang w:val="en-CA"/>
        </w:rPr>
        <w:t xml:space="preserve">this </w:t>
      </w:r>
      <w:r w:rsidR="000F5ECC" w:rsidRPr="00247A13">
        <w:rPr>
          <w:rFonts w:cs="Times New Roman"/>
          <w:noProof w:val="0"/>
          <w:lang w:val="en-CA"/>
        </w:rPr>
        <w:t>invasion</w:t>
      </w:r>
      <w:r w:rsidR="000C28E2">
        <w:rPr>
          <w:rFonts w:cs="Times New Roman"/>
          <w:noProof w:val="0"/>
          <w:lang w:val="en-CA"/>
        </w:rPr>
        <w:t>,</w:t>
      </w:r>
      <w:r w:rsidR="00BB26C0" w:rsidRPr="00247A13">
        <w:rPr>
          <w:rFonts w:cs="Times New Roman"/>
          <w:noProof w:val="0"/>
          <w:lang w:val="en-CA"/>
        </w:rPr>
        <w:t xml:space="preserve"> </w:t>
      </w:r>
      <w:r w:rsidR="000C28E2">
        <w:rPr>
          <w:rFonts w:cs="Times New Roman"/>
          <w:noProof w:val="0"/>
          <w:lang w:val="en-CA"/>
        </w:rPr>
        <w:t xml:space="preserve">so </w:t>
      </w:r>
      <w:r w:rsidR="00BB26C0" w:rsidRPr="00247A13">
        <w:rPr>
          <w:rFonts w:cs="Times New Roman"/>
          <w:noProof w:val="0"/>
          <w:lang w:val="en-CA"/>
        </w:rPr>
        <w:t xml:space="preserve">management </w:t>
      </w:r>
      <w:r w:rsidR="00492610" w:rsidRPr="00247A13">
        <w:rPr>
          <w:rFonts w:cs="Times New Roman"/>
          <w:noProof w:val="0"/>
          <w:lang w:val="en-CA"/>
        </w:rPr>
        <w:t>should</w:t>
      </w:r>
      <w:r w:rsidR="00BB26C0" w:rsidRPr="00247A13">
        <w:rPr>
          <w:rFonts w:cs="Times New Roman"/>
          <w:noProof w:val="0"/>
          <w:lang w:val="en-CA"/>
        </w:rPr>
        <w:t xml:space="preserve"> prioritize areas of high conservation and cultural value</w:t>
      </w:r>
      <w:r w:rsidR="00D15808" w:rsidRPr="00247A13">
        <w:rPr>
          <w:rFonts w:cs="Times New Roman"/>
          <w:noProof w:val="0"/>
          <w:lang w:val="en-CA"/>
        </w:rPr>
        <w:t>.</w:t>
      </w:r>
      <w:r w:rsidR="00131D89" w:rsidRPr="00247A13">
        <w:rPr>
          <w:rFonts w:cs="Times New Roman"/>
          <w:noProof w:val="0"/>
          <w:lang w:val="en-CA"/>
        </w:rPr>
        <w:t xml:space="preserve"> </w:t>
      </w:r>
    </w:p>
    <w:p w14:paraId="4A558453" w14:textId="1184C768" w:rsidR="00E13EBB" w:rsidRDefault="00E13EBB" w:rsidP="00E13EBB">
      <w:pPr>
        <w:rPr>
          <w:lang w:val="en-CA"/>
        </w:rPr>
      </w:pPr>
    </w:p>
    <w:p w14:paraId="2DE288A5" w14:textId="16D717B2" w:rsidR="00E13EBB" w:rsidRDefault="00E13EBB" w:rsidP="00E13EBB">
      <w:pPr>
        <w:rPr>
          <w:lang w:val="en-CA"/>
        </w:rPr>
      </w:pPr>
    </w:p>
    <w:p w14:paraId="54B4CB53" w14:textId="45334544" w:rsidR="00E13EBB" w:rsidRDefault="00E13EBB" w:rsidP="00E13EBB">
      <w:pPr>
        <w:rPr>
          <w:lang w:val="en-CA"/>
        </w:rPr>
      </w:pPr>
    </w:p>
    <w:p w14:paraId="5AF51BC4" w14:textId="02D103CE" w:rsidR="00E13EBB" w:rsidRDefault="00E13EBB" w:rsidP="00E13EBB">
      <w:pPr>
        <w:rPr>
          <w:lang w:val="en-CA"/>
        </w:rPr>
      </w:pPr>
    </w:p>
    <w:p w14:paraId="278BA4BE" w14:textId="77902B4F" w:rsidR="00E13EBB" w:rsidRDefault="00E13EBB" w:rsidP="00E13EBB">
      <w:pPr>
        <w:rPr>
          <w:lang w:val="en-CA"/>
        </w:rPr>
      </w:pPr>
    </w:p>
    <w:p w14:paraId="70DA6471" w14:textId="45C964D0" w:rsidR="00E13EBB" w:rsidRDefault="00E13EBB" w:rsidP="00E13EBB">
      <w:pPr>
        <w:rPr>
          <w:lang w:val="en-CA"/>
        </w:rPr>
      </w:pPr>
    </w:p>
    <w:p w14:paraId="5A2D5A26" w14:textId="16FC03A2" w:rsidR="00BD03D0" w:rsidRDefault="00BD03D0" w:rsidP="00E13EBB">
      <w:pPr>
        <w:rPr>
          <w:lang w:val="en-CA"/>
        </w:rPr>
      </w:pPr>
    </w:p>
    <w:p w14:paraId="6023CE3F" w14:textId="1E0E3D1E" w:rsidR="000F3112" w:rsidRDefault="000F3112" w:rsidP="00E13EBB">
      <w:pPr>
        <w:pStyle w:val="Heading1"/>
      </w:pPr>
      <w:r w:rsidRPr="00E13EBB">
        <w:lastRenderedPageBreak/>
        <w:t>Introduction</w:t>
      </w:r>
    </w:p>
    <w:p w14:paraId="234B6F62" w14:textId="77777777" w:rsidR="00E13EBB" w:rsidRPr="00E13EBB" w:rsidRDefault="00E13EBB" w:rsidP="00E13EBB">
      <w:pPr>
        <w:rPr>
          <w:lang w:val="en-CA"/>
        </w:rPr>
      </w:pPr>
    </w:p>
    <w:p w14:paraId="537DC384" w14:textId="0588B4E3" w:rsidR="0046203A" w:rsidRDefault="00492610" w:rsidP="00AA6D29">
      <w:pPr>
        <w:ind w:firstLine="284"/>
        <w:jc w:val="left"/>
        <w:rPr>
          <w:rFonts w:cs="Times New Roman"/>
          <w:b/>
          <w:noProof w:val="0"/>
          <w:lang w:val="en-CA"/>
        </w:rPr>
      </w:pPr>
      <w:r w:rsidRPr="00247A13">
        <w:rPr>
          <w:rFonts w:cs="Times New Roman"/>
          <w:noProof w:val="0"/>
          <w:lang w:val="en-CA"/>
        </w:rPr>
        <w:t>I</w:t>
      </w:r>
      <w:r w:rsidR="00447914" w:rsidRPr="00247A13">
        <w:rPr>
          <w:rFonts w:cs="Times New Roman"/>
          <w:noProof w:val="0"/>
          <w:lang w:val="en-CA"/>
        </w:rPr>
        <w:t xml:space="preserve">nvasion </w:t>
      </w:r>
      <w:r w:rsidR="003D1195" w:rsidRPr="00247A13">
        <w:rPr>
          <w:rFonts w:cs="Times New Roman"/>
          <w:noProof w:val="0"/>
          <w:lang w:val="en-CA"/>
        </w:rPr>
        <w:t xml:space="preserve">biology </w:t>
      </w:r>
      <w:r w:rsidR="00447914" w:rsidRPr="00247A13">
        <w:rPr>
          <w:rFonts w:cs="Times New Roman"/>
          <w:noProof w:val="0"/>
          <w:lang w:val="en-CA"/>
        </w:rPr>
        <w:t>research</w:t>
      </w:r>
      <w:r w:rsidR="00E91B22" w:rsidRPr="00247A13">
        <w:rPr>
          <w:rFonts w:cs="Times New Roman"/>
          <w:noProof w:val="0"/>
          <w:lang w:val="en-CA"/>
        </w:rPr>
        <w:t xml:space="preserve"> </w:t>
      </w:r>
      <w:r w:rsidR="00866188" w:rsidRPr="00247A13">
        <w:rPr>
          <w:rFonts w:cs="Times New Roman"/>
          <w:noProof w:val="0"/>
          <w:lang w:val="en-CA"/>
        </w:rPr>
        <w:t>is often</w:t>
      </w:r>
      <w:r w:rsidR="00E91B22" w:rsidRPr="00247A13">
        <w:rPr>
          <w:rFonts w:cs="Times New Roman"/>
          <w:noProof w:val="0"/>
          <w:lang w:val="en-CA"/>
        </w:rPr>
        <w:t xml:space="preserve"> reactive, </w:t>
      </w:r>
      <w:r w:rsidR="00866188" w:rsidRPr="00247A13">
        <w:rPr>
          <w:rFonts w:cs="Times New Roman"/>
          <w:noProof w:val="0"/>
          <w:lang w:val="en-CA"/>
        </w:rPr>
        <w:t xml:space="preserve">occurring </w:t>
      </w:r>
      <w:r w:rsidR="00E91B22" w:rsidRPr="00247A13">
        <w:rPr>
          <w:rFonts w:cs="Times New Roman"/>
          <w:noProof w:val="0"/>
          <w:lang w:val="en-CA"/>
        </w:rPr>
        <w:t>whe</w:t>
      </w:r>
      <w:r w:rsidR="00E94ACD" w:rsidRPr="00247A13">
        <w:rPr>
          <w:rFonts w:cs="Times New Roman"/>
          <w:noProof w:val="0"/>
          <w:lang w:val="en-CA"/>
        </w:rPr>
        <w:t>n</w:t>
      </w:r>
      <w:r w:rsidR="00E91B22" w:rsidRPr="00247A13">
        <w:rPr>
          <w:rFonts w:cs="Times New Roman"/>
          <w:noProof w:val="0"/>
          <w:lang w:val="en-CA"/>
        </w:rPr>
        <w:t xml:space="preserve"> a</w:t>
      </w:r>
      <w:r w:rsidR="006C0D49" w:rsidRPr="00247A13">
        <w:rPr>
          <w:rFonts w:cs="Times New Roman"/>
          <w:noProof w:val="0"/>
          <w:lang w:val="en-CA"/>
        </w:rPr>
        <w:t xml:space="preserve"> non-native</w:t>
      </w:r>
      <w:r w:rsidR="00E91B22" w:rsidRPr="00247A13">
        <w:rPr>
          <w:rFonts w:cs="Times New Roman"/>
          <w:noProof w:val="0"/>
          <w:lang w:val="en-CA"/>
        </w:rPr>
        <w:t xml:space="preserve"> species is well-established, and therefore eradication, containment, and other management efforts </w:t>
      </w:r>
      <w:r w:rsidR="00C75C49" w:rsidRPr="00247A13">
        <w:rPr>
          <w:rFonts w:cs="Times New Roman"/>
          <w:noProof w:val="0"/>
          <w:lang w:val="en-CA"/>
        </w:rPr>
        <w:t xml:space="preserve">are </w:t>
      </w:r>
      <w:r w:rsidR="00054B2F">
        <w:rPr>
          <w:rFonts w:cs="Times New Roman"/>
          <w:noProof w:val="0"/>
          <w:lang w:val="en-CA"/>
        </w:rPr>
        <w:t xml:space="preserve">hindered </w:t>
      </w:r>
      <w:r w:rsidR="00E91B22" w:rsidRPr="00247A13">
        <w:rPr>
          <w:rFonts w:cs="Times New Roman"/>
          <w:noProof w:val="0"/>
          <w:lang w:val="en-CA"/>
        </w:rPr>
        <w:t>by effort and cost, which compound temporally</w:t>
      </w:r>
      <w:r w:rsidR="007F5B1E">
        <w:rPr>
          <w:rFonts w:cs="Times New Roman"/>
          <w:noProof w:val="0"/>
          <w:lang w:val="en-CA"/>
        </w:rPr>
        <w:t xml:space="preserve"> </w:t>
      </w:r>
      <w:del w:id="17" w:author="Daniel Stewart" w:date="2022-03-16T16:05:00Z">
        <w:r w:rsidR="00F569FE" w:rsidRPr="00247A13" w:rsidDel="007545EF">
          <w:rPr>
            <w:rFonts w:cs="Times New Roman"/>
            <w:noProof w:val="0"/>
            <w:lang w:val="en-CA"/>
          </w:rPr>
          <w:delText xml:space="preserve"> </w:delText>
        </w:r>
      </w:del>
      <w:r w:rsidR="008D5598" w:rsidRPr="00247A13">
        <w:rPr>
          <w:rFonts w:cs="Times New Roman"/>
          <w:noProof w:val="0"/>
          <w:lang w:val="en-CA"/>
        </w:rPr>
        <w:fldChar w:fldCharType="begin"/>
      </w:r>
      <w:r w:rsidR="00BE772F">
        <w:rPr>
          <w:rFonts w:cs="Times New Roman"/>
          <w:noProof w:val="0"/>
          <w:lang w:val="en-CA"/>
        </w:rPr>
        <w:instrText xml:space="preserve"> ADDIN ZOTERO_ITEM CSL_CITATION {"citationID":"zmtP9kh2","properties":{"formattedCitation":"(Smith et al. 1999; Rejm\\uc0\\u225{}nek &amp; Pitcairn 2002; Simberloff et al. 2013; Ahmed et al. 2022)","plainCitation":"(Smith et al. 1999; Rejmánek &amp; Pitcairn 2002; Simberloff et al. 2013; Ahmed et al. 2022)","noteIndex":0},"citationItems":[{"id":"4LsnhJz1/pBRjYiW5","uris":["http://zotero.org/users/6112721/items/DMC9IV4N"],"itemData":{"id":391,"type":"article-journal","title":"The implications of variable or constant expansion rates in invasive weed infestations","container-title":"Weed Science","page":"62-66","volume":"47","issue":"1","source":"DOI.org (Crossref)","abstract":"Data on the spread of invasive weeds into arid western lands are used to evaluate the environmental and economic importance of controlling invasive weed infestations early. Variable rate and constant rate infestation expansion paths are estimated. The implications of variable vs. constant infestation growth rates for projecting both biophysical and economic effects are illustrated. The projections derived from both constant and variable growth rate expansion paths support the contention that it is expedient to control new infestations early.","DOI":"10.1017/S0043174500090664","ISSN":"0043-1745, 1550-2759","journalAbbreviation":"Weed sci.","language":"en","author":[{"family":"Smith","given":"H. Arlen"},{"family":"Johnson","given":"Wayne S."},{"family":"Shonkwiler","given":"J. Scott"},{"family":"Swanson","given":"Sherm R."}],"issued":{"date-parts":[["1999",2]]}}},{"id":"4LsnhJz1/0QwH9BiW","uris":["http://zotero.org/users/6112721/items/W84I7AY6"],"itemData":{"id":450,"type":"chapter","title":"When is eradication of exotic pest plants a realistic goal?","container-title":"Turning the tide: the eradication of invasive species","page":"249-252","source":"Zotero","abstract":"Using a unique data set on eradication attempts by the California Department of Food and Agriculture on 18\nspecies and 53 separate infestations targeted for eradication in the period 1972-2000, we show that professional eradication of exotic weed infestations smaller than one hectare is usually possible. In addition, about 1/3 of infestations\nbetween 1 ha and 100 ha and 1/4 of infestations between 101 and 1000 ha have been eradicated. However, costs of\neradication projects increase dramatically. With a realistic amount of resources, it is very unlikely that infestations\nlarger than 1000 ha can be eradicated. Early detection of the presence of an invasive taxon can make the difference\nbetween being able to employ offensive strategies (eradication), and the necessity of retreating to a defensive strategy\nthat usually means an infinite financial commitment. Nevertheless, depending on the potential impact of individual\nweedy species, even infestations larger than 1000 hectares should be targeted for eradication effort or, at least, substantial reduction and containment. If an exotic weed is already widespread, then species-specific biological control may be\nthe only long-term effective method able to suppress its abundance over large areas.","language":"en","editor":[{"family":"Veitch","given":"C R"},{"family":"Clout","given":"M N"}],"author":[{"family":"Rejmánek","given":"M"},{"family":"Pitcairn","given":"M J"}],"issued":{"date-parts":[["2002"]]}}},{"id":"4LsnhJz1/mbBQqDsC","uris":["http://zotero.org/users/6112721/items/QYVFRPJU"],"itemData":{"id":446,"type":"article-journal","title":"Impacts of biological invasions: what's what and the way forward","container-title":"Trends in Ecology &amp; Evolution","page":"58-66","volume":"28","issue":"1","source":"ScienceDirect","abstract":"Study of the impacts of biological invasions, a pervasive component of global change, has generated remarkable understanding of the mechanisms and consequences of the spread of introduced populations. The growing field of invasion science, poised at a crossroads where ecology, social sciences, resource management, and public perception meet, is increasingly exposed to critical scrutiny from several perspectives. Although the rate of biological invasions, elucidation of their consequences, and knowledge about mitigation are growing rapidly, the very need for invasion science is disputed. Here, we highlight recent progress in understanding invasion impacts and management, and discuss the challenges that the discipline faces in its science and interactions with society.","DOI":"10.1016/j.tree.2012.07.013","ISSN":"0169-5347","title-short":"Impacts of biological invasions","journalAbbreviation":"Trends in Ecology &amp; Evolution","language":"en","author":[{"family":"Simberloff","given":"Daniel"},{"family":"Martin","given":"Jean-Louis"},{"family":"Genovesi","given":"Piero"},{"family":"Maris","given":"Virginie"},{"family":"Wardle","given":"David A."},{"family":"Aronson","given":"James"},{"family":"Courchamp","given":"Franck"},{"family":"Galil","given":"Bella"},{"family":"García-Berthou","given":"Emili"},{"family":"Pascal","given":"Michel"},{"family":"Pyšek","given":"Petr"},{"family":"Sousa","given":"Ronaldo"},{"family":"Tabacchi","given":"Eric"},{"family":"Vilà","given":"Montserrat"}],"issued":{"date-parts":[["2013",1,1]]}}},{"id":2150,"uris":["http://zotero.org/users/6112721/items/5PRXSJ9W"],"itemData":{"id":2150,"type":"article-journal","abstract":"Abstract\n            \n              Ecological and socioeconomic impacts from biological invasions are rapidly escalating worldwide. While effective management underpins impact mitigation, such actions are often delayed, insufficient or entirely absent. Presently, management delays emanate from a lack of monetary rationale to invest at early invasion stages, which precludes effective prevention and eradication. Here, we provide such rationale by developing a conceptual model to quantify the cost of inaction, i.e., the additional expenditure due to delayed management, under varying time delays and management efficiencies. Further, we apply the model to management and damage cost data from a relatively data-rich genus (\n              Aedes\n              mosquitoes). Our model demonstrates that rapid management interventions following invasion drastically minimise costs. We also identify key points in time that differentiate among scenarios of timely, delayed and severely delayed management intervention. Any management action during the severely delayed phase results in substantial losses\n              \n                \n                  $$( &gt; 50\\%$$\n                  \n                    \n                      (\n                      &gt;\n                      50\n                      %\n                    \n                  \n                \n              \n              of the potential maximum loss). For\n              Aedes\n              spp., we estimate that the existing management delay of 55 years led to an additional total cost of approximately $ 4.57 billion (14% of the maximum cost), compared to a scenario with management action only seven years prior (&lt; 1% of the maximum cost). Moreover, we estimate that in the absence of management action, long-term losses would have accumulated to US$ 32.31 billion, or more than seven times the observed inaction cost. These results highlight the need for more timely management of invasive alien species—either pre-invasion, or as soon as possible after detection—by demonstrating how early investments rapidly reduce long-term economic impacts.","container-title":"Biological Invasions","DOI":"10.1007/s10530-022-02755-0","ISSN":"1387-3547, 1573-1464","journalAbbreviation":"Biol Invasions","language":"en","source":"DOI.org (Crossref)","title":"Managing biological invasions: the cost of inaction","title-short":"Managing biological invasions","URL":"https://link.springer.com/10.1007/s10530-022-02755-0","author":[{"family":"Ahmed","given":"Danish A."},{"family":"Hudgins","given":"Emma J."},{"family":"Cuthbert","given":"Ross N."},{"family":"Kourantidou","given":"Melina"},{"family":"Diagne","given":"Christophe"},{"family":"Haubrock","given":"Phillip J."},{"family":"Leung","given":"Brian"},{"family":"Liu","given":"Chunlong"},{"family":"Leroy","given":"Boris"},{"family":"Petrovskii","given":"Sergei"},{"family":"Beidas","given":"Ayah"},{"family":"Courchamp","given":"Franck"}],"accessed":{"date-parts":[["2022",3,23]]},"issued":{"date-parts":[["2022",3,18]]}}}],"schema":"https://github.com/citation-style-language/schema/raw/master/csl-citation.json"} </w:instrText>
      </w:r>
      <w:r w:rsidR="008D5598" w:rsidRPr="00247A13">
        <w:rPr>
          <w:rFonts w:cs="Times New Roman"/>
          <w:noProof w:val="0"/>
          <w:lang w:val="en-CA"/>
        </w:rPr>
        <w:fldChar w:fldCharType="separate"/>
      </w:r>
      <w:r w:rsidR="00EF4B00" w:rsidRPr="00EF4B00">
        <w:rPr>
          <w:rFonts w:cs="Times New Roman"/>
          <w:lang w:val="en-GB"/>
        </w:rPr>
        <w:t>(Smith et al. 1999; Rejmánek &amp; Pitcairn 2002; Simberloff et al. 2013; Ahmed et al. 2022)</w:t>
      </w:r>
      <w:r w:rsidR="008D5598" w:rsidRPr="00247A13">
        <w:rPr>
          <w:rFonts w:cs="Times New Roman"/>
          <w:noProof w:val="0"/>
          <w:lang w:val="en-CA"/>
        </w:rPr>
        <w:fldChar w:fldCharType="end"/>
      </w:r>
      <w:r w:rsidR="00946014" w:rsidRPr="00247A13">
        <w:rPr>
          <w:rFonts w:cs="Times New Roman"/>
          <w:noProof w:val="0"/>
          <w:lang w:val="en-CA"/>
        </w:rPr>
        <w:t>.</w:t>
      </w:r>
      <w:r w:rsidR="00E91B22" w:rsidRPr="00247A13">
        <w:rPr>
          <w:rFonts w:cs="Times New Roman"/>
          <w:noProof w:val="0"/>
          <w:lang w:val="en-CA"/>
        </w:rPr>
        <w:t xml:space="preserve"> </w:t>
      </w:r>
      <w:r w:rsidR="00015E76" w:rsidRPr="00247A13">
        <w:rPr>
          <w:rFonts w:cs="Times New Roman"/>
          <w:noProof w:val="0"/>
          <w:lang w:val="en-CA"/>
        </w:rPr>
        <w:t>P</w:t>
      </w:r>
      <w:r w:rsidR="00E91B22" w:rsidRPr="00247A13">
        <w:rPr>
          <w:rFonts w:cs="Times New Roman"/>
          <w:noProof w:val="0"/>
          <w:lang w:val="en-CA"/>
        </w:rPr>
        <w:t>roactive research, investigating the ecological threat potential of</w:t>
      </w:r>
      <w:r w:rsidR="000342D8" w:rsidRPr="00247A13">
        <w:rPr>
          <w:rFonts w:cs="Times New Roman"/>
          <w:noProof w:val="0"/>
          <w:lang w:val="en-CA"/>
        </w:rPr>
        <w:t xml:space="preserve"> </w:t>
      </w:r>
      <w:r w:rsidR="00DC32FB" w:rsidRPr="00247A13">
        <w:rPr>
          <w:rFonts w:cs="Times New Roman"/>
          <w:noProof w:val="0"/>
          <w:lang w:val="en-CA"/>
        </w:rPr>
        <w:t>non-native</w:t>
      </w:r>
      <w:r w:rsidR="00E91B22" w:rsidRPr="00247A13">
        <w:rPr>
          <w:rFonts w:cs="Times New Roman"/>
          <w:noProof w:val="0"/>
          <w:lang w:val="en-CA"/>
        </w:rPr>
        <w:t xml:space="preserve"> species in habitats where </w:t>
      </w:r>
      <w:r w:rsidR="0046332C" w:rsidRPr="00247A13">
        <w:rPr>
          <w:rFonts w:cs="Times New Roman"/>
          <w:noProof w:val="0"/>
          <w:lang w:val="en-CA"/>
        </w:rPr>
        <w:t>they are</w:t>
      </w:r>
      <w:r w:rsidR="00E91B22" w:rsidRPr="00247A13">
        <w:rPr>
          <w:rFonts w:cs="Times New Roman"/>
          <w:noProof w:val="0"/>
          <w:lang w:val="en-CA"/>
        </w:rPr>
        <w:t xml:space="preserve"> not yet </w:t>
      </w:r>
      <w:r w:rsidR="00D91A01">
        <w:rPr>
          <w:rFonts w:cs="Times New Roman"/>
          <w:noProof w:val="0"/>
          <w:lang w:val="en-CA"/>
        </w:rPr>
        <w:t xml:space="preserve">established, </w:t>
      </w:r>
      <w:r w:rsidR="00015E76" w:rsidRPr="00247A13">
        <w:rPr>
          <w:rFonts w:cs="Times New Roman"/>
          <w:noProof w:val="0"/>
          <w:lang w:val="en-CA"/>
        </w:rPr>
        <w:t>may</w:t>
      </w:r>
      <w:r w:rsidR="00E91B22" w:rsidRPr="00247A13">
        <w:rPr>
          <w:rFonts w:cs="Times New Roman"/>
          <w:noProof w:val="0"/>
          <w:lang w:val="en-CA"/>
        </w:rPr>
        <w:t xml:space="preserve"> more likely lead to</w:t>
      </w:r>
      <w:r w:rsidR="000A0FD1" w:rsidRPr="00247A13">
        <w:rPr>
          <w:rFonts w:cs="Times New Roman"/>
          <w:noProof w:val="0"/>
          <w:lang w:val="en-CA"/>
        </w:rPr>
        <w:t xml:space="preserve"> </w:t>
      </w:r>
      <w:r w:rsidR="00866188" w:rsidRPr="00247A13">
        <w:rPr>
          <w:rFonts w:cs="Times New Roman"/>
          <w:noProof w:val="0"/>
          <w:lang w:val="en-CA"/>
        </w:rPr>
        <w:t xml:space="preserve">successful </w:t>
      </w:r>
      <w:r w:rsidR="001E50E6" w:rsidRPr="00247A13">
        <w:rPr>
          <w:rFonts w:cs="Times New Roman"/>
          <w:noProof w:val="0"/>
          <w:lang w:val="en-CA"/>
        </w:rPr>
        <w:t>management</w:t>
      </w:r>
      <w:r w:rsidR="00E91B22" w:rsidRPr="00247A13">
        <w:rPr>
          <w:rFonts w:cs="Times New Roman"/>
          <w:noProof w:val="0"/>
          <w:lang w:val="en-CA"/>
        </w:rPr>
        <w:t xml:space="preserve"> </w:t>
      </w:r>
      <w:r w:rsidR="00866188" w:rsidRPr="00247A13">
        <w:rPr>
          <w:rFonts w:cs="Times New Roman"/>
          <w:noProof w:val="0"/>
          <w:lang w:val="en-CA"/>
        </w:rPr>
        <w:t>outcomes</w:t>
      </w:r>
      <w:r w:rsidR="00A73AD3" w:rsidRPr="00247A13">
        <w:rPr>
          <w:rFonts w:cs="Times New Roman"/>
          <w:noProof w:val="0"/>
          <w:lang w:val="en-CA"/>
        </w:rPr>
        <w:t xml:space="preserve"> </w:t>
      </w:r>
      <w:r w:rsidR="00A73AD3" w:rsidRPr="00247A13">
        <w:rPr>
          <w:rFonts w:cs="Times New Roman"/>
          <w:noProof w:val="0"/>
          <w:lang w:val="en-CA"/>
        </w:rPr>
        <w:fldChar w:fldCharType="begin"/>
      </w:r>
      <w:r w:rsidR="00BE772F">
        <w:rPr>
          <w:rFonts w:cs="Times New Roman"/>
          <w:noProof w:val="0"/>
          <w:lang w:val="en-CA"/>
        </w:rPr>
        <w:instrText xml:space="preserve"> ADDIN ZOTERO_ITEM CSL_CITATION {"citationID":"7jBWOWgr","properties":{"formattedCitation":"(Hobbs et al. 2009)","plainCitation":"(Hobbs et al. 2009)","noteIndex":0},"citationItems":[{"id":"4LsnhJz1/cLg3ijgN","uris":["http://zotero.org/users/6112721/items/VFF8ZNSU"],"itemData":{"id":330,"type":"article-journal","title":"Novel ecosystems: implications for conservation and restoration","container-title":"Trends in Ecology &amp; Evolution","page":"599-605","volume":"24","issue":"11","source":"DOI.org (Crossref)","DOI":"10.1016/j.tree.2009.05.012","ISSN":"01695347","title-short":"Novel ecosystems","journalAbbreviation":"Trends in Ecology &amp; Evolution","language":"en","author":[{"family":"Hobbs","given":"Richard J."},{"family":"Higgs","given":"Eric"},{"family":"Harris","given":"James A."}],"issued":{"date-parts":[["2009",11]]}}}],"schema":"https://github.com/citation-style-language/schema/raw/master/csl-citation.json"} </w:instrText>
      </w:r>
      <w:r w:rsidR="00A73AD3" w:rsidRPr="00247A13">
        <w:rPr>
          <w:rFonts w:cs="Times New Roman"/>
          <w:noProof w:val="0"/>
          <w:lang w:val="en-CA"/>
        </w:rPr>
        <w:fldChar w:fldCharType="separate"/>
      </w:r>
      <w:r w:rsidR="007E2489">
        <w:rPr>
          <w:rFonts w:cs="Times New Roman"/>
          <w:noProof w:val="0"/>
          <w:lang w:val="en-CA"/>
        </w:rPr>
        <w:t>(Hobbs et al. 2009)</w:t>
      </w:r>
      <w:r w:rsidR="00A73AD3" w:rsidRPr="00247A13">
        <w:rPr>
          <w:rFonts w:cs="Times New Roman"/>
          <w:noProof w:val="0"/>
          <w:lang w:val="en-CA"/>
        </w:rPr>
        <w:fldChar w:fldCharType="end"/>
      </w:r>
      <w:r w:rsidR="00A73AD3" w:rsidRPr="00247A13">
        <w:rPr>
          <w:rFonts w:cs="Times New Roman"/>
          <w:noProof w:val="0"/>
          <w:lang w:val="en-CA"/>
        </w:rPr>
        <w:t>.</w:t>
      </w:r>
      <w:r w:rsidR="00B05FD0" w:rsidRPr="00247A13">
        <w:rPr>
          <w:rFonts w:cs="Times New Roman"/>
          <w:noProof w:val="0"/>
          <w:lang w:val="en-CA"/>
        </w:rPr>
        <w:t xml:space="preserve"> </w:t>
      </w:r>
      <w:r w:rsidR="009A4100" w:rsidRPr="00247A13">
        <w:rPr>
          <w:rFonts w:cs="Times New Roman"/>
          <w:noProof w:val="0"/>
          <w:lang w:val="en-CA"/>
        </w:rPr>
        <w:t>W</w:t>
      </w:r>
      <w:r w:rsidR="00B05FD0" w:rsidRPr="00247A13">
        <w:rPr>
          <w:rFonts w:cs="Times New Roman"/>
          <w:noProof w:val="0"/>
          <w:lang w:val="en-CA"/>
        </w:rPr>
        <w:t xml:space="preserve">e examine </w:t>
      </w:r>
      <w:r w:rsidR="0070228B" w:rsidRPr="00247A13">
        <w:rPr>
          <w:rFonts w:cs="Times New Roman"/>
          <w:noProof w:val="0"/>
          <w:lang w:val="en-CA"/>
        </w:rPr>
        <w:t xml:space="preserve">the threat of </w:t>
      </w:r>
      <w:r w:rsidR="00792494" w:rsidRPr="00247A13">
        <w:rPr>
          <w:rFonts w:cs="Times New Roman"/>
          <w:noProof w:val="0"/>
          <w:lang w:val="en-CA"/>
        </w:rPr>
        <w:t>two potential</w:t>
      </w:r>
      <w:r w:rsidR="00D41E1F" w:rsidRPr="00247A13">
        <w:rPr>
          <w:rFonts w:cs="Times New Roman"/>
          <w:noProof w:val="0"/>
          <w:lang w:val="en-CA"/>
        </w:rPr>
        <w:t xml:space="preserve"> </w:t>
      </w:r>
      <w:r w:rsidR="00792494" w:rsidRPr="00247A13">
        <w:rPr>
          <w:rFonts w:cs="Times New Roman"/>
          <w:noProof w:val="0"/>
          <w:lang w:val="en-CA"/>
        </w:rPr>
        <w:t>invaders to tidal marsh ecosystems in the Pacific Northwest</w:t>
      </w:r>
      <w:r w:rsidR="0046332C" w:rsidRPr="00247A13">
        <w:rPr>
          <w:rFonts w:cs="Times New Roman"/>
          <w:noProof w:val="0"/>
          <w:lang w:val="en-CA"/>
        </w:rPr>
        <w:t>,</w:t>
      </w:r>
      <w:r w:rsidR="00792494" w:rsidRPr="00247A13">
        <w:rPr>
          <w:rFonts w:cs="Times New Roman"/>
          <w:noProof w:val="0"/>
          <w:lang w:val="en-CA"/>
        </w:rPr>
        <w:t xml:space="preserve"> narrow-leaved cattail (</w:t>
      </w:r>
      <w:r w:rsidR="00792494" w:rsidRPr="00247A13">
        <w:rPr>
          <w:rFonts w:cs="Times New Roman"/>
          <w:i/>
          <w:noProof w:val="0"/>
          <w:lang w:val="en-CA"/>
        </w:rPr>
        <w:t xml:space="preserve">Typha angustifolia </w:t>
      </w:r>
      <w:r w:rsidR="00792494" w:rsidRPr="00247A13">
        <w:rPr>
          <w:rFonts w:cs="Times New Roman"/>
          <w:noProof w:val="0"/>
          <w:lang w:val="en-CA"/>
        </w:rPr>
        <w:t>L.), and hybrid cattail (</w:t>
      </w:r>
      <w:r w:rsidR="00792494" w:rsidRPr="00247A13">
        <w:rPr>
          <w:rFonts w:cs="Times New Roman"/>
          <w:i/>
          <w:noProof w:val="0"/>
          <w:lang w:val="en-CA"/>
        </w:rPr>
        <w:t>Typha</w:t>
      </w:r>
      <w:del w:id="18" w:author="Daniel Stewart" w:date="2022-02-11T15:52:00Z">
        <w:r w:rsidR="00792494" w:rsidRPr="00247A13" w:rsidDel="001D2D68">
          <w:rPr>
            <w:rFonts w:cs="Times New Roman"/>
            <w:i/>
            <w:noProof w:val="0"/>
            <w:lang w:val="en-CA"/>
          </w:rPr>
          <w:delText xml:space="preserve"> x </w:delText>
        </w:r>
      </w:del>
      <w:ins w:id="19" w:author="Daniel Stewart" w:date="2022-02-11T15:52:00Z">
        <w:r w:rsidR="001D2D68">
          <w:rPr>
            <w:rFonts w:cs="Times New Roman"/>
            <w:i/>
            <w:noProof w:val="0"/>
            <w:lang w:val="en-CA"/>
          </w:rPr>
          <w:t xml:space="preserve"> × </w:t>
        </w:r>
      </w:ins>
      <w:r w:rsidR="00792494" w:rsidRPr="00247A13">
        <w:rPr>
          <w:rFonts w:cs="Times New Roman"/>
          <w:i/>
          <w:noProof w:val="0"/>
          <w:lang w:val="en-CA"/>
        </w:rPr>
        <w:t xml:space="preserve">glauca </w:t>
      </w:r>
      <w:proofErr w:type="spellStart"/>
      <w:r w:rsidR="00792494" w:rsidRPr="00247A13">
        <w:rPr>
          <w:rFonts w:cs="Times New Roman"/>
          <w:noProof w:val="0"/>
          <w:lang w:val="en-CA"/>
        </w:rPr>
        <w:t>Godr</w:t>
      </w:r>
      <w:proofErr w:type="spellEnd"/>
      <w:r w:rsidR="00792494" w:rsidRPr="00247A13">
        <w:rPr>
          <w:rFonts w:cs="Times New Roman"/>
          <w:noProof w:val="0"/>
          <w:lang w:val="en-CA"/>
        </w:rPr>
        <w:t>.),</w:t>
      </w:r>
      <w:r w:rsidR="00F62AB1" w:rsidRPr="00247A13">
        <w:rPr>
          <w:rFonts w:cs="Times New Roman"/>
          <w:noProof w:val="0"/>
          <w:lang w:val="en-CA"/>
        </w:rPr>
        <w:t xml:space="preserve"> </w:t>
      </w:r>
      <w:r w:rsidR="00D35DDD" w:rsidRPr="00247A13">
        <w:rPr>
          <w:rFonts w:cs="Times New Roman"/>
          <w:noProof w:val="0"/>
          <w:lang w:val="en-CA"/>
        </w:rPr>
        <w:t xml:space="preserve">to understand </w:t>
      </w:r>
      <w:r w:rsidR="005570AC" w:rsidRPr="00247A13">
        <w:rPr>
          <w:rFonts w:cs="Times New Roman"/>
          <w:noProof w:val="0"/>
          <w:lang w:val="en-CA"/>
        </w:rPr>
        <w:t>their</w:t>
      </w:r>
      <w:r w:rsidR="00D35DDD" w:rsidRPr="00247A13">
        <w:rPr>
          <w:rFonts w:cs="Times New Roman"/>
          <w:noProof w:val="0"/>
          <w:lang w:val="en-CA"/>
        </w:rPr>
        <w:t xml:space="preserve"> current distribution and future risk</w:t>
      </w:r>
      <w:r w:rsidR="009A4100" w:rsidRPr="00247A13">
        <w:rPr>
          <w:rFonts w:cs="Times New Roman"/>
          <w:noProof w:val="0"/>
          <w:lang w:val="en-CA"/>
        </w:rPr>
        <w:t xml:space="preserve"> of expansion</w:t>
      </w:r>
      <w:r w:rsidR="00F62AB1" w:rsidRPr="00247A13">
        <w:rPr>
          <w:rFonts w:cs="Times New Roman"/>
          <w:noProof w:val="0"/>
          <w:lang w:val="en-CA"/>
        </w:rPr>
        <w:t xml:space="preserve">. </w:t>
      </w:r>
      <w:r w:rsidR="0046203A" w:rsidRPr="00247A13">
        <w:rPr>
          <w:rFonts w:cs="Times New Roman"/>
          <w:noProof w:val="0"/>
          <w:lang w:val="en-CA"/>
        </w:rPr>
        <w:t xml:space="preserve">Recent assessments </w:t>
      </w:r>
      <w:del w:id="20" w:author="Daniel Stewart" w:date="2022-03-17T11:35:00Z">
        <w:r w:rsidR="0046203A" w:rsidRPr="00247A13" w:rsidDel="00487DFF">
          <w:rPr>
            <w:rFonts w:cs="Times New Roman"/>
            <w:noProof w:val="0"/>
            <w:lang w:val="en-CA"/>
          </w:rPr>
          <w:delText xml:space="preserve">indicate </w:delText>
        </w:r>
      </w:del>
      <w:ins w:id="21" w:author="Daniel Stewart" w:date="2022-03-17T11:35:00Z">
        <w:r w:rsidR="0046203A">
          <w:rPr>
            <w:rFonts w:cs="Times New Roman"/>
            <w:noProof w:val="0"/>
            <w:lang w:val="en-CA"/>
          </w:rPr>
          <w:t>suggest</w:t>
        </w:r>
        <w:r w:rsidR="0046203A" w:rsidRPr="00247A13">
          <w:rPr>
            <w:rFonts w:cs="Times New Roman"/>
            <w:noProof w:val="0"/>
            <w:lang w:val="en-CA"/>
          </w:rPr>
          <w:t xml:space="preserve"> </w:t>
        </w:r>
      </w:ins>
      <w:r w:rsidR="0046203A" w:rsidRPr="00247A13">
        <w:rPr>
          <w:rFonts w:cs="Times New Roman"/>
          <w:i/>
          <w:noProof w:val="0"/>
          <w:lang w:val="en-CA"/>
        </w:rPr>
        <w:t>T. angustifolia</w:t>
      </w:r>
      <w:r w:rsidR="0046203A" w:rsidRPr="00247A13">
        <w:rPr>
          <w:rFonts w:cs="Times New Roman"/>
          <w:noProof w:val="0"/>
          <w:lang w:val="en-CA"/>
        </w:rPr>
        <w:t xml:space="preserve"> was likely introduced to North America from Europe </w:t>
      </w:r>
      <w:r w:rsidR="0046203A" w:rsidRPr="00247A13">
        <w:rPr>
          <w:rFonts w:cs="Times New Roman"/>
          <w:noProof w:val="0"/>
          <w:lang w:val="en-CA"/>
        </w:rPr>
        <w:fldChar w:fldCharType="begin"/>
      </w:r>
      <w:r w:rsidR="0046203A">
        <w:rPr>
          <w:rFonts w:cs="Times New Roman"/>
          <w:noProof w:val="0"/>
          <w:lang w:val="en-CA"/>
        </w:rPr>
        <w:instrText xml:space="preserve"> ADDIN ZOTERO_ITEM CSL_CITATION {"citationID":"QJYyUOPe","properties":{"formattedCitation":"(Ciotir et al. 2013; Ciotir &amp; Freeland 2016)","plainCitation":"(Ciotir et al. 2013; Ciotir &amp; Freeland 2016)","noteIndex":0},"citationItems":[{"id":"4LsnhJz1/sIB1lgYK","uris":["http://zotero.org/users/6112721/items/IUHN4LJ9"],"itemData":{"id":281,"type":"article-journal","title":"Intercontinental dispersal of Typha angustifolia and T. latifolia between Europe and North America has implications for Typha invasions","container-title":"Biological Invasions","page":"1377-1390","volume":"15","issue":"6","source":"DOI.org (Crossref)","DOI":"10.1007/s10530-012-0377-8","ISSN":"1387-3547, 1573-1464","journalAbbreviation":"Biol Invasions","language":"en","author":[{"family":"Ciotir","given":"Claudia"},{"family":"Kirk","given":"Heather"},{"family":"Row","given":"Jeffrey R."},{"family":"Freeland","given":"Joanna R."}],"issued":{"date-parts":[["2013",6]]}}},{"id":"4LsnhJz1/PGkFBNhL","uris":["http://zotero.org/users/6112721/items/TYXM8ANT"],"itemData":{"id":282,"type":"article-journal","title":"Cryptic intercontinental dispersal, commercial retailers, and the genetic diversity of native and non-native cattails (Typha spp.) in North America","container-title":"Hydrobiologia","page":"137-150","volume":"768","issue":"1","source":"DOI.org (Crossref)","abstract":"Although cattails (Typha spp.) are important components of wetlands around the world, the three most widespread species (T. angustifolia, T. domingensis, T. latifolia) are becoming increasingly dominant. We used global phylogenetic and phylogeographic assessments to test the hypotheses that each species has experienced multiple introductions of divergent lineages into North America and that commercial retailers are aiding long-distance dispersal. Our analyses identiﬁed T. angustifolia as a paraphyletic species with a highly divergent lineage. We found evidence for at least one introduced T. angustifolia lineage in wild populations and garden centres of North America. Although potentially complicated by incomplete lineage sorting, our data suggest dispersal of T. domingensis between Europe and Australia, and further investigation should assess a possible introduction of a non-native T. domingensis lineage into North America.","DOI":"10.1007/s10750-015-2538-0","ISSN":"0018-8158, 1573-5117","journalAbbreviation":"Hydrobiologia","language":"en","author":[{"family":"Ciotir","given":"Claudia"},{"family":"Freeland","given":"Joanna"}],"issued":{"date-parts":[["2016",3]]}}}],"schema":"https://github.com/citation-style-language/schema/raw/master/csl-citation.json"} </w:instrText>
      </w:r>
      <w:r w:rsidR="0046203A" w:rsidRPr="00247A13">
        <w:rPr>
          <w:rFonts w:cs="Times New Roman"/>
          <w:noProof w:val="0"/>
          <w:lang w:val="en-CA"/>
        </w:rPr>
        <w:fldChar w:fldCharType="separate"/>
      </w:r>
      <w:r w:rsidR="0046203A">
        <w:rPr>
          <w:rFonts w:cs="Times New Roman"/>
        </w:rPr>
        <w:t>(Ciotir et al. 2013; Ciotir &amp; Freeland 2016)</w:t>
      </w:r>
      <w:r w:rsidR="0046203A" w:rsidRPr="00247A13">
        <w:rPr>
          <w:rFonts w:cs="Times New Roman"/>
          <w:noProof w:val="0"/>
          <w:lang w:val="en-CA"/>
        </w:rPr>
        <w:fldChar w:fldCharType="end"/>
      </w:r>
      <w:r w:rsidR="0046203A" w:rsidRPr="00247A13">
        <w:rPr>
          <w:rFonts w:cs="Times New Roman"/>
          <w:noProof w:val="0"/>
          <w:lang w:val="en-CA"/>
        </w:rPr>
        <w:t xml:space="preserve">, though it has been present on the </w:t>
      </w:r>
      <w:ins w:id="22" w:author="Daniel Stewart" w:date="2022-03-17T13:39:00Z">
        <w:r w:rsidR="0046203A">
          <w:rPr>
            <w:rFonts w:cs="Times New Roman"/>
            <w:noProof w:val="0"/>
            <w:lang w:val="en-CA"/>
          </w:rPr>
          <w:t>A</w:t>
        </w:r>
      </w:ins>
      <w:ins w:id="23" w:author="Daniel Stewart" w:date="2022-03-17T13:40:00Z">
        <w:r w:rsidR="0046203A">
          <w:rPr>
            <w:rFonts w:cs="Times New Roman"/>
            <w:noProof w:val="0"/>
            <w:lang w:val="en-CA"/>
          </w:rPr>
          <w:t>t</w:t>
        </w:r>
      </w:ins>
      <w:ins w:id="24" w:author="Daniel Stewart" w:date="2022-03-17T13:39:00Z">
        <w:r w:rsidR="0046203A">
          <w:rPr>
            <w:rFonts w:cs="Times New Roman"/>
            <w:noProof w:val="0"/>
            <w:lang w:val="en-CA"/>
          </w:rPr>
          <w:t>lantic</w:t>
        </w:r>
      </w:ins>
      <w:del w:id="25" w:author="Daniel Stewart" w:date="2022-03-17T13:39:00Z">
        <w:r w:rsidR="0046203A" w:rsidRPr="00247A13" w:rsidDel="007C5397">
          <w:rPr>
            <w:rFonts w:cs="Times New Roman"/>
            <w:noProof w:val="0"/>
            <w:lang w:val="en-CA"/>
          </w:rPr>
          <w:delText>east</w:delText>
        </w:r>
      </w:del>
      <w:r w:rsidR="0046203A" w:rsidRPr="00247A13">
        <w:rPr>
          <w:rFonts w:cs="Times New Roman"/>
          <w:noProof w:val="0"/>
          <w:lang w:val="en-CA"/>
        </w:rPr>
        <w:t xml:space="preserve"> </w:t>
      </w:r>
      <w:r w:rsidR="0046203A">
        <w:t>C</w:t>
      </w:r>
      <w:r w:rsidR="0046203A" w:rsidRPr="00247A13">
        <w:rPr>
          <w:rFonts w:cs="Times New Roman"/>
          <w:noProof w:val="0"/>
          <w:lang w:val="en-CA"/>
        </w:rPr>
        <w:t>oast since at least the early 19</w:t>
      </w:r>
      <w:r w:rsidR="0046203A" w:rsidRPr="00247A13">
        <w:rPr>
          <w:rFonts w:cs="Times New Roman"/>
          <w:noProof w:val="0"/>
          <w:vertAlign w:val="superscript"/>
          <w:lang w:val="en-CA"/>
        </w:rPr>
        <w:t>th</w:t>
      </w:r>
      <w:r w:rsidR="0046203A" w:rsidRPr="00247A13">
        <w:rPr>
          <w:rFonts w:cs="Times New Roman"/>
          <w:noProof w:val="0"/>
          <w:lang w:val="en-CA"/>
        </w:rPr>
        <w:t xml:space="preserve"> century </w:t>
      </w:r>
      <w:r w:rsidR="0046203A">
        <w:rPr>
          <w:rFonts w:cs="Times New Roman"/>
        </w:rPr>
        <w:fldChar w:fldCharType="begin"/>
      </w:r>
      <w:r w:rsidR="0046203A">
        <w:rPr>
          <w:rFonts w:cs="Times New Roman"/>
        </w:rPr>
        <w:instrText xml:space="preserve"> ADDIN ZOTERO_ITEM CSL_CITATION {"citationID":"GPm6KUk7","properties":{"formattedCitation":"(Shih &amp; Finkelstein 2008)","plainCitation":"(Shih &amp; Finkelstein 2008)","noteIndex":0},"citationItems":[{"id":"4LsnhJz1/bRnHRCUR","uris":["http://zotero.org/users/6112721/items/L9H7EL9M"],"itemData":{"id":389,"type":"article-journal","abstract":"Typha species are increasingly considered invasive weeds in wetlands of eastern North America. Typha angustifolia and T. x glauca are often seen as more invasive than T. latifolia, but there are few comparative biogeographic data on these three species. We examined 1,127 Typha specimens archived in major herbaria to map changes in the distributions of these species since the late-19th century. We also analyzed pollen records from the North American Pollen Database (NAPD) to examine longerterm trends in abundance of each Typha species. Proportion curves comparing the relative spread of T. angustifolia and T. latifolia reveal a period of enhanced range increase in T. angustifolia in the early to mid-20th century. From the mid-20th century onwards, the two species increased at the same rate. The relatively higher rate of spread in T. angustifolia levels off after 1930 in the more coastal region of New England, but does not stop increasing inland and in more northern regions such as Ontario until after 1970. Pollen data suggest that 80% of relevant sites in the North American Pollen Database showed an increase in the abundance of one or both Typha species over the past 1,000 years. However, there was no significantly greater increase in one type of pollen compared to the other. Typha-type pollen grains in the form of tetrads and monads are recorded in the database throughout the Holocene and late Pleistocene; however, few studies analyzed the morphology of the pollen grains sufficiently to allow for positive identification of T. angustifolia. In the few recent records that made those measurements, small numbers of pre-settlement incidences of T. angustifolia and T. x glauca are recorded. Pollen and herbarium data suggest that T. angustifolia may have been present in North America prior to European settlement, but was not widespread. Herbarium data confirm that the range increase has been considerably larger in T. angustifolia than in T. latifolia since 1880, but both Typha species have been increasing at the same rate for the past several decades, and both will continue to display invasive tendencies in disturbed wetlands.","container-title":"Wetlands","DOI":"10.1672/07-40.1","ISSN":"0277-5212, 1943-6246","issue":"1","journalAbbreviation":"Wetlands","language":"en","page":"1-16","source":"DOI.org (Crossref)","title":"Range dynamics and invasive tendencies in Typha latifolia and Typha angustifolia in eastern North America derived from herbarium and pollen records","volume":"28","author":[{"family":"Shih","given":"Jessica G."},{"family":"Finkelstein","given":"Sarah A."}],"issued":{"date-parts":[["2008",3]]}}}],"schema":"https://github.com/citation-style-language/schema/raw/master/csl-citation.json"} </w:instrText>
      </w:r>
      <w:r w:rsidR="0046203A">
        <w:rPr>
          <w:rFonts w:cs="Times New Roman"/>
        </w:rPr>
        <w:fldChar w:fldCharType="separate"/>
      </w:r>
      <w:r w:rsidR="0046203A">
        <w:rPr>
          <w:rFonts w:cs="Times New Roman"/>
        </w:rPr>
        <w:t>(Shih &amp; Finkelstein 2008)</w:t>
      </w:r>
      <w:r w:rsidR="0046203A">
        <w:rPr>
          <w:rFonts w:cs="Times New Roman"/>
        </w:rPr>
        <w:fldChar w:fldCharType="end"/>
      </w:r>
      <w:r w:rsidR="0046203A" w:rsidRPr="00247A13">
        <w:rPr>
          <w:rFonts w:cs="Times New Roman"/>
          <w:noProof w:val="0"/>
          <w:lang w:val="en-CA"/>
        </w:rPr>
        <w:t xml:space="preserve">. Concurrent with its </w:t>
      </w:r>
      <w:ins w:id="26" w:author="Daniel Stewart" w:date="2022-03-17T11:41:00Z">
        <w:r w:rsidR="0046203A">
          <w:rPr>
            <w:rFonts w:cs="Times New Roman"/>
            <w:noProof w:val="0"/>
            <w:lang w:val="en-CA"/>
          </w:rPr>
          <w:t xml:space="preserve">continental </w:t>
        </w:r>
      </w:ins>
      <w:r w:rsidR="0046203A" w:rsidRPr="00247A13">
        <w:rPr>
          <w:rFonts w:cs="Times New Roman"/>
          <w:noProof w:val="0"/>
          <w:lang w:val="en-CA"/>
        </w:rPr>
        <w:t xml:space="preserve">establishment was the emergence of hybrid </w:t>
      </w:r>
      <w:r w:rsidR="0046203A" w:rsidRPr="00247A13">
        <w:rPr>
          <w:rFonts w:cs="Times New Roman"/>
          <w:i/>
          <w:noProof w:val="0"/>
          <w:lang w:val="en-CA"/>
        </w:rPr>
        <w:t>T.</w:t>
      </w:r>
      <w:del w:id="27" w:author="Daniel Stewart" w:date="2022-02-11T15:52:00Z">
        <w:r w:rsidR="0046203A" w:rsidRPr="00247A13" w:rsidDel="001D2D68">
          <w:rPr>
            <w:rFonts w:cs="Times New Roman"/>
            <w:i/>
            <w:noProof w:val="0"/>
            <w:lang w:val="en-CA"/>
          </w:rPr>
          <w:delText xml:space="preserve"> </w:delText>
        </w:r>
        <w:r w:rsidR="0046203A" w:rsidRPr="00247A13" w:rsidDel="001D2D68">
          <w:rPr>
            <w:rFonts w:cs="Times New Roman"/>
            <w:noProof w:val="0"/>
            <w:lang w:val="en-CA"/>
          </w:rPr>
          <w:delText>x</w:delText>
        </w:r>
        <w:r w:rsidR="0046203A" w:rsidRPr="00247A13" w:rsidDel="001D2D68">
          <w:rPr>
            <w:rFonts w:cs="Times New Roman"/>
            <w:i/>
            <w:noProof w:val="0"/>
            <w:lang w:val="en-CA"/>
          </w:rPr>
          <w:delText xml:space="preserve"> </w:delText>
        </w:r>
      </w:del>
      <w:ins w:id="28" w:author="Daniel Stewart" w:date="2022-02-11T15:52:00Z">
        <w:r w:rsidR="0046203A">
          <w:rPr>
            <w:rFonts w:cs="Times New Roman"/>
            <w:i/>
            <w:noProof w:val="0"/>
            <w:lang w:val="en-CA"/>
          </w:rPr>
          <w:t xml:space="preserve"> × </w:t>
        </w:r>
      </w:ins>
      <w:r w:rsidR="0046203A" w:rsidRPr="00247A13">
        <w:rPr>
          <w:rFonts w:cs="Times New Roman"/>
          <w:i/>
          <w:noProof w:val="0"/>
          <w:lang w:val="en-CA"/>
        </w:rPr>
        <w:t>glauca</w:t>
      </w:r>
      <w:r w:rsidR="0046203A" w:rsidRPr="00247A13">
        <w:rPr>
          <w:rFonts w:cs="Times New Roman"/>
          <w:noProof w:val="0"/>
          <w:lang w:val="en-CA"/>
        </w:rPr>
        <w:t xml:space="preserve">, the offspring of </w:t>
      </w:r>
      <w:r w:rsidR="0046203A" w:rsidRPr="00247A13">
        <w:rPr>
          <w:rFonts w:cs="Times New Roman"/>
          <w:i/>
          <w:noProof w:val="0"/>
          <w:lang w:val="en-CA"/>
        </w:rPr>
        <w:t>T. angustifolia</w:t>
      </w:r>
      <w:r w:rsidR="0046203A" w:rsidRPr="00247A13">
        <w:rPr>
          <w:rFonts w:cs="Times New Roman"/>
          <w:noProof w:val="0"/>
          <w:lang w:val="en-CA"/>
        </w:rPr>
        <w:t xml:space="preserve"> and native</w:t>
      </w:r>
      <w:r w:rsidR="00165CEE">
        <w:rPr>
          <w:rFonts w:cs="Times New Roman"/>
          <w:i/>
          <w:noProof w:val="0"/>
          <w:lang w:val="en-CA"/>
        </w:rPr>
        <w:t xml:space="preserve"> </w:t>
      </w:r>
      <w:r w:rsidR="00165CEE">
        <w:rPr>
          <w:rFonts w:cs="Times New Roman"/>
          <w:iCs/>
          <w:noProof w:val="0"/>
          <w:lang w:val="en-CA"/>
        </w:rPr>
        <w:t>broad-leaved cattail (</w:t>
      </w:r>
      <w:r w:rsidR="0046203A" w:rsidRPr="00247A13">
        <w:rPr>
          <w:rFonts w:cs="Times New Roman"/>
          <w:i/>
          <w:noProof w:val="0"/>
          <w:lang w:val="en-CA"/>
        </w:rPr>
        <w:t>T. latifolia</w:t>
      </w:r>
      <w:r w:rsidR="00165CEE" w:rsidRPr="00165CEE">
        <w:rPr>
          <w:rFonts w:cs="Times New Roman"/>
          <w:iCs/>
          <w:noProof w:val="0"/>
          <w:lang w:val="en-CA"/>
        </w:rPr>
        <w:t>;</w:t>
      </w:r>
      <w:r w:rsidR="0046203A" w:rsidRPr="00247A13">
        <w:rPr>
          <w:rFonts w:cs="Times New Roman"/>
          <w:noProof w:val="0"/>
          <w:lang w:val="en-CA"/>
        </w:rPr>
        <w:t xml:space="preserve"> </w:t>
      </w:r>
      <w:r w:rsidR="0046203A" w:rsidRPr="00247A13">
        <w:rPr>
          <w:rFonts w:cs="Times New Roman"/>
          <w:noProof w:val="0"/>
          <w:lang w:val="en-CA"/>
        </w:rPr>
        <w:fldChar w:fldCharType="begin"/>
      </w:r>
      <w:r w:rsidR="0046203A">
        <w:rPr>
          <w:rFonts w:cs="Times New Roman"/>
          <w:noProof w:val="0"/>
          <w:lang w:val="en-CA"/>
        </w:rPr>
        <w:instrText xml:space="preserve"> ADDIN ZOTERO_ITEM CSL_CITATION {"citationID":"rib6plkq","properties":{"formattedCitation":"(Kuehn &amp; White 1999; Ball &amp; Freeland 2013)","plainCitation":"(Kuehn &amp; White 1999; Ball &amp; Freeland 2013)","dontUpdate":true,"noteIndex":0},"citationItems":[{"id":"4LsnhJz1/mRUVVVfT","uris":["http://zotero.org/users/6112721/items/P2643SAS"],"itemData":{"id":347,"type":"article-journal","title":"Morphological analysis of genetically identified cattails &lt;i&gt;Typha latifolia&lt;/i&gt; , &lt;i&gt;Typha angustifolia&lt;/i&gt; , and &lt;i&gt;Typha ×glauca&lt;/i&gt;","container-title":"Canadian Journal of Botany","page":"906-912","volume":"77","issue":"6","source":"DOI.org (Crossref)","abstract":"Hybridization between the cattail species Typha latifolia L. and Typha angustifolia L. is frequent throughout northeastern and central North America. While studies are required to elucidate the ecological role of interspecific hybrids, morphological intergradation of the hybrids and parental species limits accurate identification. Although species-specific molecular markers have been developed, some researchers do not have the resources necessary for molecular analysis. Consequently, this study used genetically identified specimens of T. latifolia, T. angustifolia, and their hybrid Typha ×glauca Godr. to discriminate sound taxonomic characters for morphological identification. Leaf width, spike gap, spike width, and spike length were measured for 153 specimens of cattails from Massachusetts, Ontario, Quebec, and Manitoba. In addition, stigma width was measured using a compound microscope. Morphological data were used in discriminant analysis; approximately 90% of the classifications derived by discriminant analysis corresponded to the genetic identity. Discriminant analysis using stigma width, spike length, spike interval and leaf width provided accurate identification for 28 of 31 T. angustifolia specimens, 38 of 41 T. ×glauca specimens, and 20 of 25 T. latifolia specimens. Thus, discriminant analysis of morphological characters can be used to distinguish the hybrid cattail from the parental species with reasonable confidence when molecular resources are not available.","DOI":"10.1139/b99-037","ISSN":"0008-4026","journalAbbreviation":"Can. J. Bot.","language":"en","author":[{"family":"Kuehn","given":"Monica Marcinko"},{"family":"White","given":"Bradley N"}],"issued":{"date-parts":[["1999",10,30]]}}},{"id":257,"uris":["http://zotero.org/users/6112721/items/MMIC434P"],"itemData":{"id":257,"type":"article-journal","abstract":"Cattails (Typha spp.) in northeastern North American wetlands are increasingly dominant, partly because of hybridization between Typha latifolia and Typha angustifolia which results in the widespread and successful hybrid T. × glauca. Both parental species are protogynous, and previous studies have shown that T. angustifolia ﬂowers earlier than T. latifolia. Nevertheless, experimental studies have shown that hybridization is overwhelmingly asymmetric, involving T. angustifolia female ﬂowers and T. latifolia pollen which should have minimal overlap in the times at which they are produced. In this study we surveyed two Typha stands in eastern North America, and at both sites found substantial overlap in the times at which the parental species and the hybrids shed pollen and presumably are receptive to fertilization; this means that ﬂowering time is not a prezygotic barrier to either the formation of hybrids or their subsequent backcrossing to parental species. Consistent with experimental studies, all hybrids had T. angustifolia as their maternal parent. Our results suggest that reproductive barriers between Typha spp. are evolving.","container-title":"Aquatic Botany","DOI":"10.1016/j.aquabot.2012.08.006","ISSN":"03043770","journalAbbreviation":"Aquatic Botany","language":"en","page":"224-227","source":"DOI.org (Crossref)","title":"Synchronous flowering times and asymmetrical hybridization in Typha latifolia and T. angustifolia in northeastern North America","volume":"104","author":[{"family":"Ball","given":"Douglas"},{"family":"Freeland","given":"Joanna R."}],"issued":{"date-parts":[["2013",1]]}}}],"schema":"https://github.com/citation-style-language/schema/raw/master/csl-citation.json"} </w:instrText>
      </w:r>
      <w:r w:rsidR="0046203A" w:rsidRPr="00247A13">
        <w:rPr>
          <w:rFonts w:cs="Times New Roman"/>
          <w:noProof w:val="0"/>
          <w:lang w:val="en-CA"/>
        </w:rPr>
        <w:fldChar w:fldCharType="separate"/>
      </w:r>
      <w:r w:rsidR="0046203A">
        <w:rPr>
          <w:rFonts w:cs="Times New Roman"/>
        </w:rPr>
        <w:fldChar w:fldCharType="begin"/>
      </w:r>
      <w:r w:rsidR="0046203A">
        <w:rPr>
          <w:rFonts w:cs="Times New Roman"/>
        </w:rPr>
        <w:instrText xml:space="preserve"> ADDIN ZOTERO_ITEM CSL_CITATION {"citationID":"HlVVjeEo","properties":{"formattedCitation":"(Kuehn et al. 1999; Ball &amp; Freeland 2013)","plainCitation":"(Kuehn et al. 1999; Ball &amp; Freeland 2013)","noteIndex":0},"citationItems":[{"id":"4LsnhJz1/05PJmcbi","uris":["http://zotero.org/users/6112721/items/IKIV6UMQ"],"itemData":{"id":623,"type":"article-journal","abstract":"Typha glauca represents a significant portion of the biomass of the wetlands surrounding the Great Lakes, USA. It is generally accepted to be a form of hybrid between T. latifolia and T. angustifolia, which itself appears to be an exotic introduction from Europe. Based on morphological and isozyme data, conflicting theories have been proposed for the hybrid nature of T. glauca: it has been described as a hybrid swarm, a distinct hybrid species and an F1 hybrid. Therefore, we developed random amplified polymorphic DNA (RAPD) and chloroplast DNA markers, specific to the parental species, to assess hybrids. Ten RAPD primers gave 17 fragments specific to T. angustifolia and 13 fragments specific to T. latifolia. All of the interspecific hybrids contained each of the species-specific markers, indicating an F1 hybrid status. Furthermore, all hybrids tested contained the T. angustifolia chloroplast haplotype, which is consistent with differential interspecific crossing success found previously. Additional confirmation of an F1 hybrid status was gained by examining seedlings from T. glauca. These progeny were expected to be advanced-generation hybrids, as opposed to the F1 hybrid parent. Analysis of the seedlings revealed segregating marker patterns consistent with patterns observed in experimental advanced-generation hybrids, although these advanced hybrids do not appear to be a significant part of mature stands. Our data do not provide support for extensive gene flow between T. latifolia and T. angustifolia. However, our results suggest that hybridization between the native and introduced Typha species has impacted the native population through the spread of the F1 hybrid, T. glauca.","container-title":"Molecular Ecology","DOI":"10.1046/j.1365-294x.1999.00792.x","ISSN":"1365-294X","issue":"12","language":"en","note":"_eprint: https://onlinelibrary.wiley.com/doi/pdf/10.1046/j.1365-294x.1999.00792.x","page":"1981-1990","source":"Wiley Online Library","title":"An examination of hybridization between the cattail species Typha latifolia and Typha angustifolia using random amplified polymorphic DNA and chloroplast DNA markers","volume":"8","author":[{"family":"Kuehn","given":"M. Marcinko"},{"family":"Minor","given":"J. E."},{"family":"White","given":"B. N."}],"issued":{"date-parts":[["1999"]]}}},{"id":257,"uris":["http://zotero.org/users/6112721/items/MMIC434P"],"itemData":{"id":257,"type":"article-journal","abstract":"Cattails (Typha spp.) in northeastern North American wetlands are increasingly dominant, partly because of hybridization between Typha latifolia and Typha angustifolia which results in the widespread and successful hybrid T. × glauca. Both parental species are protogynous, and previous studies have shown that T. angustifolia ﬂowers earlier than T. latifolia. Nevertheless, experimental studies have shown that hybridization is overwhelmingly asymmetric, involving T. angustifolia female ﬂowers and T. latifolia pollen which should have minimal overlap in the times at which they are produced. In this study we surveyed two Typha stands in eastern North America, and at both sites found substantial overlap in the times at which the parental species and the hybrids shed pollen and presumably are receptive to fertilization; this means that ﬂowering time is not a prezygotic barrier to either the formation of hybrids or their subsequent backcrossing to parental species. Consistent with experimental studies, all hybrids had T. angustifolia as their maternal parent. Our results suggest that reproductive barriers between Typha spp. are evolving.","container-title":"Aquatic Botany","DOI":"10.1016/j.aquabot.2012.08.006","ISSN":"03043770","journalAbbreviation":"Aquatic Botany","language":"en","page":"224-227","source":"DOI.org (Crossref)","title":"Synchronous flowering times and asymmetrical hybridization in Typha latifolia and T. angustifolia in northeastern North America","volume":"104","author":[{"family":"Ball","given":"Douglas"},{"family":"Freeland","given":"Joanna R."}],"issued":{"date-parts":[["2013",1]]}}}],"schema":"https://github.com/citation-style-language/schema/raw/master/csl-citation.json"} </w:instrText>
      </w:r>
      <w:r w:rsidR="0046203A">
        <w:rPr>
          <w:rFonts w:cs="Times New Roman"/>
        </w:rPr>
        <w:fldChar w:fldCharType="separate"/>
      </w:r>
      <w:r w:rsidR="0046203A">
        <w:rPr>
          <w:rFonts w:cs="Times New Roman"/>
        </w:rPr>
        <w:t>Kuehn et al. 1999; Ball &amp; Freeland 2013)</w:t>
      </w:r>
      <w:r w:rsidR="0046203A">
        <w:rPr>
          <w:rFonts w:cs="Times New Roman"/>
        </w:rPr>
        <w:fldChar w:fldCharType="end"/>
      </w:r>
      <w:r w:rsidR="0046203A" w:rsidRPr="00247A13">
        <w:rPr>
          <w:rFonts w:cs="Times New Roman"/>
          <w:noProof w:val="0"/>
          <w:lang w:val="en-CA"/>
        </w:rPr>
        <w:fldChar w:fldCharType="end"/>
      </w:r>
      <w:r w:rsidR="0046203A" w:rsidRPr="00247A13">
        <w:rPr>
          <w:rFonts w:cs="Times New Roman"/>
          <w:noProof w:val="0"/>
          <w:lang w:val="en-CA"/>
        </w:rPr>
        <w:t>.</w:t>
      </w:r>
      <w:r w:rsidR="0046203A">
        <w:rPr>
          <w:rFonts w:cs="Times New Roman"/>
          <w:noProof w:val="0"/>
          <w:lang w:val="en-CA"/>
        </w:rPr>
        <w:t xml:space="preserve"> </w:t>
      </w:r>
      <w:r w:rsidR="0046203A" w:rsidRPr="00247A13">
        <w:rPr>
          <w:rFonts w:cs="Times New Roman"/>
          <w:noProof w:val="0"/>
          <w:lang w:val="en-CA"/>
        </w:rPr>
        <w:t xml:space="preserve">Initially restricted to the eastern margins of the continent, these taxa have rapidly expanded westward </w:t>
      </w:r>
      <w:r w:rsidR="0046203A">
        <w:rPr>
          <w:rFonts w:cs="Times New Roman"/>
          <w:noProof w:val="0"/>
          <w:lang w:val="en-CA"/>
        </w:rPr>
        <w:t xml:space="preserve">over the last century </w:t>
      </w:r>
      <w:ins w:id="29" w:author="Daniel Stewart" w:date="2022-02-11T12:40:00Z">
        <w:r w:rsidR="0046203A">
          <w:rPr>
            <w:rFonts w:cs="Times New Roman"/>
            <w:noProof w:val="0"/>
            <w:lang w:val="en-CA"/>
          </w:rPr>
          <w:t xml:space="preserve">due to habitat </w:t>
        </w:r>
      </w:ins>
      <w:del w:id="30" w:author="Daniel Stewart" w:date="2022-02-11T12:40:00Z">
        <w:r w:rsidR="0046203A" w:rsidRPr="00247A13" w:rsidDel="00D53F93">
          <w:rPr>
            <w:rFonts w:cs="Times New Roman"/>
            <w:noProof w:val="0"/>
            <w:lang w:val="en-CA"/>
          </w:rPr>
          <w:delText xml:space="preserve">because of habitat </w:delText>
        </w:r>
      </w:del>
      <w:r w:rsidR="0046203A" w:rsidRPr="00247A13">
        <w:rPr>
          <w:rFonts w:cs="Times New Roman"/>
          <w:noProof w:val="0"/>
          <w:lang w:val="en-CA"/>
        </w:rPr>
        <w:t xml:space="preserve">alteration, </w:t>
      </w:r>
      <w:del w:id="31" w:author="Daniel Stewart" w:date="2022-02-11T12:40:00Z">
        <w:r w:rsidR="0046203A" w:rsidRPr="00247A13" w:rsidDel="00D53F93">
          <w:rPr>
            <w:rFonts w:cs="Times New Roman"/>
            <w:noProof w:val="0"/>
            <w:lang w:val="en-CA"/>
          </w:rPr>
          <w:delText xml:space="preserve">habitat </w:delText>
        </w:r>
      </w:del>
      <w:r w:rsidR="0046203A" w:rsidRPr="00247A13">
        <w:rPr>
          <w:rFonts w:cs="Times New Roman"/>
          <w:noProof w:val="0"/>
          <w:lang w:val="en-CA"/>
        </w:rPr>
        <w:t>disturbance, and commercial sales</w:t>
      </w:r>
      <w:r w:rsidR="0046203A">
        <w:rPr>
          <w:rFonts w:cs="Times New Roman"/>
          <w:noProof w:val="0"/>
          <w:lang w:val="en-CA"/>
        </w:rPr>
        <w:t xml:space="preserve"> </w:t>
      </w:r>
      <w:r w:rsidR="0046203A">
        <w:rPr>
          <w:rFonts w:cs="Times New Roman"/>
          <w:noProof w:val="0"/>
          <w:lang w:val="en-CA"/>
        </w:rPr>
        <w:fldChar w:fldCharType="begin"/>
      </w:r>
      <w:r w:rsidR="0046203A">
        <w:rPr>
          <w:rFonts w:cs="Times New Roman"/>
          <w:noProof w:val="0"/>
          <w:lang w:val="en-CA"/>
        </w:rPr>
        <w:instrText xml:space="preserve"> ADDIN ZOTERO_ITEM CSL_CITATION {"citationID":"Fa623De6","properties":{"formattedCitation":"(Shih &amp; Finkelstein 2008; Ciotir &amp; Freeland 2016)","plainCitation":"(Shih &amp; Finkelstein 2008; Ciotir &amp; Freeland 2016)","noteIndex":0},"citationItems":[{"id":"4LsnhJz1/bRnHRCUR","uris":["http://zotero.org/users/6112721/items/L9H7EL9M"],"itemData":{"id":"q1e9xkHj/VeiUWozz","type":"article-journal","abstract":"Typha species are increasingly considered invasive weeds in wetlands of eastern North America. Typha angustifolia and T. x glauca are often seen as more invasive than T. latifolia, but there are few comparative biogeographic data on these three species. We examined 1,127 Typha specimens archived in major herbaria to map changes in the distributions of these species since the late-19th century. We also analyzed pollen records from the North American Pollen Database (NAPD) to examine longerterm trends in abundance of each Typha species. Proportion curves comparing the relative spread of T. angustifolia and T. latifolia reveal a period of enhanced range increase in T. angustifolia in the early to mid-20th century. From the mid-20th century onwards, the two species increased at the same rate. The relatively higher rate of spread in T. angustifolia levels off after 1930 in the more coastal region of New England, but does not stop increasing inland and in more northern regions such as Ontario until after 1970. Pollen data suggest that 80% of relevant sites in the North American Pollen Database showed an increase in the abundance of one or both Typha species over the past 1,000 years. However, there was no significantly greater increase in one type of pollen compared to the other. Typha-type pollen grains in the form of tetrads and monads are recorded in the database throughout the Holocene and late Pleistocene; however, few studies analyzed the morphology of the pollen grains sufficiently to allow for positive identification of T. angustifolia. In the few recent records that made those measurements, small numbers of pre-settlement incidences of T. angustifolia and T. x glauca are recorded. Pollen and herbarium data suggest that T. angustifolia may have been present in North America prior to European settlement, but was not widespread. Herbarium data confirm that the range increase has been considerably larger in T. angustifolia than in T. latifolia since 1880, but both Typha species have been increasing at the same rate for the past several decades, and both will continue to display invasive tendencies in disturbed wetlands.","container-title":"Wetlands","DOI":"10.1672/07-40.1","ISSN":"0277-5212, 1943-6246","issue":"1","journalAbbreviation":"Wetlands","language":"en","page":"1-16","source":"DOI.org (Crossref)","title":"Range dynamics and invasive tendencies in Typha latifolia and Typha angustifolia in eastern North America derived from herbarium and pollen records","volume":"28","author":[{"family":"Shih","given":"Jessica G."},{"family":"Finkelstein","given":"Sarah A."}],"issued":{"date-parts":[["2008",3]]}}},{"id":"4LsnhJz1/PGkFBNhL","uris":["http://zotero.org/users/6112721/items/TYXM8ANT"],"itemData":{"id":"q1e9xkHj/9pUE5qhs","type":"article-journal","abstract":"Although cattails (Typha spp.) are important components of wetlands around the world, the three most widespread species (T. angustifolia, T. domingensis, T. latifolia) are becoming increasingly dominant. We used global phylogenetic and phylogeographic assessments to test the hypotheses that each species has experienced multiple introductions of divergent lineages into North America and that commercial retailers are aiding long-distance dispersal. Our analyses identiﬁed T. angustifolia as a paraphyletic species with a highly divergent lineage. We found evidence for at least one introduced T. angustifolia lineage in wild populations and garden centres of North America. Although potentially complicated by incomplete lineage sorting, our data suggest dispersal of T. domingensis between Europe and Australia, and further investigation should assess a possible introduction of a non-native T. domingensis lineage into North America.","container-title":"Hydrobiologia","DOI":"10.1007/s10750-015-2538-0","ISSN":"0018-8158, 1573-5117","issue":"1","journalAbbreviation":"Hydrobiologia","language":"en","page":"137-150","source":"DOI.org (Crossref)","title":"Cryptic intercontinental dispersal, commercial retailers, and the genetic diversity of native and non-native cattails (Typha spp.) in North America","volume":"768","author":[{"family":"Ciotir","given":"Claudia"},{"family":"Freeland","given":"Joanna"}],"issued":{"date-parts":[["2016",3]]}}}],"schema":"https://github.com/citation-style-language/schema/raw/master/csl-citation.json"} </w:instrText>
      </w:r>
      <w:r w:rsidR="0046203A">
        <w:rPr>
          <w:rFonts w:cs="Times New Roman"/>
          <w:noProof w:val="0"/>
          <w:lang w:val="en-CA"/>
        </w:rPr>
        <w:fldChar w:fldCharType="separate"/>
      </w:r>
      <w:r w:rsidR="0046203A">
        <w:rPr>
          <w:rFonts w:cs="Times New Roman"/>
          <w:lang w:val="en-CA"/>
        </w:rPr>
        <w:t>(Shih &amp; Finkelstein 2008; Ciotir &amp; Freeland 2016)</w:t>
      </w:r>
      <w:r w:rsidR="0046203A">
        <w:rPr>
          <w:rFonts w:cs="Times New Roman"/>
          <w:noProof w:val="0"/>
          <w:lang w:val="en-CA"/>
        </w:rPr>
        <w:fldChar w:fldCharType="end"/>
      </w:r>
      <w:r w:rsidR="0046203A" w:rsidRPr="00247A13">
        <w:rPr>
          <w:rFonts w:cs="Times New Roman"/>
          <w:noProof w:val="0"/>
          <w:lang w:val="en-CA"/>
        </w:rPr>
        <w:t>.</w:t>
      </w:r>
      <w:r w:rsidR="0046203A" w:rsidRPr="00247A13">
        <w:rPr>
          <w:rFonts w:cs="Times New Roman"/>
          <w:b/>
          <w:noProof w:val="0"/>
          <w:lang w:val="en-CA"/>
        </w:rPr>
        <w:t xml:space="preserve"> </w:t>
      </w:r>
    </w:p>
    <w:p w14:paraId="70A4CF2E" w14:textId="31634F49" w:rsidR="00AA6D29" w:rsidRPr="00247A13" w:rsidRDefault="00165CEE" w:rsidP="00AA6D29">
      <w:pPr>
        <w:ind w:firstLine="284"/>
        <w:jc w:val="left"/>
        <w:rPr>
          <w:ins w:id="32" w:author="Daniel Stewart" w:date="2022-03-17T13:45:00Z"/>
          <w:rFonts w:cs="Times New Roman"/>
          <w:noProof w:val="0"/>
          <w:lang w:val="en-CA"/>
        </w:rPr>
      </w:pPr>
      <w:r>
        <w:rPr>
          <w:rFonts w:cs="Times New Roman"/>
          <w:noProof w:val="0"/>
          <w:lang w:val="en-CA"/>
        </w:rPr>
        <w:t xml:space="preserve">Both </w:t>
      </w:r>
      <w:r>
        <w:rPr>
          <w:rFonts w:cs="Times New Roman"/>
          <w:i/>
          <w:iCs/>
          <w:noProof w:val="0"/>
          <w:lang w:val="en-CA"/>
        </w:rPr>
        <w:t xml:space="preserve">T. angustifolia </w:t>
      </w:r>
      <w:r w:rsidRPr="00054B2F">
        <w:rPr>
          <w:rFonts w:cs="Times New Roman"/>
          <w:noProof w:val="0"/>
          <w:lang w:val="en-CA"/>
        </w:rPr>
        <w:t>and</w:t>
      </w:r>
      <w:r>
        <w:rPr>
          <w:rFonts w:cs="Times New Roman"/>
          <w:noProof w:val="0"/>
          <w:lang w:val="en-CA"/>
        </w:rPr>
        <w:t xml:space="preserve"> </w:t>
      </w:r>
      <w:r w:rsidRPr="00247A13">
        <w:rPr>
          <w:rFonts w:cs="Times New Roman"/>
          <w:i/>
          <w:noProof w:val="0"/>
          <w:lang w:val="en-CA"/>
        </w:rPr>
        <w:t>T</w:t>
      </w:r>
      <w:r w:rsidRPr="00054B2F">
        <w:rPr>
          <w:rFonts w:cs="Times New Roman"/>
          <w:iCs/>
          <w:noProof w:val="0"/>
          <w:lang w:val="en-CA"/>
        </w:rPr>
        <w:t>.</w:t>
      </w:r>
      <w:del w:id="33" w:author="Daniel Stewart" w:date="2022-02-11T15:52:00Z">
        <w:r w:rsidRPr="00247A13" w:rsidDel="001D2D68">
          <w:rPr>
            <w:rFonts w:cs="Times New Roman"/>
            <w:i/>
            <w:noProof w:val="0"/>
            <w:lang w:val="en-CA"/>
          </w:rPr>
          <w:delText xml:space="preserve"> x </w:delText>
        </w:r>
      </w:del>
      <w:ins w:id="34" w:author="Daniel Stewart" w:date="2022-02-11T15:52:00Z">
        <w:r>
          <w:rPr>
            <w:rFonts w:cs="Times New Roman"/>
            <w:i/>
            <w:noProof w:val="0"/>
            <w:lang w:val="en-CA"/>
          </w:rPr>
          <w:t xml:space="preserve"> × </w:t>
        </w:r>
      </w:ins>
      <w:r w:rsidRPr="00247A13">
        <w:rPr>
          <w:rFonts w:cs="Times New Roman"/>
          <w:i/>
          <w:noProof w:val="0"/>
          <w:lang w:val="en-CA"/>
        </w:rPr>
        <w:t xml:space="preserve">glauca </w:t>
      </w:r>
      <w:r w:rsidRPr="00054B2F">
        <w:rPr>
          <w:rFonts w:cs="Times New Roman"/>
          <w:iCs/>
          <w:noProof w:val="0"/>
          <w:lang w:val="en-CA"/>
        </w:rPr>
        <w:t>are</w:t>
      </w:r>
      <w:r>
        <w:rPr>
          <w:rFonts w:cs="Times New Roman"/>
          <w:i/>
          <w:noProof w:val="0"/>
          <w:lang w:val="en-CA"/>
        </w:rPr>
        <w:t xml:space="preserve"> </w:t>
      </w:r>
      <w:r w:rsidRPr="00247A13">
        <w:rPr>
          <w:rFonts w:cs="Times New Roman"/>
          <w:noProof w:val="0"/>
          <w:lang w:val="en-CA"/>
        </w:rPr>
        <w:t>considered problematic wetland inva</w:t>
      </w:r>
      <w:r>
        <w:rPr>
          <w:rFonts w:cs="Times New Roman"/>
          <w:noProof w:val="0"/>
          <w:lang w:val="en-CA"/>
        </w:rPr>
        <w:t>sive species in</w:t>
      </w:r>
      <w:r w:rsidRPr="00247A13">
        <w:rPr>
          <w:rFonts w:cs="Times New Roman"/>
          <w:noProof w:val="0"/>
          <w:lang w:val="en-CA"/>
        </w:rPr>
        <w:t xml:space="preserve"> North America</w:t>
      </w:r>
      <w:r>
        <w:rPr>
          <w:rFonts w:cs="Times New Roman"/>
          <w:noProof w:val="0"/>
          <w:lang w:val="en-CA"/>
        </w:rPr>
        <w:t>, and most research related to their impacts has occurred in</w:t>
      </w:r>
      <w:r w:rsidRPr="00247A13">
        <w:rPr>
          <w:rFonts w:cs="Times New Roman"/>
          <w:noProof w:val="0"/>
          <w:lang w:val="en-CA"/>
        </w:rPr>
        <w:t xml:space="preserve"> </w:t>
      </w:r>
      <w:r>
        <w:rPr>
          <w:rFonts w:cs="Times New Roman"/>
          <w:noProof w:val="0"/>
          <w:lang w:val="en-CA"/>
        </w:rPr>
        <w:t xml:space="preserve">the </w:t>
      </w:r>
      <w:r w:rsidRPr="00247A13">
        <w:rPr>
          <w:rFonts w:cs="Times New Roman"/>
          <w:noProof w:val="0"/>
          <w:lang w:val="en-CA"/>
        </w:rPr>
        <w:t xml:space="preserve">central and eastern </w:t>
      </w:r>
      <w:r>
        <w:rPr>
          <w:rFonts w:cs="Times New Roman"/>
          <w:noProof w:val="0"/>
          <w:lang w:val="en-CA"/>
        </w:rPr>
        <w:t>parts of the continent</w:t>
      </w:r>
      <w:r w:rsidRPr="00247A13">
        <w:rPr>
          <w:rFonts w:cs="Times New Roman"/>
          <w:noProof w:val="0"/>
          <w:lang w:val="en-CA"/>
        </w:rPr>
        <w:t xml:space="preserve"> where they are more </w:t>
      </w:r>
      <w:r>
        <w:rPr>
          <w:rFonts w:cs="Times New Roman"/>
          <w:noProof w:val="0"/>
          <w:lang w:val="en-CA"/>
        </w:rPr>
        <w:t>established</w:t>
      </w:r>
      <w:r w:rsidRPr="00247A13">
        <w:rPr>
          <w:rFonts w:cs="Times New Roman"/>
          <w:noProof w:val="0"/>
          <w:lang w:val="en-CA"/>
        </w:rPr>
        <w:t xml:space="preserve">. </w:t>
      </w:r>
      <w:r w:rsidR="005D4DE7">
        <w:rPr>
          <w:rFonts w:cs="Times New Roman"/>
          <w:noProof w:val="0"/>
          <w:lang w:val="en-CA"/>
        </w:rPr>
        <w:t>T</w:t>
      </w:r>
      <w:ins w:id="35" w:author="Daniel Stewart" w:date="2022-03-17T13:45:00Z">
        <w:r w:rsidR="00AA6D29" w:rsidRPr="00247A13">
          <w:rPr>
            <w:rFonts w:cs="Times New Roman"/>
            <w:noProof w:val="0"/>
            <w:lang w:val="en-CA"/>
          </w:rPr>
          <w:t xml:space="preserve">here is </w:t>
        </w:r>
      </w:ins>
      <w:r w:rsidR="00AA6D29">
        <w:rPr>
          <w:rFonts w:cs="Times New Roman"/>
          <w:noProof w:val="0"/>
          <w:lang w:val="en-CA"/>
        </w:rPr>
        <w:t xml:space="preserve">inconclusive </w:t>
      </w:r>
      <w:ins w:id="36" w:author="Daniel Stewart" w:date="2022-03-17T13:45:00Z">
        <w:r w:rsidR="00AA6D29">
          <w:rPr>
            <w:rFonts w:cs="Times New Roman"/>
            <w:noProof w:val="0"/>
            <w:lang w:val="en-CA"/>
          </w:rPr>
          <w:t>evidence of niche partitioning among</w:t>
        </w:r>
      </w:ins>
      <w:r w:rsidR="005D4DE7">
        <w:rPr>
          <w:rFonts w:cs="Times New Roman"/>
          <w:noProof w:val="0"/>
          <w:lang w:val="en-CA"/>
        </w:rPr>
        <w:t xml:space="preserve"> native and non-native cattail</w:t>
      </w:r>
      <w:ins w:id="37" w:author="Daniel Stewart" w:date="2022-03-17T13:45:00Z">
        <w:r w:rsidR="00AA6D29">
          <w:rPr>
            <w:rFonts w:cs="Times New Roman"/>
            <w:i/>
            <w:iCs/>
            <w:noProof w:val="0"/>
            <w:lang w:val="en-CA"/>
          </w:rPr>
          <w:t xml:space="preserve"> </w:t>
        </w:r>
        <w:r w:rsidR="00AA6D29">
          <w:rPr>
            <w:rFonts w:cs="Times New Roman"/>
            <w:noProof w:val="0"/>
            <w:lang w:val="en-CA"/>
          </w:rPr>
          <w:t xml:space="preserve">in modern </w:t>
        </w:r>
      </w:ins>
      <w:ins w:id="38" w:author="Daniel Stewart" w:date="2022-03-17T13:48:00Z">
        <w:r w:rsidR="00AA6D29">
          <w:rPr>
            <w:rFonts w:cs="Times New Roman"/>
            <w:noProof w:val="0"/>
            <w:lang w:val="en-CA"/>
          </w:rPr>
          <w:t xml:space="preserve">freshwater </w:t>
        </w:r>
      </w:ins>
      <w:ins w:id="39" w:author="Daniel Stewart" w:date="2022-03-17T13:45:00Z">
        <w:r w:rsidR="00AA6D29">
          <w:rPr>
            <w:rFonts w:cs="Times New Roman"/>
            <w:noProof w:val="0"/>
            <w:lang w:val="en-CA"/>
          </w:rPr>
          <w:t>studies</w:t>
        </w:r>
      </w:ins>
      <w:r w:rsidR="007F5B1E">
        <w:rPr>
          <w:rFonts w:cs="Times New Roman"/>
          <w:noProof w:val="0"/>
          <w:lang w:val="en-CA"/>
        </w:rPr>
        <w:t xml:space="preserve"> </w:t>
      </w:r>
      <w:r w:rsidR="007F5B1E">
        <w:rPr>
          <w:rFonts w:cs="Times New Roman"/>
          <w:noProof w:val="0"/>
          <w:lang w:val="en-CA"/>
        </w:rPr>
        <w:fldChar w:fldCharType="begin"/>
      </w:r>
      <w:r w:rsidR="007F5B1E">
        <w:rPr>
          <w:rFonts w:cs="Times New Roman"/>
          <w:noProof w:val="0"/>
          <w:lang w:val="en-CA"/>
        </w:rPr>
        <w:instrText xml:space="preserve"> ADDIN ZOTERO_ITEM CSL_CITATION {"citationID":"EbCAOJZG","properties":{"formattedCitation":"(Travis et al. 2010; McKenzie-Gopsill et al. 2012; Bunbury-Blanchette et al. 2015; Zapfe &amp; Freeland 2015; Pieper et al. 2018)","plainCitation":"(Travis et al. 2010; McKenzie-Gopsill et al. 2012; Bunbury-Blanchette et al. 2015; Zapfe &amp; Freeland 2015; Pieper et al. 2018)","noteIndex":0},"citationItems":[{"id":699,"uris":["http://zotero.org/users/6112721/items/LQLD8K4Q"],"itemData":{"id":699,"type":"article-journal","abstract":"1. By increasing vigour and broadening ecological tolerances, hybridization between native and introduced species may serve as a primary driver of invasiveness. 2. Cattails (Typha, Typhaceae) are clonal wetland graminoids that are known to hybridize where anthropogenic influences have resulted in distributional overlap. 3. In order to gauge the relative performance of hybrid vs. pure Typha, we characterized hybridization and clonal growth where native Typha latifolia and introduced Typha angustifolia occur together in the Western Great Lakes Region of North America. 4. Based on microsatellite markers, we documented F1 hybrids as the most common class at five intensively sampled sites, constituting up to 90% of the genets and 99% of the ramets. Backcrosses to one or the other parent constituted 5–38% of the genets. Pure T. latifolia was rare and never constituted more than 12% of the genets. 5. F1 hybrid genets achieved the highest mean ramet numbers at three sites, and were second in size only to T. angustifolia at two sites; however, these differences were not significant based on site-specific one-way anovas. 6. F1 hybrids exhibited little height advantage over other Typha classes, although there was a general tendency for hybrids in relatively mixed stands to be among the tallest genets in shallow water, but among the shortest genets in deeper water. 7. Native T. latifolia was found growing at the shallowest water depths at the only site where it was sufficiently abundant to be included in statistical comparisons. 8. Synthesis. The role of hybridization in plant invasions can be difficult to confirm in the absence of molecular data, particularly for clonal species where the boundaries separating individuals are otherwise difficult to discern. Here, we used molecular markers to document the prevalence and performance of hybrid genets in five invasive Typha stands covering a broad area of the Western Great Lakes Region. We found an extremely high prevalence of F1 hybrids within mixed Typha stands. This, coupled with the typically larger sizes of hybrid genets, suggests that hybrids are capable of outperforming other Typha spp. and that hybridization has played an influential role in the North American cattail invasion.","container-title":"Journal of Ecology","DOI":"10.1111/j.1365-2745.2009.01596.x","ISSN":"1365-2745","issue":"1","language":"en","note":"_eprint: https://besjournals.onlinelibrary.wiley.com/doi/pdf/10.1111/j.1365-2745.2009.01596.x","page":"7-16","source":"Wiley Online Library","title":"Hybridization dynamics of invasive cattail (Typhaceae) stands in the Western Great Lakes Region of North America: a molecular analysis","title-short":"Hybridization dynamics of invasive cattail (Typhaceae) stands in the Western Great Lakes Region of North America","volume":"98","author":[{"family":"Travis","given":"Steven E."},{"family":"Marburger","given":"Joy E."},{"family":"Windels","given":"Steve"},{"family":"Kubátová","given":"Barbora"}],"issued":{"date-parts":[["2010"]]}}},{"id":1580,"uris":["http://zotero.org/users/6112721/items/N9B2HKZG"],"itemData":{"id":1580,"type":"article-journal","abstract":"Interspeciﬁc hybridization can lead to a breakdown of species boundaries, and is of particular concern in cases in which one of the parental species is invasive. Cattails (Typha spp.) have increased their abundance in the Great Lakes region of North America over the past 150 years. This increase in the distribution of cattails is associated with hybridization between broad-leaved (Typha latifolia) and narrow-leaved cattails (T. angustifolia). The resulting hybrids occur predominantly as F1s, which are known as T. × glauca, although later-generation hybrids have also been documented. It has been proposed that in sympatric populations, the parental species and hybrids are often spatially segregated according to growth in contrasting water depths, and that this should promote the maintenance of parental species. In this study, we tested the hypothesis that the two species and their hybrids segregate along a water-depth gradient at sites where they are sympatric. We identiﬁed the two parental species and their hybrids using molecular genetic markers (SSR), and measured shoot elevations (a proxy for water depth) at 18 sites in Southern Ontario, Canada. We found no evidence for niche segregation among species based on elevation. Our data indicate that all three lineages compete for similar habitat where they co-occur suggesting that there is potential for an overall loss of biodiversity in the species complex, particularly if the hybrid lineage is more vigorous compared to the parental species, as has been suggested by other authors.","container-title":"Ecology and Evolution","DOI":"10.1002/ece3.225","ISSN":"20457758","issue":"5","language":"en","page":"952-961","source":"DOI.org (Crossref)","title":"No evidence for niche segregation in a North American Cattail ( &lt;i&gt;Typha&lt;/i&gt; ) species complex: Niche Segregation in Cattails","title-short":"No evidence for niche segregation in a North American Cattail ( &lt;i&gt;Typha&lt;/i&gt; ) species complex","volume":"2","author":[{"family":"McKenzie-Gopsill","given":"Andrew"},{"family":"Kirk","given":"Heather"},{"family":"Drunen","given":"Wendy Van"},{"family":"Freeland","given":"Joanna R."},{"family":"Dorken","given":"Marcel E."}],"issued":{"date-parts":[["2012",5]]}}},{"id":1486,"uris":["http://zotero.org/users/6112721/items/CLXDYSNX"],"itemData":{"id":1486,"type":"article-journal","abstract":"Hybridization can result in the formation of highly competitive lineages that displace their progenitor species and other native organisms. In eastern North America, hybridization between native Typha latifolia and introduced Typha angustifolia yields the vigorous hybrid species T. × glauca. The hybrid has become increasingly prevalent over the past century in eastern North America, where there are indications it displaces native plants. Moreover, it has been suggested that water depth inﬂuences the growth performance of hybrid vs. native cattails but there have been no comparisons of plant performance under contrasting water depths. Using a common-garden experiment with two levels of a water-depth treatment we compared the above- and below-ground growth performance of T. latifolia vs. hybrid cattails collected from 12 sites in southern Ontario. We found that hybrids outperformed all other plants in terms of total and above-ground biomass production and, depending on the method of species assignment used, in terms of the number of ramets produced. However, there was no difference in the mass of rhizomes produced between species. Consistent with a previous study of natural populations from the same region, growth performance of the different species was similar across the different water depths used in the experiment. Collectively, our results indicate that enhanced hybrid performance was driven by the production of larger and more numerous ramets and not via increased investment in rhizomes.","container-title":"Basic and Applied Ecology","DOI":"10.1016/j.baae.2015.04.006","ISSN":"14391791","issue":"5","journalAbbreviation":"Basic and Applied Ecology","language":"en","page":"394-402","source":"DOI.org (Crossref)","title":"Hybrid Typha×glauca outperforms native T. latifolia under contrasting water depths in a common garden","volume":"16","author":[{"family":"Bunbury-Blanchette","given":"Adèle L."},{"family":"Freeland","given":"Joanna R."},{"family":"Dorken","given":"Marcel E."}],"issued":{"date-parts":[["2015",8]]}}},{"id":503,"uris":["http://zotero.org/users/6112721/items/7Y38N87P"],"itemData":{"id":503,"type":"article-journal","abstract":"Rapid evolution following interspeciﬁc hybridization can facilitate biological invasions. Around the Great Lakes in North America, the hybrid cattail Typha × glauca is dominating wetlands and displacing both parental species. We measured water depth and height of T. × glauca and its parental species (Typha angustifolia and Typha latifolia) throughout the growing season at a site near Lake Ontario that harbors both parental species plus hybrids. We found no evidence of niche partitioning by water depth, nor was there evidence that water depth was inﬂuencing plant height. At the beginning of the growing season, T. latifolia comprised the tallest plants, but this potential advantage was short-lived, and for most of the growing season, F1 hybrids were taller than all or most other taxa (T. angustifolia, T. latifolia, and advancedgeneration/backcrossed hybrids). Heterosis, inferred from height, is therefore evident in F1 hybrids, but not in advanced-generation/backcrossed hybrids. Typha stands often achieve high densities, and the competitive advantage of superior height is likely contributing to the invasive success of T. × glauca F1 hybrids in the Great Lakes region.","container-title":"Aquatic Botany","DOI":"10.1016/j.aquabot.2015.05.004","ISSN":"03043770","journalAbbreviation":"Aquatic Botany","language":"en","page":"44-47","source":"DOI.org (Crossref)","title":"Heterosis in invasive F1 cattail hybrids (Typha × glauca)","volume":"125","author":[{"family":"Zapfe","given":"Lisa"},{"family":"Freeland","given":"Joanna R."}],"issued":{"date-parts":[["2015",8]]}}},{"id":1591,"uris":["http://zotero.org/users/6112721/items/UP9HTMQZ"],"itemData":{"id":1591,"type":"article-journal","abstract":"Spatial separation between hybridizing taxa can limit hybridization and introgression when mating occurs between near neighbours. Water depth can be an important factor structuring wetland plant communities, which often include cattails (Typha spp., Typhaceae). In eastern North America, native Typha latifolia regularly hybridizes with introduced T. angustifolia to produce the invasive F1 hybrid T. × glauca, which can backcross to parental species. Hybridization in this wind-pollinated species complex may be facilitated by overlapping niches among taxa, but previous studies have yielded contradictory results, possibly because these studies were limited to shallow sites or single locations. We investigated patterns of depth occupancy in ditches (mean depth 3.4 cm) and permanent wetlands (mean depth 25.0 cm) with various mixtures of T. latifolia, T. angustifolia, and T. × glauca across a 1700 km transect from Michigan, USA, to Nova Scotia, Canada. Overall, we found that water depth cannot on its own explain patterns of cattail occupancy. We therefore conclude that niche partitioning by water depth does not promote mating isolation in Typha. Previous ﬁndings of habitat segregation by depth may be attributable to a combination of idiosyncratic features of individual sites, multi-dimensional niches, and phenotypic plasticity, which could prevent consistent niche segregation among Typha taxa. A lack of spatial segregation between Typha taxa should promote hybridization and introgression. This, coupled with the competitive superiority of hybrids, appears to be facilitating the displacement of native T. latifolia across a wide geographical range.","container-title":"Aquatic Botany","DOI":"10.1016/j.aquabot.2017.11.001","ISSN":"03043770","journalAbbreviation":"Aquatic Botany","language":"en","page":"46-53","source":"DOI.org (Crossref)","title":"Coexistence of Typha latifolia, T. angustifolia (Typhaceae) and their invasive hybrid is not explained by niche partitioning across water depths","volume":"144","author":[{"family":"Pieper","given":"Sara J."},{"family":"Freeland","given":"Joanna R."},{"family":"Dorken","given":"Marcel E."}],"issued":{"date-parts":[["2018",1]]}}}],"schema":"https://github.com/citation-style-language/schema/raw/master/csl-citation.json"} </w:instrText>
      </w:r>
      <w:r w:rsidR="007F5B1E">
        <w:rPr>
          <w:rFonts w:cs="Times New Roman"/>
          <w:noProof w:val="0"/>
          <w:lang w:val="en-CA"/>
        </w:rPr>
        <w:fldChar w:fldCharType="separate"/>
      </w:r>
      <w:r w:rsidR="007F5B1E">
        <w:rPr>
          <w:rFonts w:cs="Times New Roman"/>
          <w:lang w:val="en-CA"/>
        </w:rPr>
        <w:t>(Travis et al. 2010; McKenzie-Gopsill et al. 2012; Bunbury-Blanchette et al. 2015; Zapfe &amp; Freeland 2015; Pieper et al. 2018)</w:t>
      </w:r>
      <w:r w:rsidR="007F5B1E">
        <w:rPr>
          <w:rFonts w:cs="Times New Roman"/>
          <w:noProof w:val="0"/>
          <w:lang w:val="en-CA"/>
        </w:rPr>
        <w:fldChar w:fldCharType="end"/>
      </w:r>
      <w:ins w:id="40" w:author="Daniel Stewart" w:date="2022-03-17T13:45:00Z">
        <w:r w:rsidR="00AA6D29">
          <w:rPr>
            <w:rFonts w:cs="Times New Roman"/>
            <w:noProof w:val="0"/>
            <w:lang w:val="en-CA"/>
          </w:rPr>
          <w:t xml:space="preserve">; however, niche partitioning may be more pronounced in </w:t>
        </w:r>
      </w:ins>
      <w:ins w:id="41" w:author="Daniel Stewart" w:date="2022-03-17T13:46:00Z">
        <w:r w:rsidR="00AA6D29">
          <w:rPr>
            <w:rFonts w:cs="Times New Roman"/>
            <w:noProof w:val="0"/>
            <w:lang w:val="en-CA"/>
          </w:rPr>
          <w:t>coastal marshes</w:t>
        </w:r>
      </w:ins>
      <w:ins w:id="42" w:author="Daniel Stewart" w:date="2022-03-17T13:45:00Z">
        <w:r w:rsidR="00AA6D29">
          <w:rPr>
            <w:rFonts w:cs="Times New Roman"/>
            <w:noProof w:val="0"/>
            <w:lang w:val="en-CA"/>
          </w:rPr>
          <w:t xml:space="preserve">, as </w:t>
        </w:r>
        <w:r w:rsidR="00AA6D29">
          <w:rPr>
            <w:rFonts w:cs="Times New Roman"/>
            <w:i/>
            <w:iCs/>
            <w:noProof w:val="0"/>
            <w:lang w:val="en-CA"/>
          </w:rPr>
          <w:t>T. angustifolia</w:t>
        </w:r>
        <w:r w:rsidR="00AA6D29">
          <w:rPr>
            <w:rFonts w:cs="Times New Roman"/>
            <w:noProof w:val="0"/>
            <w:lang w:val="en-CA"/>
          </w:rPr>
          <w:t xml:space="preserve"> is considered more salt-tolerant than </w:t>
        </w:r>
      </w:ins>
      <w:r w:rsidR="005D4DE7">
        <w:rPr>
          <w:rFonts w:cs="Times New Roman"/>
          <w:noProof w:val="0"/>
          <w:lang w:val="en-CA"/>
        </w:rPr>
        <w:t>native broad-leaved cattail (</w:t>
      </w:r>
      <w:ins w:id="43" w:author="Daniel Stewart" w:date="2022-03-17T13:45:00Z">
        <w:r w:rsidR="00AA6D29">
          <w:rPr>
            <w:rFonts w:cs="Times New Roman"/>
            <w:i/>
            <w:iCs/>
            <w:noProof w:val="0"/>
            <w:lang w:val="en-CA"/>
          </w:rPr>
          <w:t>T</w:t>
        </w:r>
      </w:ins>
      <w:r w:rsidR="005D4DE7">
        <w:rPr>
          <w:rFonts w:cs="Times New Roman"/>
          <w:i/>
          <w:iCs/>
          <w:noProof w:val="0"/>
          <w:lang w:val="en-CA"/>
        </w:rPr>
        <w:t xml:space="preserve">ypha </w:t>
      </w:r>
      <w:ins w:id="44" w:author="Daniel Stewart" w:date="2022-03-17T13:45:00Z">
        <w:r w:rsidR="00AA6D29">
          <w:rPr>
            <w:rFonts w:cs="Times New Roman"/>
            <w:i/>
            <w:iCs/>
            <w:noProof w:val="0"/>
            <w:lang w:val="en-CA"/>
          </w:rPr>
          <w:t xml:space="preserve"> latifolia</w:t>
        </w:r>
      </w:ins>
      <w:r w:rsidR="005D4DE7">
        <w:rPr>
          <w:rFonts w:cs="Times New Roman"/>
          <w:i/>
          <w:iCs/>
          <w:noProof w:val="0"/>
          <w:lang w:val="en-CA"/>
        </w:rPr>
        <w:t>;</w:t>
      </w:r>
      <w:r w:rsidR="007F5B1E">
        <w:rPr>
          <w:rFonts w:cs="Times New Roman"/>
          <w:i/>
          <w:iCs/>
          <w:noProof w:val="0"/>
          <w:lang w:val="en-CA"/>
        </w:rPr>
        <w:t xml:space="preserve"> </w:t>
      </w:r>
      <w:r w:rsidR="007F5B1E" w:rsidRPr="007F5B1E">
        <w:rPr>
          <w:rFonts w:cs="Times New Roman"/>
          <w:noProof w:val="0"/>
          <w:lang w:val="en-CA"/>
        </w:rPr>
        <w:fldChar w:fldCharType="begin"/>
      </w:r>
      <w:r w:rsidR="00CC172A">
        <w:rPr>
          <w:rFonts w:cs="Times New Roman"/>
          <w:noProof w:val="0"/>
          <w:lang w:val="en-CA"/>
        </w:rPr>
        <w:instrText xml:space="preserve"> ADDIN ZOTERO_ITEM CSL_CITATION {"citationID":"iUelNrmw","properties":{"formattedCitation":"(McMillan 1959; Hutchinson 1988; Galatowitsch et al. 1999)","plainCitation":"(McMillan 1959; Hutchinson 1988; Galatowitsch et al. 1999)","noteIndex":0},"citationItems":[{"id":2070,"uris":["http://zotero.org/users/6112721/items/YX8RNG6B"],"itemData":{"id":2070,"type":"article-journal","abstract":"McMillan, Calvin. (U. Texas, Austin.) Salt tolerance within a Typha population. Amer. Jour. Bot. 46(7): 521–526. Illus. 1959.—Typha in a disturbed salt flat near Lincoln, Nebraska, provided material for an examination of population dynamics. Within the population, clones of T. angustifolia L. tended to occupy the drier sites and those of T. latifolia L. occupied the sites of greater moisture probability. Clones of intermediate morphological characteristics were distributed with both T. angustifolia and T. latifolia. Rhizomes taken from the clones were grown in various NaCl solutions in the greenhouse. Results indicated greatest salt tolerance by T. angustifolia and least salt tolerance by T. latifolia. The intermediate, probably hybrid, clones were intermediate in salt tolerance. Seeds of the 3 clone-types germinated over the same range of salt concentration. The seeds of all 3 types withstood 4 months submergence in a 2% salt solution and germinated upon being returned to tap water. In the salt flat habitat, the clones of T. latifolia were not vigorous during the years 1956–1957 and many died or were reduced considerably in area of occupancy. The clones of T. angustifolia remained vigorous and flowered over the same period. The intermediate clones were vigorous and increased their coverage, primarily in areas that were occupied prior to 1956 by T. latifolia. The spatial adjustments within the population probably resulted from the selective action of increased salt concentration accompanying the drier conditions of 1956 and 1957.","container-title":"American Journal of Botany","DOI":"10.1002/j.1537-2197.1959.tb07044.x","ISSN":"1537-2197","issue":"7","language":"en","note":"_eprint: https://onlinelibrary.wiley.com/doi/pdf/10.1002/j.1537-2197.1959.tb07044.x","page":"521-526","source":"Wiley Online Library","title":"Salt Tolerance Within a Typha Population","volume":"46","author":[{"family":"McMillan","given":"Calvin"}],"issued":{"date-parts":[["1959"]]}}},{"id":1653,"uris":["http://zotero.org/users/6112721/items/ZXXQJITD"],"itemData":{"id":1653,"type":"report","page":"81","publisher":"Washington State Shorelands and Coasstal Zone Management Program: Wetlands Section","title":"Salinity tolerance of plants of estuarine wetlands and associated uplands","author":[{"family":"Hutchinson","given":"I"}],"issued":{"date-parts":[["1988"]]}}},{"id":1533,"uris":["http://zotero.org/users/6112721/items/IKL7PB9H"],"itemData":{"id":1533,"type":"article-journal","abstract":"The spread of invasive taxa, including Lythrum salicaria, Typha X glauca, Myriophyllum spicatum, Phalaris arundinacea, and Phragmites australis, has dramatically changed the vegetation of many wetlands of North America. Three theories have been advanced to explain the nature of plant invasiveness. Aggressive growth during geographic expansion could result because l) growth is more favorable under new environmental conditions than those of resident locales (environmental constraints hypothesis); 2) herbivores may be absent in the new locale, resulting in selection of genotypes with improved competitive ability and reduced allocation to herbivore defenses (evolution of increased competitive ability hypothesis); and 3) interspecific hybridization occurred between a new taxon and one existing in an area, resulting in novel phenotypes with selective advantages in disturbed sites or phenotypes that can grow under conditions not favorable for either parent (introgression/hybrid speciation hypothesis). A review of published literature found few studies that compare the growth and dynamics of invasive populations in their new range versus those in historic ranges. However, there is evidence that hydrologic alterations could facilitate invasions by Typha X glauca and Phalaris arundinacea and that increased salinity promoted spread of Typha angustifolia (parental taxon) and Phragmites australis. The potential for reduced herbivory causing aggressive growth is greatest for Lythrum salican·a. lntrogressive hybridization is potentially a cause of invasiveness for all five species but has been established only for Typha X glauca and Lythrum salicaria.","container-title":"Wetlands","DOI":"10.1007/BF03161781","ISSN":"0277-5212, 1943-6246","issue":"4","journalAbbreviation":"Wetlands","language":"en","page":"733-755","source":"DOI.org (Crossref)","title":"Invasiveness in wetland plants in temperate North America","volume":"19","author":[{"family":"Galatowitsch","given":"Susan M."},{"family":"Anderson","given":"Neil O."},{"family":"Ascher","given":"Peter D."}],"issued":{"date-parts":[["1999",12]]}}}],"schema":"https://github.com/citation-style-language/schema/raw/master/csl-citation.json"} </w:instrText>
      </w:r>
      <w:r w:rsidR="007F5B1E" w:rsidRPr="007F5B1E">
        <w:rPr>
          <w:rFonts w:cs="Times New Roman"/>
          <w:noProof w:val="0"/>
          <w:lang w:val="en-CA"/>
        </w:rPr>
        <w:fldChar w:fldCharType="separate"/>
      </w:r>
      <w:r w:rsidR="00CC172A">
        <w:rPr>
          <w:rFonts w:cs="Times New Roman"/>
          <w:lang w:val="en-CA"/>
        </w:rPr>
        <w:t>McMillan 1959</w:t>
      </w:r>
      <w:r w:rsidR="005D4DE7">
        <w:rPr>
          <w:rFonts w:cs="Times New Roman"/>
          <w:lang w:val="en-CA"/>
        </w:rPr>
        <w:t>,</w:t>
      </w:r>
      <w:r w:rsidR="00CC172A">
        <w:rPr>
          <w:rFonts w:cs="Times New Roman"/>
          <w:lang w:val="en-CA"/>
        </w:rPr>
        <w:t xml:space="preserve"> Hutchinson 1988; Galatowitsch et al. 1999)</w:t>
      </w:r>
      <w:r w:rsidR="007F5B1E" w:rsidRPr="007F5B1E">
        <w:rPr>
          <w:rFonts w:cs="Times New Roman"/>
          <w:noProof w:val="0"/>
          <w:lang w:val="en-CA"/>
        </w:rPr>
        <w:fldChar w:fldCharType="end"/>
      </w:r>
      <w:ins w:id="45" w:author="Daniel Stewart" w:date="2022-03-17T13:48:00Z">
        <w:r w:rsidR="00AA6D29" w:rsidRPr="007F5B1E">
          <w:rPr>
            <w:rFonts w:cs="Times New Roman"/>
            <w:noProof w:val="0"/>
            <w:lang w:val="en-CA"/>
          </w:rPr>
          <w:t>.</w:t>
        </w:r>
      </w:ins>
      <w:ins w:id="46" w:author="Daniel Stewart" w:date="2022-03-17T13:45:00Z">
        <w:r w:rsidR="00AA6D29">
          <w:rPr>
            <w:rFonts w:cs="Times New Roman"/>
            <w:noProof w:val="0"/>
            <w:lang w:val="en-CA"/>
          </w:rPr>
          <w:t xml:space="preserve"> Where they co-occur, </w:t>
        </w:r>
        <w:r w:rsidR="00AA6D29" w:rsidRPr="00247A13">
          <w:rPr>
            <w:rFonts w:cs="Times New Roman"/>
            <w:noProof w:val="0"/>
            <w:lang w:val="en-CA"/>
          </w:rPr>
          <w:t xml:space="preserve">hybrid </w:t>
        </w:r>
        <w:r w:rsidR="00AA6D29" w:rsidRPr="00247A13">
          <w:rPr>
            <w:rFonts w:cs="Times New Roman"/>
            <w:i/>
            <w:noProof w:val="0"/>
            <w:lang w:val="en-CA"/>
          </w:rPr>
          <w:t>T.</w:t>
        </w:r>
        <w:r w:rsidR="00AA6D29">
          <w:rPr>
            <w:rFonts w:cs="Times New Roman"/>
            <w:i/>
            <w:noProof w:val="0"/>
            <w:lang w:val="en-CA"/>
          </w:rPr>
          <w:t xml:space="preserve"> × </w:t>
        </w:r>
        <w:r w:rsidR="00AA6D29" w:rsidRPr="00247A13">
          <w:rPr>
            <w:rFonts w:cs="Times New Roman"/>
            <w:i/>
            <w:noProof w:val="0"/>
            <w:lang w:val="en-CA"/>
          </w:rPr>
          <w:t>glauca</w:t>
        </w:r>
        <w:r w:rsidR="00AA6D29" w:rsidRPr="00247A13">
          <w:rPr>
            <w:rFonts w:cs="Times New Roman"/>
            <w:noProof w:val="0"/>
            <w:lang w:val="en-CA"/>
          </w:rPr>
          <w:t xml:space="preserve"> is widely considered more competitive than either parent, often replacing them over time through direct competition</w:t>
        </w:r>
      </w:ins>
      <w:r w:rsidR="00054B2F">
        <w:rPr>
          <w:rFonts w:cs="Times New Roman"/>
          <w:noProof w:val="0"/>
          <w:lang w:val="en-CA"/>
        </w:rPr>
        <w:t xml:space="preserve"> or</w:t>
      </w:r>
      <w:ins w:id="47" w:author="Daniel Stewart" w:date="2022-03-17T13:45:00Z">
        <w:r w:rsidR="00AA6D29" w:rsidRPr="00247A13">
          <w:rPr>
            <w:rFonts w:cs="Times New Roman"/>
            <w:noProof w:val="0"/>
            <w:lang w:val="en-CA"/>
          </w:rPr>
          <w:t xml:space="preserve"> </w:t>
        </w:r>
      </w:ins>
      <w:r w:rsidR="00AA6D29">
        <w:rPr>
          <w:rFonts w:cs="Times New Roman"/>
          <w:noProof w:val="0"/>
          <w:lang w:val="en-CA"/>
        </w:rPr>
        <w:t>introgression</w:t>
      </w:r>
      <w:bookmarkStart w:id="48" w:name="ZOTERO_BREF_u3ScOmKE63loG85R4yHwf"/>
      <w:r w:rsidR="00054B2F">
        <w:rPr>
          <w:rFonts w:cs="Times New Roman"/>
          <w:noProof w:val="0"/>
          <w:lang w:val="en-CA"/>
        </w:rPr>
        <w:t xml:space="preserve"> </w:t>
      </w:r>
      <w:r w:rsidR="00AA6D29">
        <w:rPr>
          <w:rFonts w:cs="Times New Roman"/>
          <w:noProof w:val="0"/>
          <w:lang w:val="en-CA"/>
        </w:rPr>
        <w:fldChar w:fldCharType="begin"/>
      </w:r>
      <w:r w:rsidR="00AA6D29">
        <w:rPr>
          <w:rFonts w:cs="Times New Roman"/>
          <w:noProof w:val="0"/>
          <w:lang w:val="en-CA"/>
        </w:rPr>
        <w:instrText xml:space="preserve"> ADDIN ZOTERO_ITEM CSL_CITATION {"citationID":"Xj8yw22h","properties":{"formattedCitation":"(Bunbury-Blanchette et al. 2015; Geddes et al. 2021)","plainCitation":"(Bunbury-Blanchette et al. 2015; Geddes et al. 2021)","noteIndex":0},"citationItems":[{"id":1486,"uris":["http://zotero.org/users/6112721/items/CLXDYSNX"],"itemData":{"id":1486,"type":"article-journal","abstract":"Hybridization can result in the formation of highly competitive lineages that displace their progenitor species and other native organisms. In eastern North America, hybridization between native Typha latifolia and introduced Typha angustifolia yields the vigorous hybrid species T. × glauca. The hybrid has become increasingly prevalent over the past century in eastern North America, where there are indications it displaces native plants. Moreover, it has been suggested that water depth inﬂuences the growth performance of hybrid vs. native cattails but there have been no comparisons of plant performance under contrasting water depths. Using a common-garden experiment with two levels of a water-depth treatment we compared the above- and below-ground growth performance of T. latifolia vs. hybrid cattails collected from 12 sites in southern Ontario. We found that hybrids outperformed all other plants in terms of total and above-ground biomass production and, depending on the method of species assignment used, in terms of the number of ramets produced. However, there was no difference in the mass of rhizomes produced between species. Consistent with a previous study of natural populations from the same region, growth performance of the different species was similar across the different water depths used in the experiment. Collectively, our results indicate that enhanced hybrid performance was driven by the production of larger and more numerous ramets and not via increased investment in rhizomes.","container-title":"Basic and Applied Ecology","DOI":"10.1016/j.baae.2015.04.006","ISSN":"14391791","issue":"5","journalAbbreviation":"Basic and Applied Ecology","language":"en","page":"394-402","source":"DOI.org (Crossref)","title":"Hybrid Typha×glauca outperforms native T. latifolia under contrasting water depths in a common garden","volume":"16","author":[{"family":"Bunbury-Blanchette","given":"Adèle L."},{"family":"Freeland","given":"Joanna R."},{"family":"Dorken","given":"Marcel E."}],"issued":{"date-parts":[["2015",8]]}}},{"id":2064,"uris":["http://zotero.org/users/6112721/items/JKP3BB6C"],"itemData":{"id":2064,"type":"article-journal","abstract":"In North American wetlands, two cattail species -native Typha latifolia and exotic T. angustifolia- hybridize generating T. x glauca. Typha angustifolia and the hybrid spread invasively, negatively affecting wetlands. Due to high trait variability and hybridization, Typha species are difficult to identify morphologically. Building on previous work that relied on microsatellite markers to differentiate Typha species (including hybrids, parental backcrosses, and advanced-generation hybrids) in southern Canada and in the US upper Midwest and northeast, our goals were to 1) estimate relative frequencies of parental species in additional Midwestern cattail populations, and 2) quantify their hybridization. We also assessed level of agreement between morphological identification based on leaf width and gap between inflorescences and molecular identification. Using 6 microsatellites markers (4 used previously in other populations and 2 novel ones), we identified ~25% of the samples as native T. latifolia, while ~6% were exotic T. angustifolia. Furthermore, 19% of the samples were first-generation hybrids (T. x glauca) and 50% were advanced-generation hybrids, with backcrosses to native T. latifolia being almost twice as high as those to exotic T. angustifolia, rates that are much larger than previously reported. Agreement between morphological and molecular identification was lower than expected highlighting the fact that these morphological traits can be misleading when used alone in cattail identification. We caution that the seemingly asymmetric hybridization towards the native Typha latifolia could potentially lead to its extinction in the Midwest. Cattail management may thus require efforts to preserve the native cattail through seed banking and/or other approaches.","container-title":"Wetlands","DOI":"10.1007/s13157-021-01429-2","ISSN":"0277-5212, 1943-6246","issue":"2","journalAbbreviation":"Wetlands","language":"en","page":"24","source":"DOI.org (Crossref)","title":"Microsatellite Markers Reveal Unprecedented High Frequencies of Hybridization among Typha Species in the Midwestern US","volume":"41","author":[{"family":"Geddes","given":"Pamela"},{"family":"Murphy","given":"Lynnette"},{"family":"Astudillo-Scalia","given":"Yaiyr"},{"family":"Blasini","given":"Davis"},{"family":"Nugent","given":"Sarah"},{"family":"Ríos","given":"María Jazmín"},{"family":"Schirmer","given":"Aaron E."},{"family":"Olfelt","given":"Joel P."}],"issued":{"date-parts":[["2021",2]]}}}],"schema":"https://github.com/citation-style-language/schema/raw/master/csl-citation.json"} </w:instrText>
      </w:r>
      <w:r w:rsidR="00AA6D29">
        <w:rPr>
          <w:rFonts w:cs="Times New Roman"/>
          <w:noProof w:val="0"/>
          <w:lang w:val="en-CA"/>
        </w:rPr>
        <w:fldChar w:fldCharType="separate"/>
      </w:r>
      <w:r w:rsidR="00AA6D29">
        <w:rPr>
          <w:rFonts w:cs="Times New Roman"/>
          <w:lang w:val="en-CA"/>
        </w:rPr>
        <w:t>(Bunbury-Blanchette et al. 2015; Geddes et al. 2021)</w:t>
      </w:r>
      <w:r w:rsidR="00AA6D29">
        <w:rPr>
          <w:rFonts w:cs="Times New Roman"/>
          <w:noProof w:val="0"/>
          <w:lang w:val="en-CA"/>
        </w:rPr>
        <w:fldChar w:fldCharType="end"/>
      </w:r>
      <w:bookmarkEnd w:id="48"/>
      <w:ins w:id="49" w:author="Daniel Stewart" w:date="2022-03-17T13:45:00Z">
        <w:r w:rsidR="00AA6D29" w:rsidRPr="00247A13">
          <w:rPr>
            <w:rFonts w:cs="Times New Roman"/>
            <w:noProof w:val="0"/>
            <w:lang w:val="en-CA"/>
          </w:rPr>
          <w:t xml:space="preserve">. </w:t>
        </w:r>
      </w:ins>
      <w:r w:rsidR="004E711A">
        <w:rPr>
          <w:rFonts w:cs="Times New Roman"/>
          <w:noProof w:val="0"/>
          <w:lang w:val="en-CA"/>
        </w:rPr>
        <w:t xml:space="preserve">Non-native cattails are known to </w:t>
      </w:r>
      <w:ins w:id="50" w:author="Daniel Stewart" w:date="2022-03-17T13:45:00Z">
        <w:r w:rsidR="00AA6D29" w:rsidRPr="00247A13">
          <w:rPr>
            <w:rFonts w:cs="Times New Roman"/>
            <w:noProof w:val="0"/>
            <w:lang w:val="en-CA"/>
          </w:rPr>
          <w:t>displace native marsh plant communities</w:t>
        </w:r>
      </w:ins>
      <w:r w:rsidR="00CC172A">
        <w:rPr>
          <w:rFonts w:cs="Times New Roman"/>
          <w:noProof w:val="0"/>
          <w:lang w:val="en-CA"/>
        </w:rPr>
        <w:t xml:space="preserve"> </w:t>
      </w:r>
      <w:r w:rsidR="00CC172A">
        <w:rPr>
          <w:rFonts w:cs="Times New Roman"/>
          <w:noProof w:val="0"/>
          <w:lang w:val="en-CA"/>
        </w:rPr>
        <w:fldChar w:fldCharType="begin"/>
      </w:r>
      <w:r w:rsidR="00CC172A">
        <w:rPr>
          <w:rFonts w:cs="Times New Roman"/>
          <w:noProof w:val="0"/>
          <w:lang w:val="en-CA"/>
        </w:rPr>
        <w:instrText xml:space="preserve"> ADDIN ZOTERO_ITEM CSL_CITATION {"citationID":"znQTZ8T9","properties":{"formattedCitation":"(Frieswyk &amp; Zedler 2007; Wilcox et al. 2008)","plainCitation":"(Frieswyk &amp; Zedler 2007; Wilcox et al. 2008)","noteIndex":0},"citationItems":[{"id":1594,"uris":["http://zotero.org/users/6112721/items/NLDZZJPS"],"itemData":{"id":1594,"type":"article-journal","abstract":"Water-level change is integral to the structure and function of Great Lakes coastal wetlands, and many studies document predictable relationships between vegetation and water level. However, anthropogenic stressors, such as invasive species, land-use change, and water-level stabilization, interact to shift the historical cycle (of native vegetation migration up- and down-slope) toward dominance by invasive Typha species. Knowing from earlier studies that water-level stabilization alters the historical vegetation cycle, we asked if similar shifts can occur where water levels are not stabilized. Using historical aerial photographs of three coastal wetlands (in Lake Michigan’s Green Bay, Wisconsin), we determined that habitat dominated by Typha species has expanded to eliminate wet meadow habitat. Between 1974 and 1992, linear regressions showed strong, significant relationships of both meadow area (R2 ≥ 0.894; p &lt; 0.02) and marsh area (R2 ≥ 0.784; p &lt; 0.05) to water level in all three wetlands. In 2000, meadow area was below that predicted by the historical pattern due to the landward advance of marsh habitat during a year of decreasing water levels. In the same period, land use in the wetland watersheds converted from agriculture to urban. Urbanization and the replacement of native Typha latifolia by the invasive hybrid Typha xglauca may have overwhelmed the beneficial impact of water-level fluctuation. The documentation of vegetation shifts, as herein, is an essential step in the process of preserving and restoring ecological integrity.","container-title":"Journal of Great Lakes Research","DOI":"10.3394/0380-1330(2007)33[366:VCIGLC]2.0.CO;2","ISSN":"0380-1330, 0380-1330","issue":"2","journalAbbreviation":"Journal of Great Lakes Research","language":"en","page":"366-380","source":"DOI.org (Crossref)","title":"Vegetation Change in Great Lakes Coastal Wetlands: Deviation from the Historical Cycle","title-short":"Vegetation Change in Great Lakes Coastal Wetlands","volume":"33","author":[{"family":"Frieswyk","given":"Christin B."},{"family":"Zedler","given":"Joy B."}],"issued":{"date-parts":[["2007",6]]}}},{"id":1491,"uris":["http://zotero.org/users/6112721/items/S8I5HITB"],"itemData":{"id":1491,"type":"article-journal","abstract":"Photointerpretation studies were conducted to evaluate vegetation changes in wetlands of Lake Ontario and the upper St. Lawrence River associated with regulation of water levels since about 1960. The studies used photographs from 16 sites (four each from drowned river mouth, barrier beach, open embayment, and protected embayment wetlands) and spanned a period from the 1950s to 2001 at roughly decadal intervals. Meadow marsh was the most prominent vegetation type in most wetlands in the late 1950s when water levels had declined following high lake levels in the early 1950s. Meadow marsh increased at some sites in the mid-1960s in response to low lake levels and decreased at all sites in the late 1970s following a period of high lake levels. Typha increased at nearly all sites, except waveexposed open embayments, in the 1970s. Meadow marsh continued to decrease and Typha to increase at most sites during sustained higher lake levels through the 1980s, 1990s, and into 2001. Most vegetation changes could be correlated with lake-level changes and with life-history strategies and physiological tolerances to water depth of prominent taxa. Analyses of GIS coverages demonstrated that much of the Typha invasion was landward into meadow marsh, largely by Typha × glauca. Lesser expansion toward open water included both T. × glauca and T. angustifolia. Although many models focus on the seed bank as a key component of vegetative change in wetlands, our results suggest that canopy-dominating, moisture-requiring Typha was able to invade meadow marsh at higher elevations because sustained higher lake levels allowed it to survive and overtake sedges and grasses that can tolerate periods of drier soil conditions.","container-title":"Journal of Great Lakes Research","DOI":"10.3394/0380-1330(2008)34[301:CIOGMI]2.0.CO;2","ISSN":"0380-1330, 0380-1330","issue":"2","journalAbbreviation":"Journal of Great Lakes Research","language":"en","page":"301-323","source":"DOI.org (Crossref)","title":"Cattail Invasion of Sedge/Grass Meadows in Lake Ontario: Photointerpretation Analysis of Sixteen Wetlands over Five Decades","title-short":"Cattail Invasion of Sedge/Grass Meadows in Lake Ontario","volume":"34","author":[{"family":"Wilcox","given":"Douglas A."},{"family":"Kowalski","given":"Kurt P."},{"family":"Hoare","given":"Holly L."},{"family":"Carlson","given":"Martha L."},{"family":"Morgan","given":"Heather N."}],"issued":{"date-parts":[["2008",6]]}}}],"schema":"https://github.com/citation-style-language/schema/raw/master/csl-citation.json"} </w:instrText>
      </w:r>
      <w:r w:rsidR="00CC172A">
        <w:rPr>
          <w:rFonts w:cs="Times New Roman"/>
          <w:noProof w:val="0"/>
          <w:lang w:val="en-CA"/>
        </w:rPr>
        <w:fldChar w:fldCharType="separate"/>
      </w:r>
      <w:r w:rsidR="00CC172A">
        <w:rPr>
          <w:rFonts w:cs="Times New Roman"/>
          <w:lang w:val="en-CA"/>
        </w:rPr>
        <w:t>(Frieswyk &amp; Zedler 2007; Wilcox et al. 2008)</w:t>
      </w:r>
      <w:r w:rsidR="00CC172A">
        <w:rPr>
          <w:rFonts w:cs="Times New Roman"/>
          <w:noProof w:val="0"/>
          <w:lang w:val="en-CA"/>
        </w:rPr>
        <w:fldChar w:fldCharType="end"/>
      </w:r>
      <w:ins w:id="51" w:author="Daniel Stewart" w:date="2022-03-17T13:45:00Z">
        <w:r w:rsidR="00AA6D29" w:rsidRPr="00247A13">
          <w:rPr>
            <w:rFonts w:cs="Times New Roman"/>
            <w:noProof w:val="0"/>
            <w:lang w:val="en-CA"/>
          </w:rPr>
          <w:t xml:space="preserve"> via high growth rates</w:t>
        </w:r>
      </w:ins>
      <w:r w:rsidR="00CC172A">
        <w:rPr>
          <w:rFonts w:cs="Times New Roman"/>
          <w:noProof w:val="0"/>
          <w:lang w:val="en-CA"/>
        </w:rPr>
        <w:t xml:space="preserve"> </w:t>
      </w:r>
      <w:r w:rsidR="00CC172A">
        <w:rPr>
          <w:rFonts w:cs="Times New Roman"/>
          <w:noProof w:val="0"/>
          <w:lang w:val="en-CA"/>
        </w:rPr>
        <w:fldChar w:fldCharType="begin"/>
      </w:r>
      <w:r w:rsidR="00CC172A">
        <w:rPr>
          <w:rFonts w:cs="Times New Roman"/>
          <w:noProof w:val="0"/>
          <w:lang w:val="en-CA"/>
        </w:rPr>
        <w:instrText xml:space="preserve"> ADDIN ZOTERO_ITEM CSL_CITATION {"citationID":"abpiqnhq","properties":{"formattedCitation":"(Grace &amp; Wetzel 1998; Zapfe &amp; Freeland 2015)","plainCitation":"(Grace &amp; Wetzel 1998; Zapfe &amp; Freeland 2015)","noteIndex":0},"citationItems":[{"id":1037,"uris":["http://zotero.org/users/6112721/items/QSR95IGI"],"itemData":{"id":1037,"type":"article-journal","abstract":"The zonation of Typha populations in an experimental pond in Michigan was re-examined 15 years after the original sampling to gain insight into the long-term dynamics. Current distributions of Typha populations were also examined in additional experimental ponds at the site that have been maintained for 23 years. The zonation between T. latifolia and T. angustifolia in the previously studied pond 15 years after the initial sampling revealed that the density and distribution of shoots had not changed significantly. Thus, it appears that previously reported results (based on 7-year old populations) have remained consistent over time. Additional insight into the interaction between these two taxa was sought by comparing mixed and monoculture stands in five experimental ponds that have remained undisturbed for their 23-year history. The maximum depth of T. latifolia, the shallow-water species, was not significantly reduced when growing in the presence of the more flood tolerant T. angustifolia. In contrast, the minimum depth of T. angustifolia was reduced from 0 to 37 cm when in the presence of T. latifolia. When total populations were compared between monoculture and mixed stands, the average density of T. angustifolia shoots was 59.4 percent lower in mixed stands while the density of T. latifolia was 32 percent lower, with T. angustifolia most affected at shallow depths (reduced by 92 percent) and T. latifolia most affected at the deepest depths (reduced by 60 percent). These long-term observations indicate that competitive displacement between Typha taxa has remained stable over time. Published by Elsevier Science B.V.","container-title":"Aquatic Botany","DOI":"10.1016/S0304-3770(98)00056-4","ISSN":"03043770","issue":"2","journalAbbreviation":"Aquatic Botany","language":"en","page":"137-146","source":"DOI.org (Crossref)","title":"Long-term dynamics of Typha populations","volume":"61","author":[{"family":"Grace","given":"James B"},{"family":"Wetzel","given":"Robert G"}],"issued":{"date-parts":[["1998",6]]}}},{"id":503,"uris":["http://zotero.org/users/6112721/items/7Y38N87P"],"itemData":{"id":503,"type":"article-journal","abstract":"Rapid evolution following interspeciﬁc hybridization can facilitate biological invasions. Around the Great Lakes in North America, the hybrid cattail Typha × glauca is dominating wetlands and displacing both parental species. We measured water depth and height of T. × glauca and its parental species (Typha angustifolia and Typha latifolia) throughout the growing season at a site near Lake Ontario that harbors both parental species plus hybrids. We found no evidence of niche partitioning by water depth, nor was there evidence that water depth was inﬂuencing plant height. At the beginning of the growing season, T. latifolia comprised the tallest plants, but this potential advantage was short-lived, and for most of the growing season, F1 hybrids were taller than all or most other taxa (T. angustifolia, T. latifolia, and advancedgeneration/backcrossed hybrids). Heterosis, inferred from height, is therefore evident in F1 hybrids, but not in advanced-generation/backcrossed hybrids. Typha stands often achieve high densities, and the competitive advantage of superior height is likely contributing to the invasive success of T. × glauca F1 hybrids in the Great Lakes region.","container-title":"Aquatic Botany","DOI":"10.1016/j.aquabot.2015.05.004","ISSN":"03043770","journalAbbreviation":"Aquatic Botany","language":"en","page":"44-47","source":"DOI.org (Crossref)","title":"Heterosis in invasive F1 cattail hybrids (Typha × glauca)","volume":"125","author":[{"family":"Zapfe","given":"Lisa"},{"family":"Freeland","given":"Joanna R."}],"issued":{"date-parts":[["2015",8]]}}}],"schema":"https://github.com/citation-style-language/schema/raw/master/csl-citation.json"} </w:instrText>
      </w:r>
      <w:r w:rsidR="00CC172A">
        <w:rPr>
          <w:rFonts w:cs="Times New Roman"/>
          <w:noProof w:val="0"/>
          <w:lang w:val="en-CA"/>
        </w:rPr>
        <w:fldChar w:fldCharType="separate"/>
      </w:r>
      <w:r w:rsidR="00CC172A">
        <w:rPr>
          <w:rFonts w:cs="Times New Roman"/>
          <w:lang w:val="en-CA"/>
        </w:rPr>
        <w:t>(Grace &amp; Wetzel 1998; Zapfe &amp; Freeland 2015)</w:t>
      </w:r>
      <w:r w:rsidR="00CC172A">
        <w:rPr>
          <w:rFonts w:cs="Times New Roman"/>
          <w:noProof w:val="0"/>
          <w:lang w:val="en-CA"/>
        </w:rPr>
        <w:fldChar w:fldCharType="end"/>
      </w:r>
      <w:ins w:id="52" w:author="Daniel Stewart" w:date="2022-03-17T13:45:00Z">
        <w:r w:rsidR="00AA6D29" w:rsidRPr="00247A13">
          <w:rPr>
            <w:rFonts w:cs="Times New Roman"/>
            <w:noProof w:val="0"/>
            <w:lang w:val="en-CA"/>
          </w:rPr>
          <w:t xml:space="preserve">, </w:t>
        </w:r>
      </w:ins>
      <w:r w:rsidR="00E576BC">
        <w:rPr>
          <w:rFonts w:cs="Times New Roman"/>
          <w:noProof w:val="0"/>
          <w:lang w:val="en-CA"/>
        </w:rPr>
        <w:t xml:space="preserve">shading by </w:t>
      </w:r>
      <w:ins w:id="53" w:author="Daniel Stewart" w:date="2022-03-17T13:45:00Z">
        <w:r w:rsidR="00AA6D29" w:rsidRPr="00247A13">
          <w:rPr>
            <w:rFonts w:cs="Times New Roman"/>
            <w:noProof w:val="0"/>
            <w:lang w:val="en-CA"/>
          </w:rPr>
          <w:t>leaf litter</w:t>
        </w:r>
      </w:ins>
      <w:r w:rsidR="00CC172A">
        <w:rPr>
          <w:rFonts w:cs="Times New Roman"/>
          <w:noProof w:val="0"/>
          <w:lang w:val="en-CA"/>
        </w:rPr>
        <w:t xml:space="preserve"> </w:t>
      </w:r>
      <w:r w:rsidR="00CC172A">
        <w:rPr>
          <w:rFonts w:cs="Times New Roman"/>
          <w:noProof w:val="0"/>
          <w:lang w:val="en-CA"/>
        </w:rPr>
        <w:fldChar w:fldCharType="begin"/>
      </w:r>
      <w:r w:rsidR="00F26B39">
        <w:rPr>
          <w:rFonts w:cs="Times New Roman"/>
          <w:noProof w:val="0"/>
          <w:lang w:val="en-CA"/>
        </w:rPr>
        <w:instrText xml:space="preserve"> ADDIN ZOTERO_ITEM CSL_CITATION {"citationID":"LcCuU8KA","properties":{"formattedCitation":"(Larkin et al. 2012a; Farrer &amp; Goldberg 2014; Szabo et al. 2018)","plainCitation":"(Larkin et al. 2012a; Farrer &amp; Goldberg 2014; Szabo et al. 2018)","noteIndex":0},"citationItems":[{"id":"4LsnhJz1/KTcVwS07","uris":["http://zotero.org/users/6112721/items/WYA433UI"],"itemData":{"id":"q1e9xkHj/3YZb9ih0","type":"article-journal","container-title":"Biological Invasions","DOI":"10.1007/s10530-011-0059-y","ISSN":"1387-3547, 1573-1464","issue":"1","journalAbbreviation":"Biol Invasions","language":"en","page":"65-77","source":"DOI.org (Crossref)","title":"Mechanisms of dominance by the invasive hybrid cattail Typha × glauca","volume":"14","author":[{"family":"Larkin","given":"Daniel J."},{"family":"Freyman","given":"Monika J."},{"family":"Lishawa","given":"Shane C."},{"family":"Geddes","given":"Pamela"},{"family":"Tuchman","given":"Nancy C."}],"issued":{"date-parts":[["2012",1]]}}},{"id":"4LsnhJz1/zjvmRViK","uris":["http://zotero.org/users/6112721/items/YT8U9IIF"],"itemData":{"id":"q1e9xkHj/I8zVGTPE","type":"article-journal","abstract":"Invasive plants compete with natives, and their litter can suppress natives and alter ecosystem function. Understanding the mechanisms of effect of invasive plants and testing whether invader removal reverses these effects is important to guide restoration and management. We addressed these questions in a Great Lakes marsh invaded by Typha x glauca (hybrid cattail), which produces monodominant stands with considerable litter accumulation. We teased apart effects of live T. x glauca versus its litter on the marsh ecosystem with a live/litter transplant experiment, and tested whether effects were reversible by a live/litter removal experiment in a Typha stand. Over two to four years, in both native marsh and Typha stand, the presence of litter decreased light and increased inorganic nitrogen. Live T. x glauca addition to the native marsh increased inorganic nitrogen and soil organic matter, but removal did not reverse these effects. Litter addition decreased native richness and abundance, and litter removal reversed these effects; however, characteristic native marsh sedges and rushes were not restored, but rather terrestrial grasses and forbs recruited. This suggests that litter removal is essential in cattail restoration projects to increase diversity, but that further active management will likely be necessary to restore marsh communities per se. Because many wetland invaders share similar traits with T. x glauca, including litter accumulation, conclusions are broadly applicable to a variety of wetland invasions.","container-title":"Aquatic Botany","DOI":"10.1016/j.aquabot.2014.01.002","ISSN":"03043770","journalAbbreviation":"Aquatic Botany","language":"en","page":"35-43","source":"DOI.org (Crossref)","title":"Mechanisms and reversibility of the effects of hybrid cattail on a Great Lakes marsh","volume":"116","author":[{"family":"Farrer","given":"Emily C."},{"family":"Goldberg","given":"Deborah E."}],"issued":{"date-parts":[["2014",5]]}}},{"id":"4LsnhJz1/gZpajKlb","uris":["http://zotero.org/users/6112721/items/DMJ3JHJZ"],"itemData":{"id":"q1e9xkHj/mLgk1Sze","type":"article-journal","abstract":"Invasive species aﬀect native vegetation through combinations of direct interactions (e.g. competition) and indirect interactions (e.g. altered pollination regimes) mediated through the occupation of shared environments. Hybrid cattails (Typha × glauca) are rapidly displacing their parental species, the native broadleaf cattail (T.latifolia) and the introduced narrow-leaf cattail (T. angustifolia), but the mechanisms involved are poorly understood. We evaluated the potential for direct and indirect interactions among cattails using a series of experiments. First, we evaluated whether seed germination was aﬀected by hybrid leaf litter using a factorial experiment in which we tested for indirect eﬀects of leaf-litter leachate and shading. Second we tested whether these indirect eﬀects of hybrid leaf litter aﬀected seedling performance using a factorial common-garden experiment. Finally, we tested for direct competitive interactions between hybrid and native cattail seedlings. One or more components of hybrid leaf-litter leachate strongly reduced the germination of the parental cattail species, but not that of the hybrid. There was no evidence that direct competitive interactions aﬀected seedling performance. Because regular recruitment by seeds appears to be important in shaping patterns of genetic diversity in natural populations, our ﬁndings provide a mechanism for explaining the dominance of hybrid cattails in eastern North America.","container-title":"Aquatic Botany","DOI":"10.1016/j.aquabot.2017.11.009","ISSN":"03043770","journalAbbreviation":"Aquatic Botany","language":"en","page":"29-36","source":"DOI.org (Crossref)","title":"The effects of leaf litter and competition from hybrid cattails ( Typha × glauca ) on the seed germination and seedling performance of its parental species","volume":"145","author":[{"family":"Szabo","given":"Jessica"},{"family":"Freeland","given":"Joanna R."},{"family":"Dorken","given":"Marcel E."}],"issued":{"date-parts":[["2018",2]]}}}],"schema":"https://github.com/citation-style-language/schema/raw/master/csl-citation.json"} </w:instrText>
      </w:r>
      <w:r w:rsidR="00CC172A">
        <w:rPr>
          <w:rFonts w:cs="Times New Roman"/>
          <w:noProof w:val="0"/>
          <w:lang w:val="en-CA"/>
        </w:rPr>
        <w:fldChar w:fldCharType="separate"/>
      </w:r>
      <w:r w:rsidR="00F26B39">
        <w:rPr>
          <w:rFonts w:cs="Times New Roman"/>
          <w:lang w:val="en-CA"/>
        </w:rPr>
        <w:t>(Larkin et al. 2012a; Farrer &amp; Goldberg 2014; Szabo et al. 2018)</w:t>
      </w:r>
      <w:r w:rsidR="00CC172A">
        <w:rPr>
          <w:rFonts w:cs="Times New Roman"/>
          <w:noProof w:val="0"/>
          <w:lang w:val="en-CA"/>
        </w:rPr>
        <w:fldChar w:fldCharType="end"/>
      </w:r>
      <w:ins w:id="54" w:author="Daniel Stewart" w:date="2022-03-17T13:45:00Z">
        <w:r w:rsidR="00AA6D29" w:rsidRPr="00247A13">
          <w:rPr>
            <w:rFonts w:cs="Times New Roman"/>
            <w:noProof w:val="0"/>
            <w:lang w:val="en-CA"/>
          </w:rPr>
          <w:t xml:space="preserve">, </w:t>
        </w:r>
      </w:ins>
      <w:r w:rsidR="00CC172A">
        <w:rPr>
          <w:rFonts w:cs="Times New Roman"/>
          <w:noProof w:val="0"/>
          <w:lang w:val="en-CA"/>
        </w:rPr>
        <w:t xml:space="preserve">phenotypic </w:t>
      </w:r>
      <w:ins w:id="55" w:author="Daniel Stewart" w:date="2022-03-17T13:45:00Z">
        <w:r w:rsidR="00AA6D29" w:rsidRPr="00247A13">
          <w:rPr>
            <w:rFonts w:cs="Times New Roman"/>
            <w:noProof w:val="0"/>
            <w:lang w:val="en-CA"/>
          </w:rPr>
          <w:t>plasticity</w:t>
        </w:r>
      </w:ins>
      <w:r w:rsidR="00CC172A">
        <w:rPr>
          <w:rFonts w:cs="Times New Roman"/>
          <w:noProof w:val="0"/>
          <w:lang w:val="en-CA"/>
        </w:rPr>
        <w:t xml:space="preserve"> </w:t>
      </w:r>
      <w:r w:rsidR="00CC172A">
        <w:rPr>
          <w:rFonts w:cs="Times New Roman"/>
          <w:noProof w:val="0"/>
          <w:lang w:val="en-CA"/>
        </w:rPr>
        <w:fldChar w:fldCharType="begin"/>
      </w:r>
      <w:r w:rsidR="00E87EA6">
        <w:rPr>
          <w:rFonts w:cs="Times New Roman"/>
          <w:noProof w:val="0"/>
          <w:lang w:val="en-CA"/>
        </w:rPr>
        <w:instrText xml:space="preserve"> ADDIN ZOTERO_ITEM CSL_CITATION {"citationID":"gZUXZNxL","properties":{"formattedCitation":"(Waters &amp; Shay 1990; Woo &amp; Zedler 2002)","plainCitation":"(Waters &amp; Shay 1990; Woo &amp; Zedler 2002)","noteIndex":0},"citationItems":[{"id":1636,"uris":["http://zotero.org/users/6112721/items/W65VMN8V"],"itemData":{"id":1636,"type":"article-journal","abstract":"WATERSI, ., and SHAYJ, . M. 1990. A field study of the morphometric response of Typha glauca shoots to a water depth gradient. Can. J. Bot. 68: 2339-2343. In the Delta Marsh, Manitoba, the hybrid cattail Typha glauca Godr. forms large monodominant stands over a wide range of water depths (25-100 cm). Despite a considerable body of research concerning the origin and development of this important species, its ecology has received little attention. In field studies conducted in two freshwater wetland sites in the Delta Marsh, mean height and biomass of vegetative shoots of T . glauca increased significantly along a gradient of increasing water depth. Product-moment correlations between height and biomass were 0.69 S r S 0.86. Flowering shoots, in contrast, were less flexible in their response to depth. No significant differences associated with depth were found in reproductive biomass, height, spike width, spike length, or gap length of flowering spikes harvested in August. Differences in size of vegetative shoots were interpreted as a plastic response that may play a role in adaptation to a range of water depths. By adjusting the length of underwater shoot tissue, the ramet maintains relatively constant aerial shoot dimensions. Growth of shoots in deep water is enhanced by an intrinsic factor (juvenility) and an environmental factor (edge effect).","container-title":"Canadian Journal of Botany","DOI":"10.1139/b90-298","ISSN":"0008-4026","issue":"11","journalAbbreviation":"Can. J. Bot.","language":"en","page":"2339-2343","source":"DOI.org (Crossref)","title":"A field study of the morphometric response of &lt;i&gt;Typha glauca&lt;/i&gt; shoots to a water depth gradient","volume":"68","author":[{"family":"Waters","given":"I."},{"family":"Shay","given":"J. M."}],"issued":{"date-parts":[["1990",11,1]]}}},{"id":1644,"uris":["http://zotero.org/users/6112721/items/YQ5Z6YMN"],"itemData":{"id":1644,"type":"article-journal","abstract":"Where wetlands receive urban runoff, Typha spp. and other invasive plants often displace the native vegetation. We tested the ability of nutrients (N and P) to increase vegetative growth of T. ϫ glauca (a hybrid of T. latifolia and T. angustifolia). In the greenhouse, 17 treatments revealed that T. ϫ glauca required both N and P for growth, and total leaf length was most stimulated where a higher proportion of P was added (7N:1P vs. 14N:1P, with N constant and P changed), regardless of concentration (the High treatment was 4ϫ the Low treatment). In Gardner Marsh (Madison, Wisconsin, USA), we set up 28 plots (1 ϫ 6 m) that bisected the boundary between sedge meadow (graminoids) and T. ϫ glauca, and we added a common lawn fertilizer (9N:1P:4K) at high (62.5 g/m2), medium (31.3 g/m2), low (15.6 g/m2), and control (0 g/m2) rates on ﬁve dates, with nϭ7 plots/treatment. After one growing season, fertilizer addition increased T. ϫ glauca ramet density, height, and biomass, especially where the sedge meadow graminoids were initially dominant. Aboveground biomass of T. ϫ glauca in the high nutrient addition treatment (1029 Ϯ 256.1 g/ m2) was more than double that for control plots (431 Ϯ 80.52 g/m2) overall, with the greatest percent increase in sedge meadow subplots. In contrast, native graminoids (mostly Carex spp.) did not respond to treatment, either in biomass or percent cover. Typha ϫ glauca allocated nutrients to both growth and storage, as indicated by higher N and P concentrations in leaves, shoot bases, and rhizomes in plots with high nutrient addition. Because fertilizing the marsh enhanced the shoot growth of T. ϫ glauca but not native graminoids, and because the 7N:1P treatment stimulated growth in the greenhouse, we suggest that wetland managers focus on reducing P inﬂows to urban wetlands. Fertilizer additions below those recommended by the manufacturer for new lawns (5ϫ that of our highest treatment) should be more economical and have fewer impacts on receiving wetlands.","container-title":"Wetlands","DOI":"10.1672/0277-5212(2002)022[0509:CNASAS]2.0.CO;2","ISSN":"0277-5212, 1943-6246","issue":"3","journalAbbreviation":"Wetlands","language":"en","page":"509-521","source":"DOI.org (Crossref)","title":"Can nutrients alone shift a sedge meadow towards dominance by the invasive Typha × glauca","volume":"22","author":[{"family":"Woo","given":"Isa"},{"family":"Zedler","given":"Joy B."}],"issued":{"date-parts":[["2002",9]]}}}],"schema":"https://github.com/citation-style-language/schema/raw/master/csl-citation.json"} </w:instrText>
      </w:r>
      <w:r w:rsidR="00CC172A">
        <w:rPr>
          <w:rFonts w:cs="Times New Roman"/>
          <w:noProof w:val="0"/>
          <w:lang w:val="en-CA"/>
        </w:rPr>
        <w:fldChar w:fldCharType="separate"/>
      </w:r>
      <w:r w:rsidR="00E87EA6">
        <w:rPr>
          <w:rFonts w:cs="Times New Roman"/>
          <w:lang w:val="en-CA"/>
        </w:rPr>
        <w:t>(Waters &amp; Shay 1990; Woo &amp; Zedler 2002)</w:t>
      </w:r>
      <w:r w:rsidR="00CC172A">
        <w:rPr>
          <w:rFonts w:cs="Times New Roman"/>
          <w:noProof w:val="0"/>
          <w:lang w:val="en-CA"/>
        </w:rPr>
        <w:fldChar w:fldCharType="end"/>
      </w:r>
      <w:ins w:id="56" w:author="Daniel Stewart" w:date="2022-03-17T13:45:00Z">
        <w:r w:rsidR="00AA6D29" w:rsidRPr="00247A13">
          <w:rPr>
            <w:rFonts w:cs="Times New Roman"/>
            <w:noProof w:val="0"/>
            <w:lang w:val="en-CA"/>
          </w:rPr>
          <w:t>, and allelopath</w:t>
        </w:r>
        <w:r w:rsidR="00AA6D29">
          <w:rPr>
            <w:rFonts w:cs="Times New Roman"/>
            <w:noProof w:val="0"/>
            <w:lang w:val="en-CA"/>
          </w:rPr>
          <w:t>ic compounds</w:t>
        </w:r>
      </w:ins>
      <w:r w:rsidR="00CC172A">
        <w:rPr>
          <w:rFonts w:cs="Times New Roman"/>
          <w:noProof w:val="0"/>
          <w:lang w:val="en-CA"/>
        </w:rPr>
        <w:t xml:space="preserve"> </w:t>
      </w:r>
      <w:r w:rsidR="00CC172A">
        <w:rPr>
          <w:rFonts w:cs="Times New Roman"/>
          <w:noProof w:val="0"/>
          <w:lang w:val="en-CA"/>
        </w:rPr>
        <w:fldChar w:fldCharType="begin"/>
      </w:r>
      <w:r w:rsidR="00F26B39">
        <w:rPr>
          <w:rFonts w:cs="Times New Roman"/>
          <w:noProof w:val="0"/>
          <w:lang w:val="en-CA"/>
        </w:rPr>
        <w:instrText xml:space="preserve"> ADDIN ZOTERO_ITEM CSL_CITATION {"citationID":"jaeHUUG5","properties":{"formattedCitation":"(Jarchow &amp; Cook 2009; Szabo et al. 2018)","plainCitation":"(Jarchow &amp; Cook 2009; Szabo et al. 2018)","noteIndex":0},"citationItems":[{"id":1554,"uris":["http://zotero.org/users/6112721/items/3BMFIGJM"],"itemData":{"id":1554,"type":"article-journal","container-title":"Plant Ecology","DOI":"10.1007/s11258-009-9573-8","ISSN":"1385-0237, 1573-5052","issue":"1","journalAbbreviation":"Plant Ecol","language":"en","page":"113-124","source":"DOI.org (Crossref)","title":"Allelopathy as a mechanism for the invasion of Typha angustifolia","volume":"204","author":[{"family":"Jarchow","given":"Meghann E."},{"family":"Cook","given":"Bradley J."}],"issued":{"date-parts":[["2009",9]]}}},{"id":"4LsnhJz1/gZpajKlb","uris":["http://zotero.org/users/6112721/items/DMJ3JHJZ"],"itemData":{"id":"q1e9xkHj/mLgk1Sze","type":"article-journal","abstract":"Invasive species aﬀect native vegetation through combinations of direct interactions (e.g. competition) and indirect interactions (e.g. altered pollination regimes) mediated through the occupation of shared environments. Hybrid cattails (Typha × glauca) are rapidly displacing their parental species, the native broadleaf cattail (T.latifolia) and the introduced narrow-leaf cattail (T. angustifolia), but the mechanisms involved are poorly understood. We evaluated the potential for direct and indirect interactions among cattails using a series of experiments. First, we evaluated whether seed germination was aﬀected by hybrid leaf litter using a factorial experiment in which we tested for indirect eﬀects of leaf-litter leachate and shading. Second we tested whether these indirect eﬀects of hybrid leaf litter aﬀected seedling performance using a factorial common-garden experiment. Finally, we tested for direct competitive interactions between hybrid and native cattail seedlings. One or more components of hybrid leaf-litter leachate strongly reduced the germination of the parental cattail species, but not that of the hybrid. There was no evidence that direct competitive interactions aﬀected seedling performance. Because regular recruitment by seeds appears to be important in shaping patterns of genetic diversity in natural populations, our ﬁndings provide a mechanism for explaining the dominance of hybrid cattails in eastern North America.","container-title":"Aquatic Botany","DOI":"10.1016/j.aquabot.2017.11.009","ISSN":"03043770","journalAbbreviation":"Aquatic Botany","language":"en","page":"29-36","source":"DOI.org (Crossref)","title":"The effects of leaf litter and competition from hybrid cattails ( Typha × glauca ) on the seed germination and seedling performance of its parental species","volume":"145","author":[{"family":"Szabo","given":"Jessica"},{"family":"Freeland","given":"Joanna R."},{"family":"Dorken","given":"Marcel E."}],"issued":{"date-parts":[["2018",2]]}}}],"schema":"https://github.com/citation-style-language/schema/raw/master/csl-citation.json"} </w:instrText>
      </w:r>
      <w:r w:rsidR="00CC172A">
        <w:rPr>
          <w:rFonts w:cs="Times New Roman"/>
          <w:noProof w:val="0"/>
          <w:lang w:val="en-CA"/>
        </w:rPr>
        <w:fldChar w:fldCharType="separate"/>
      </w:r>
      <w:r w:rsidR="00F26B39">
        <w:rPr>
          <w:rFonts w:cs="Times New Roman"/>
          <w:lang w:val="en-CA"/>
        </w:rPr>
        <w:t xml:space="preserve">(Jarchow &amp; Cook 2009; Szabo </w:t>
      </w:r>
      <w:r w:rsidR="00F26B39">
        <w:rPr>
          <w:rFonts w:cs="Times New Roman"/>
          <w:lang w:val="en-CA"/>
        </w:rPr>
        <w:lastRenderedPageBreak/>
        <w:t>et al. 2018)</w:t>
      </w:r>
      <w:r w:rsidR="00CC172A">
        <w:rPr>
          <w:rFonts w:cs="Times New Roman"/>
          <w:noProof w:val="0"/>
          <w:lang w:val="en-CA"/>
        </w:rPr>
        <w:fldChar w:fldCharType="end"/>
      </w:r>
      <w:ins w:id="57" w:author="Daniel Stewart" w:date="2022-03-17T13:45:00Z">
        <w:r w:rsidR="00AA6D29" w:rsidRPr="00247A13">
          <w:rPr>
            <w:rFonts w:cs="Times New Roman"/>
            <w:noProof w:val="0"/>
            <w:lang w:val="en-CA"/>
          </w:rPr>
          <w:t xml:space="preserve">. These community-level </w:t>
        </w:r>
      </w:ins>
      <w:r w:rsidR="004E711A">
        <w:rPr>
          <w:rFonts w:cs="Times New Roman"/>
          <w:noProof w:val="0"/>
          <w:lang w:val="en-CA"/>
        </w:rPr>
        <w:t>impacts</w:t>
      </w:r>
      <w:ins w:id="58" w:author="Daniel Stewart" w:date="2022-03-17T13:45:00Z">
        <w:r w:rsidR="00AA6D29" w:rsidRPr="00247A13">
          <w:rPr>
            <w:rFonts w:cs="Times New Roman"/>
            <w:noProof w:val="0"/>
            <w:lang w:val="en-CA"/>
          </w:rPr>
          <w:t xml:space="preserve"> are linked to changes at other trophic levels, such as the exclusion of waterfowl</w:t>
        </w:r>
      </w:ins>
      <w:r w:rsidR="00E576BC">
        <w:rPr>
          <w:rFonts w:cs="Times New Roman"/>
          <w:noProof w:val="0"/>
          <w:lang w:val="en-CA"/>
        </w:rPr>
        <w:t xml:space="preserve"> </w:t>
      </w:r>
      <w:r w:rsidR="00E576BC">
        <w:rPr>
          <w:rFonts w:cs="Times New Roman"/>
          <w:noProof w:val="0"/>
          <w:lang w:val="en-CA"/>
        </w:rPr>
        <w:fldChar w:fldCharType="begin"/>
      </w:r>
      <w:r w:rsidR="00895416">
        <w:rPr>
          <w:rFonts w:cs="Times New Roman"/>
          <w:noProof w:val="0"/>
          <w:lang w:val="en-CA"/>
        </w:rPr>
        <w:instrText xml:space="preserve"> ADDIN ZOTERO_ITEM CSL_CITATION {"citationID":"d0QjL9kX","properties":{"formattedCitation":"(Kostecke et al. 2004; Hood 2013; Lishawa et al. 2020)","plainCitation":"(Kostecke et al. 2004; Hood 2013; Lishawa et al. 2020)","noteIndex":0},"citationItems":[{"id":1563,"uris":["http://zotero.org/users/6112721/items/V7HWUF67"],"itemData":{"id":1563,"type":"article-journal","container-title":"J. Aquat. Plant Manage.","language":"en","page":"39-45","source":"Zotero","title":"Vegetation Response to Cattail Management at Cheyenne Bottoms, Kansas","volume":"42","author":[{"family":"Kostecke","given":"Richard M"},{"family":"Smith","given":"L M"},{"family":"Hands","given":"H M"}],"issued":{"date-parts":[["2004"]]}}},{"id":"4LsnhJz1/uLK9FsjA","uris":["http://zotero.org/users/6112721/items/NNBPUJD9"],"itemData":{"id":"4LsnhJz1/uLK9FsjA","type":"article-journal","container-title":"Wetlands Ecology and Management","DOI":"10.1007/s11273-013-9294-6","ISSN":"0923-4861, 1572-9834","issue":"4","journalAbbreviation":"Wetlands Ecol Manage","language":"en","page":"229-242","source":"DOI.org (Crossref)","title":"Applying and testing a predictive vegetation model to management of the invasive cattail, Typha angustifolia L., in an oligohaline tidal marsh reveals priority effects caused by non-stationarity","volume":"21","author":[{"family":"Hood","given":"W. Gregory"}],"issued":{"date-parts":[["2013",8]]}}},{"id":688,"uris":["http://zotero.org/users/6112721/items/X27DQLVE"],"itemData":{"id":688,"type":"article-journal","abstract":"The conservation of many freshwater marsh waterbirds (i.e., waterfowl, shorebirds, wading birds, and secretive marshbirds) in the Laurentian Great Lakes requires managing invasive emergent macrophytes, which degrade waterbird habitat by creating dense, litter‐clogged stands, and excluding plants that produce nutritionally balanced and high‐energy food (seeds, tubers, and submerged aquatic vegetation). The most commonly used management approach in the United States Great Lakes region involves the application of herbicides, which can stimulate waterbird forage plants but does not address the accumulation of plant litter, the underlying cause of plant community diversity loss and habitat degradation. We experimentally evaluated the eﬀects of an alternative approach, harvesting invasive plants and their litter followed by ﬂooding, on plant communities, focusing on the eﬀects of these treatments to increase the abundance of high‐energy wetland plants. At the Shiawassee National Wildlife Refuge in Michigan, USA, we experimentally treated an invasive cattail (Typha × glauca)‐dominated wetland in August and September of 2016, 2017, and 2018, using a randomized block design with 4 blocks and 3 treatments (sediment surface harvest, above ground harvest, and control). We monitored the eﬀects of these treatments on the abundance and dominance of waterbird forage‐producing plants, plant diversity, and plant communities prior to ( Jul 2016) and during the summer following each treatment (late Jul or early Aug 2017, 2018, and 2019). Additionally, we used pre‐ and post‐treatment waterbird use‐day data collected at the unit scale and compared values with satellite imagery‐derived land cover changes. Compared to control plots, 3 years of harvesting and ﬂooding signiﬁcantly increased plant species diversity, increased the abundance of waterbird seed‐ and tuber‐producing plant species by 5 times, and increased annual plant dominance by more than 10 times, while substantially reducing all measures of cattail and its litter. Use‐days increased for total waterbirds, including waterfowl and dabbling ducks, following treatment. Cattail cover decreased and open water and non‐cattail emergent vegetation cover increased. Harvesting invasive plant biomass coupled with ﬂooding promoted a plant community composition and structure beneﬁcial to waterbirds. © 2020 The Wildlife Society.","container-title":"The Journal of Wildlife Management","DOI":"10.1002/jwmg.21912","ISSN":"0022-541X, 1937-2817","issue":"7","journalAbbreviation":"Jour. Wild. Mgmt.","language":"en","page":"1326-1337","source":"DOI.org (Crossref)","title":"Wetland Waterbird Food Resources Increased by Harvesting Invasive Cattails","volume":"84","author":[{"family":"Lishawa","given":"Shane C."},{"family":"Dunton","given":"Eric M."},{"family":"Pearsall","given":"Douglas R."},{"family":"Monks","given":"Andrew M."},{"family":"Himmler","given":"Kurtis B."},{"family":"Carson","given":"Brendan D."},{"family":"Loges","given":"Brian"},{"family":"Albert","given":"Dennis A."}],"issued":{"date-parts":[["2020",9]]}}}],"schema":"https://github.com/citation-style-language/schema/raw/master/csl-citation.json"} </w:instrText>
      </w:r>
      <w:r w:rsidR="00E576BC">
        <w:rPr>
          <w:rFonts w:cs="Times New Roman"/>
          <w:noProof w:val="0"/>
          <w:lang w:val="en-CA"/>
        </w:rPr>
        <w:fldChar w:fldCharType="separate"/>
      </w:r>
      <w:r w:rsidR="00895416">
        <w:rPr>
          <w:rFonts w:cs="Times New Roman"/>
          <w:lang w:val="en-CA"/>
        </w:rPr>
        <w:t>(Kostecke et al. 2004; Hood 2013; Lishawa et al. 2020)</w:t>
      </w:r>
      <w:r w:rsidR="00E576BC">
        <w:rPr>
          <w:rFonts w:cs="Times New Roman"/>
          <w:noProof w:val="0"/>
          <w:lang w:val="en-CA"/>
        </w:rPr>
        <w:fldChar w:fldCharType="end"/>
      </w:r>
      <w:ins w:id="59" w:author="Daniel Stewart" w:date="2022-03-17T13:45:00Z">
        <w:r w:rsidR="00AA6D29" w:rsidRPr="00247A13">
          <w:rPr>
            <w:rFonts w:cs="Times New Roman"/>
            <w:noProof w:val="0"/>
            <w:lang w:val="en-CA"/>
          </w:rPr>
          <w:t xml:space="preserve">, reduction </w:t>
        </w:r>
      </w:ins>
      <w:r w:rsidR="004E711A">
        <w:rPr>
          <w:rFonts w:cs="Times New Roman"/>
          <w:noProof w:val="0"/>
          <w:lang w:val="en-CA"/>
        </w:rPr>
        <w:t>of</w:t>
      </w:r>
      <w:ins w:id="60" w:author="Daniel Stewart" w:date="2022-03-17T13:45:00Z">
        <w:r w:rsidR="00AA6D29" w:rsidRPr="00247A13">
          <w:rPr>
            <w:rFonts w:cs="Times New Roman"/>
            <w:noProof w:val="0"/>
            <w:lang w:val="en-CA"/>
          </w:rPr>
          <w:t xml:space="preserve"> marsh-associated birds </w:t>
        </w:r>
      </w:ins>
      <w:r w:rsidR="00E576BC">
        <w:rPr>
          <w:rFonts w:cs="Times New Roman"/>
          <w:noProof w:val="0"/>
          <w:lang w:val="en-CA"/>
        </w:rPr>
        <w:fldChar w:fldCharType="begin"/>
      </w:r>
      <w:r w:rsidR="00E576BC">
        <w:rPr>
          <w:rFonts w:cs="Times New Roman"/>
          <w:noProof w:val="0"/>
          <w:lang w:val="en-CA"/>
        </w:rPr>
        <w:instrText xml:space="preserve"> ADDIN ZOTERO_ITEM CSL_CITATION {"citationID":"jyrWcf93","properties":{"formattedCitation":"(Meyer et al. 2010)","plainCitation":"(Meyer et al. 2010)","noteIndex":0},"citationItems":[{"id":1582,"uris":["http://zotero.org/users/6112721/items/CZG5TLNE"],"itemData":{"id":1582,"type":"article-journal","abstract":"Common reed {Phragmites australis) forms dense stands with deep layers of residual organic matter that negatively affects plant diversity and possibly habitat use by wetland birds. We sought to determine whether seasonal relative abundance and species richness of birds varied among 3 habitat types in Great Lakes coastal wetland complexes recently invaded by common reed. We used fixed-distance point counts to determine species relative abundances and species richness in edge and interior locales within common reed, cattail {Typha spp.), and meadow marsh habitats of various sizes during 2 summers (2001 and 2002) and 1 autumn (2001) at Long Point, Lake Erie, Ontario, Canada. We found that total relative abundance and species richness of birds were greater in common reed habitat compared to cattail or meadow marsh habitats. However, we also found that relative abundance of marsh-nesting birds was greater in meadow marsh habitat than in cattail and common reed during summer. Lastly, we found that, irrespective of habitat type, habitat edges had higher total relative abundance and species richness of birds than did habitat interiors. Our results show that common reed provides suitable habitat for a diversity of landbirds during summer and autumn but only limited habitat for many marsh-nesting birds during summer. Based on these results, we recommend restoration of meadow marsh habitat through reduction of common reed in Great Lakes wetlands where providing habitat for breeding marsh-nesting birds is an objective. Managers also might consider reducing the size of nonnative common reed stands to increase edge effect and use by birds, possibly including wetland birds.","container-title":"Journal of Wildlife Management","DOI":"10.2193/2008-467","ISSN":"0022-541X, 1937-2817","issue":"7","journalAbbreviation":"Journal of Wildlife Management","language":"en","page":"1559-1567","source":"DOI.org (Crossref)","title":"Seasonal Abundance and Species Richness of Birds in Common Reed Habitats in Lake Erie","volume":"74","author":[{"family":"Meyer","given":"Shawn W."},{"family":"Badzinski","given":"Shannon S."},{"family":"Petrie","given":"Scott A."},{"family":"Ankney","given":"C. Davison"}],"issued":{"date-parts":[["2010",9]]}}}],"schema":"https://github.com/citation-style-language/schema/raw/master/csl-citation.json"} </w:instrText>
      </w:r>
      <w:r w:rsidR="00E576BC">
        <w:rPr>
          <w:rFonts w:cs="Times New Roman"/>
          <w:noProof w:val="0"/>
          <w:lang w:val="en-CA"/>
        </w:rPr>
        <w:fldChar w:fldCharType="separate"/>
      </w:r>
      <w:r w:rsidR="00E576BC">
        <w:rPr>
          <w:rFonts w:cs="Times New Roman"/>
          <w:lang w:val="en-CA"/>
        </w:rPr>
        <w:t>(Meyer et al. 2010)</w:t>
      </w:r>
      <w:r w:rsidR="00E576BC">
        <w:rPr>
          <w:rFonts w:cs="Times New Roman"/>
          <w:noProof w:val="0"/>
          <w:lang w:val="en-CA"/>
        </w:rPr>
        <w:fldChar w:fldCharType="end"/>
      </w:r>
      <w:ins w:id="61" w:author="Daniel Stewart" w:date="2022-03-17T13:45:00Z">
        <w:r w:rsidR="00AA6D29" w:rsidRPr="00247A13">
          <w:rPr>
            <w:rFonts w:cs="Times New Roman"/>
          </w:rPr>
          <w:t xml:space="preserve">, and reduction in </w:t>
        </w:r>
        <w:r w:rsidR="00AA6D29" w:rsidRPr="00247A13">
          <w:rPr>
            <w:rFonts w:cs="Times New Roman"/>
            <w:noProof w:val="0"/>
            <w:lang w:val="en-CA"/>
          </w:rPr>
          <w:t xml:space="preserve">macroinvertebrate and insect biomass </w:t>
        </w:r>
      </w:ins>
      <w:r w:rsidR="00E576BC">
        <w:rPr>
          <w:rFonts w:cs="Times New Roman"/>
          <w:noProof w:val="0"/>
          <w:lang w:val="en-CA"/>
        </w:rPr>
        <w:fldChar w:fldCharType="begin"/>
      </w:r>
      <w:r w:rsidR="00C37AF5">
        <w:rPr>
          <w:rFonts w:cs="Times New Roman"/>
          <w:noProof w:val="0"/>
          <w:lang w:val="en-CA"/>
        </w:rPr>
        <w:instrText xml:space="preserve"> ADDIN ZOTERO_ITEM CSL_CITATION {"citationID":"yInjeMYU","properties":{"formattedCitation":"(Kostecke et al. 2005; Lawrence et al. 2016a; Lee 2021)","plainCitation":"(Kostecke et al. 2005; Lawrence et al. 2016a; Lee 2021)","noteIndex":0},"citationItems":[{"id":1564,"uris":["http://zotero.org/users/6112721/items/YH5FGHAG"],"itemData":{"id":1564,"type":"article-journal","abstract":"Cheyenne Bottoms, Kansas, USA has been designated by the Ramsar convention as a Wetland of International Importance. However, since that 1988 designation, cattail (Typha spp.) has become the dominant plant within the basin, and migratory bird use has decreased. We examined the effects of different cattail-management treatments (burned, disked, and grazed by 5 and 20 head of cattle) on macroinvertebrates used as food resources by migratory birds. We found few differences in diversity, biomass, or density of macroinvertebrates among treatments. When differences existed, diversity, biomass, and density were greater within the control or more heavily vegetated treatments (e.g., burned) than within less vegetated treatments (e.g., disked). Macroinvertebrate densities, particularly Chironomidae, ranged from 154 to 681/m2; however, they were up to seven times lower than historic densities and well below the 5000/m2 that has been suggested for supporting large numbers (0.5 million) of migratory waterbirds. Thus, Cheyenne Bottoms’ capacity to support migratory waterbirds may currently be reduced due to low macroinvertebrate densities in areas where cattail has invaded, as well as in areas where cattail has been managed. Research and management should be targeted at restoring the hydrology and dependent biotic communities that support migratory birds.","container-title":"Wetlands","DOI":"10.1672/0277-5212(2005)025[0758:MRTCMA]2.0.CO;2","ISSN":"0277-5212, 1943-6246","issue":"3","journalAbbreviation":"Wetlands","language":"en","page":"758-763","source":"DOI.org (Crossref)","title":"Macroinvertebrate response to cattail management at Cheyenne Bottoms, Kansas, USA","volume":"25","author":[{"family":"Kostecke","given":"Richard M."},{"family":"Smith","given":"Loren M."},{"family":"Hands","given":"Helen M."}],"issued":{"date-parts":[["2005",9]]}}},{"id":1570,"uris":["http://zotero.org/users/6112721/items/KLTLKUV9"],"itemData":{"id":1570,"type":"article-journal","abstract":"Aquatic macroinvertebrates are a critical component of wetland nutrient cycling and food webs, with many ﬁsh and wildlife species depending upon them as food resources; but little is known about how invasion by dominant macrophytes may alter community dynamics. We examined the impacts of Typha invasion on aquatic macroinvertebrate communities in three northern Great Lakes coastal wetlands by comparing community composition between stands of native emergent marsh and those dominated by invasive Typha. Typha invaded zones were associated with shallower and cooler water than native emergent zones, and we detected decreased aquatic macroinvertebrate density and biomass in invaded zones. After accounting for the positive effect of plant species richness on macroinvertebrate abundance, we observed Typha invaded coastal zones had less total macroinvertebrate and insect biomass than native zones across all levels of plant richness. Our results suggest that Typha invasion reduces habitat quality for aquatic macroinvertebrates by homogenizing structural diversity and reducing water temperatures, which in turn may negatively impact predatory organisms by decreasing food resources. We recommend experimental tests of Typha management treatments to identify techniques that may promote structurally diverse and biologically rich Great Lakes coastal wetlands.","container-title":"Journal of Great Lakes Research","DOI":"10.1016/j.jglr.2016.08.009","ISSN":"03801330","issue":"6","journalAbbreviation":"Journal of Great Lakes Research","language":"en","page":"1412-1419","source":"DOI.org (Crossref)","title":"Typha invasion associated with reduced aquatic macroinvertebrate abundance in northern Lake Huron coastal wetlands","volume":"42","author":[{"family":"Lawrence","given":"Beth A."},{"family":"Bourke","given":"Kimberly"},{"family":"Lishawa","given":"Shane C."},{"family":"Tuchman","given":"Nancy C."}],"issued":{"date-parts":[["2016",12]]}}},{"id":1726,"uris":["http://zotero.org/users/6112721/items/TSQUBQFC"],"itemData":{"id":1726,"type":"report","abstract":"In recent decades, the exotic cattail Typha angustifolia and its hybrid Typha x glauca have invaded the Fraser River estuary. The impacts from this invasion on benthic macroinvertebrate communities, however, are yet to be studied. Macroinvertebrates play important roles in food chains, trophic dynamics, and nutrient cycling and are potentially at risk from this invasion. In this study, I compared the benthic invertebrate communities between exotic cattail stands and native vegetation stands at 25 paired sites. Sediment cores were analyzed for invertebrate abundance, biomass, and Shannon Wiener diversity index, and it was found that biomass and abundance were lower in exotic cattail when compared to native vegetation, however, there was no difference in diversity. Given the proximity to side channels, tidal inundation time would be a logical explanation for the differences in the benthic communities; however, it was not found to be a significant predictor. Given the invasive nature of exotic cattail and the correlations that were found, cattail should be removed in restoration projects where possible.","event-place":"Burnaby","genre":"Master's Project","page":"1-33","publisher":"Simon Fraser University &amp; British Columbia Institute of Technology","publisher-place":"Burnaby","title":"The impacts of exotic &lt;i&gt;Typha&lt;/i&gt; on benthic invertebrate communities in the South Arm of the Fraser River Estuary","author":[{"family":"Lee","given":"Jan Jakob"}],"issued":{"date-parts":[["2021"]]}}}],"schema":"https://github.com/citation-style-language/schema/raw/master/csl-citation.json"} </w:instrText>
      </w:r>
      <w:r w:rsidR="00E576BC">
        <w:rPr>
          <w:rFonts w:cs="Times New Roman"/>
          <w:noProof w:val="0"/>
          <w:lang w:val="en-CA"/>
        </w:rPr>
        <w:fldChar w:fldCharType="separate"/>
      </w:r>
      <w:r w:rsidR="00C37AF5">
        <w:rPr>
          <w:rFonts w:cs="Times New Roman"/>
          <w:lang w:val="en-CA"/>
        </w:rPr>
        <w:t>(Kostecke et al. 2005; Lawrence et al. 2016a; Lee 2021)</w:t>
      </w:r>
      <w:r w:rsidR="00E576BC">
        <w:rPr>
          <w:rFonts w:cs="Times New Roman"/>
          <w:noProof w:val="0"/>
          <w:lang w:val="en-CA"/>
        </w:rPr>
        <w:fldChar w:fldCharType="end"/>
      </w:r>
      <w:ins w:id="62" w:author="Daniel Stewart" w:date="2022-03-17T13:45:00Z">
        <w:r w:rsidR="00AA6D29" w:rsidRPr="00247A13">
          <w:rPr>
            <w:rFonts w:cs="Times New Roman"/>
          </w:rPr>
          <w:t>.</w:t>
        </w:r>
        <w:r w:rsidR="00AA6D29" w:rsidRPr="00247A13">
          <w:rPr>
            <w:rFonts w:cs="Times New Roman"/>
            <w:noProof w:val="0"/>
            <w:lang w:val="en-CA"/>
          </w:rPr>
          <w:t xml:space="preserve"> </w:t>
        </w:r>
      </w:ins>
    </w:p>
    <w:p w14:paraId="69CDD1C6" w14:textId="43B35E4C" w:rsidR="00BE299F" w:rsidRDefault="007C5397" w:rsidP="00BE299F">
      <w:pPr>
        <w:ind w:firstLine="284"/>
        <w:jc w:val="left"/>
        <w:rPr>
          <w:rFonts w:cs="Times New Roman"/>
          <w:noProof w:val="0"/>
          <w:lang w:val="en-CA"/>
        </w:rPr>
      </w:pPr>
      <w:ins w:id="63" w:author="Daniel Stewart" w:date="2022-03-17T13:43:00Z">
        <w:r w:rsidRPr="00247A13">
          <w:rPr>
            <w:rFonts w:cs="Times New Roman"/>
            <w:noProof w:val="0"/>
            <w:lang w:val="en-CA"/>
          </w:rPr>
          <w:t xml:space="preserve">At the northwest limit of this continental invasion lies the Fraser River Estuary (FRE), </w:t>
        </w:r>
      </w:ins>
      <w:r w:rsidR="00D91A01">
        <w:rPr>
          <w:rFonts w:cs="Times New Roman"/>
          <w:noProof w:val="0"/>
          <w:lang w:val="en-CA"/>
        </w:rPr>
        <w:t>W</w:t>
      </w:r>
      <w:ins w:id="64" w:author="Daniel Stewart" w:date="2022-03-17T13:43:00Z">
        <w:r w:rsidRPr="00247A13">
          <w:rPr>
            <w:rFonts w:cs="Times New Roman"/>
            <w:noProof w:val="0"/>
            <w:lang w:val="en-CA"/>
          </w:rPr>
          <w:t>estern Canada’s largest and most productive estuary</w:t>
        </w:r>
      </w:ins>
      <w:r w:rsidR="00F575A5">
        <w:rPr>
          <w:rFonts w:cs="Times New Roman"/>
          <w:noProof w:val="0"/>
          <w:lang w:val="en-CA"/>
        </w:rPr>
        <w:t>, and home to Canada’s third largest metropolitan area, Greater Vancouver</w:t>
      </w:r>
      <w:ins w:id="65" w:author="Daniel Stewart" w:date="2022-03-17T13:43:00Z">
        <w:r w:rsidRPr="00247A13">
          <w:rPr>
            <w:rFonts w:cs="Times New Roman"/>
            <w:noProof w:val="0"/>
            <w:lang w:val="en-CA"/>
          </w:rPr>
          <w:t xml:space="preserve">. </w:t>
        </w:r>
      </w:ins>
      <w:r w:rsidR="00F575A5" w:rsidRPr="00247A13">
        <w:rPr>
          <w:rFonts w:cs="Times New Roman"/>
          <w:noProof w:val="0"/>
          <w:lang w:val="en-CA"/>
        </w:rPr>
        <w:t>Widely recognized for its ecological importance, the FRE historically supported the largest annual salmon run of any river in North America</w:t>
      </w:r>
      <w:r w:rsidR="00F575A5">
        <w:rPr>
          <w:rFonts w:cs="Times New Roman"/>
          <w:noProof w:val="0"/>
          <w:lang w:val="en-CA"/>
        </w:rPr>
        <w:t xml:space="preserve"> </w:t>
      </w:r>
      <w:r w:rsidR="00F575A5">
        <w:rPr>
          <w:rFonts w:cs="Times New Roman"/>
          <w:noProof w:val="0"/>
          <w:lang w:val="en-CA"/>
        </w:rPr>
        <w:fldChar w:fldCharType="begin"/>
      </w:r>
      <w:r w:rsidR="00BE772F">
        <w:rPr>
          <w:rFonts w:cs="Times New Roman"/>
          <w:noProof w:val="0"/>
          <w:lang w:val="en-CA"/>
        </w:rPr>
        <w:instrText xml:space="preserve"> ADDIN ZOTERO_ITEM CSL_CITATION {"citationID":"cTaaoqgz","properties":{"formattedCitation":"(Chalifour et al. 2019)","plainCitation":"(Chalifour et al. 2019)","noteIndex":0},"citationItems":[{"id":"4LsnhJz1/aKSLwa0f","uris":["http://zotero.org/users/6112721/items/MYNNYB3B"],"itemData":{"id":"hIz4z7rv/u5A9uqJn","type":"article-journal","abstract":"Interfacing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 — 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(37 402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1616-1599","journalAbbreviation":"Mar. Ecol. Prog. Ser.","language":"en","page":"145-162","source":"DOI.org (Crossref)","title":"Habitat use by juvenile salmon, other migratory fish, and resident fish species underscores the importance of estuarine habitat mosaics","volume":"625","author":[{"family":"Chalifour","given":"L"},{"family":"Scott","given":"Dc"},{"family":"MacDuffee","given":"M"},{"family":"Iacarella","given":"Jc"},{"family":"Martin","given":"Tg"},{"family":"Baum","given":"Jk"}],"issued":{"date-parts":[["2019",8,29]]}}}],"schema":"https://github.com/citation-style-language/schema/raw/master/csl-citation.json"} </w:instrText>
      </w:r>
      <w:r w:rsidR="00F575A5">
        <w:rPr>
          <w:rFonts w:cs="Times New Roman"/>
          <w:noProof w:val="0"/>
          <w:lang w:val="en-CA"/>
        </w:rPr>
        <w:fldChar w:fldCharType="separate"/>
      </w:r>
      <w:r w:rsidR="00F575A5">
        <w:rPr>
          <w:rFonts w:cs="Times New Roman"/>
          <w:lang w:val="en-CA"/>
        </w:rPr>
        <w:t>(Chalifour et al. 2019)</w:t>
      </w:r>
      <w:r w:rsidR="00F575A5">
        <w:rPr>
          <w:rFonts w:cs="Times New Roman"/>
          <w:noProof w:val="0"/>
          <w:lang w:val="en-CA"/>
        </w:rPr>
        <w:fldChar w:fldCharType="end"/>
      </w:r>
      <w:r w:rsidR="00F575A5">
        <w:rPr>
          <w:rFonts w:cs="Times New Roman"/>
          <w:noProof w:val="0"/>
          <w:lang w:val="en-CA"/>
        </w:rPr>
        <w:t xml:space="preserve">, </w:t>
      </w:r>
      <w:ins w:id="66" w:author="Daniel Stewart" w:date="2022-02-11T12:54:00Z">
        <w:r w:rsidR="00F575A5">
          <w:rPr>
            <w:rFonts w:cs="Times New Roman"/>
            <w:noProof w:val="0"/>
            <w:lang w:val="en-CA"/>
          </w:rPr>
          <w:t>is</w:t>
        </w:r>
      </w:ins>
      <w:r w:rsidR="00F575A5" w:rsidRPr="00247A13">
        <w:rPr>
          <w:rFonts w:cs="Times New Roman"/>
          <w:noProof w:val="0"/>
          <w:lang w:val="en-CA"/>
        </w:rPr>
        <w:t xml:space="preserve"> </w:t>
      </w:r>
      <w:del w:id="67" w:author="Daniel Stewart" w:date="2022-02-11T12:54:00Z">
        <w:r w:rsidR="00F575A5" w:rsidRPr="00247A13" w:rsidDel="00CD5ED9">
          <w:rPr>
            <w:rFonts w:cs="Times New Roman"/>
            <w:noProof w:val="0"/>
            <w:lang w:val="en-CA"/>
          </w:rPr>
          <w:delText xml:space="preserve">with multiple species using highly-productive estuarine tidal marshes for their juvenile life stages </w:delText>
        </w:r>
        <w:bookmarkStart w:id="68" w:name="ZOTERO_BREF_qu98Z6Le4oSZ"/>
        <w:r w:rsidR="00F575A5" w:rsidRPr="00247A13" w:rsidDel="00CD5ED9">
          <w:rPr>
            <w:rFonts w:cs="Times New Roman"/>
          </w:rPr>
          <w:delText>(Chalifour et al. 2019)</w:delText>
        </w:r>
        <w:bookmarkEnd w:id="68"/>
        <w:r w:rsidR="00F575A5" w:rsidRPr="00247A13" w:rsidDel="00CD5ED9">
          <w:rPr>
            <w:rFonts w:cs="Times New Roman"/>
            <w:noProof w:val="0"/>
            <w:lang w:val="en-CA"/>
          </w:rPr>
          <w:delText>. G</w:delText>
        </w:r>
      </w:del>
      <w:ins w:id="69" w:author="Daniel Stewart" w:date="2022-02-11T12:54:00Z">
        <w:r w:rsidR="00F575A5">
          <w:rPr>
            <w:rFonts w:cs="Times New Roman"/>
            <w:noProof w:val="0"/>
            <w:lang w:val="en-CA"/>
          </w:rPr>
          <w:t>g</w:t>
        </w:r>
      </w:ins>
      <w:r w:rsidR="00F575A5" w:rsidRPr="00247A13">
        <w:rPr>
          <w:rFonts w:cs="Times New Roman"/>
          <w:noProof w:val="0"/>
          <w:lang w:val="en-CA"/>
        </w:rPr>
        <w:t xml:space="preserve">lobally recognized as an Important Bird and Biodiversity Area (IBA), </w:t>
      </w:r>
      <w:ins w:id="70" w:author="Daniel Stewart" w:date="2022-02-11T12:54:00Z">
        <w:r w:rsidR="00F575A5">
          <w:rPr>
            <w:rFonts w:cs="Times New Roman"/>
            <w:noProof w:val="0"/>
            <w:lang w:val="en-CA"/>
          </w:rPr>
          <w:t>and supports</w:t>
        </w:r>
      </w:ins>
      <w:del w:id="71" w:author="Daniel Stewart" w:date="2022-02-11T12:54:00Z">
        <w:r w:rsidR="00F575A5" w:rsidRPr="00247A13" w:rsidDel="00CD5ED9">
          <w:rPr>
            <w:rFonts w:cs="Times New Roman"/>
            <w:noProof w:val="0"/>
            <w:lang w:val="en-CA"/>
          </w:rPr>
          <w:delText xml:space="preserve">the FRE hosts over 300 species of birds, the highest concentration of migratory birds in Canada, including over 600,000 Western Sandpipers and 200,000 Dunlins annually, and </w:delText>
        </w:r>
      </w:del>
      <w:ins w:id="72" w:author="Daniel Stewart" w:date="2022-02-11T12:54:00Z">
        <w:r w:rsidR="00F575A5">
          <w:rPr>
            <w:rFonts w:cs="Times New Roman"/>
            <w:noProof w:val="0"/>
            <w:lang w:val="en-CA"/>
          </w:rPr>
          <w:t xml:space="preserve"> </w:t>
        </w:r>
      </w:ins>
      <w:r w:rsidR="00F575A5" w:rsidRPr="00247A13">
        <w:rPr>
          <w:rFonts w:cs="Times New Roman"/>
          <w:noProof w:val="0"/>
          <w:lang w:val="en-CA"/>
        </w:rPr>
        <w:t xml:space="preserve">over 100 plants and animals designated as “at risk” </w:t>
      </w:r>
      <w:r w:rsidR="00F575A5">
        <w:rPr>
          <w:rFonts w:cs="Times New Roman"/>
        </w:rPr>
        <w:fldChar w:fldCharType="begin"/>
      </w:r>
      <w:r w:rsidR="00BE772F">
        <w:rPr>
          <w:rFonts w:cs="Times New Roman"/>
        </w:rPr>
        <w:instrText xml:space="preserve"> ADDIN ZOTERO_ITEM CSL_CITATION {"citationID":"qKHTig1H","properties":{"formattedCitation":"(Kehoe et al. 2020)","plainCitation":"(Kehoe et al. 2020)","noteIndex":0},"citationItems":[{"id":"4LsnhJz1/bRoWSe14","uris":["http://zotero.org/users/6112721/items/GBFIYJNT"],"itemData":{"id":686,"type":"article-journal","container-title":"Conservation Science and Practice","title":"Conservation in heavily urbanized biodiverse regions requires urgent management action and attention to governance","author":[{"family":"Kehoe","given":"L.J."},{"family":"Lund","given":"J."},{"family":"Chalifour","given":"L."},{"family":"Asadian","given":"Y."},{"family":"Balke","given":"E."},{"family":"Boyd","given":"S."},{"family":"Carlson","given":"D."},{"family":"Casey","given":"J.M."},{"family":"Connors","given":"B."},{"family":"Cryer","given":"N."},{"family":"Drever","given":"M.C."},{"family":"Hinch","given":"S."},{"family":"Levings","given":"C."},{"family":"MacDuffee","given":"M."},{"family":"McGregor","given":"H."},{"family":"Richardson","given":"J."},{"family":"Scott","given":"D.C."},{"family":"Stewart","given":"D."},{"family":"Vennesland","given":"R.G."},{"family":"Wilkinson","given":"C.E."},{"family":"Zevit","given":"P."},{"family":"Baum","given":"J.K."},{"family":"Martin","given":"T.G."}],"issued":{"date-parts":[["2020"]]}}}],"schema":"https://github.com/citation-style-language/schema/raw/master/csl-citation.json"} </w:instrText>
      </w:r>
      <w:r w:rsidR="00F575A5">
        <w:rPr>
          <w:rFonts w:cs="Times New Roman"/>
        </w:rPr>
        <w:fldChar w:fldCharType="separate"/>
      </w:r>
      <w:r w:rsidR="00F575A5">
        <w:rPr>
          <w:rFonts w:cs="Times New Roman"/>
        </w:rPr>
        <w:t>(Kehoe et al. 2020)</w:t>
      </w:r>
      <w:r w:rsidR="00F575A5">
        <w:rPr>
          <w:rFonts w:cs="Times New Roman"/>
        </w:rPr>
        <w:fldChar w:fldCharType="end"/>
      </w:r>
      <w:r w:rsidR="00F575A5" w:rsidRPr="00247A13">
        <w:rPr>
          <w:rFonts w:cs="Times New Roman"/>
        </w:rPr>
        <w:t xml:space="preserve">. </w:t>
      </w:r>
      <w:ins w:id="73" w:author="Daniel Stewart" w:date="2022-03-15T20:07:00Z">
        <w:r w:rsidR="00BE299F" w:rsidRPr="00BE299F">
          <w:rPr>
            <w:rFonts w:cs="Times New Roman"/>
            <w:noProof w:val="0"/>
            <w:lang w:val="en-CA"/>
          </w:rPr>
          <w:t>As a result of urban and agricultural development, the FRE has experienced wetland losses of 70</w:t>
        </w:r>
      </w:ins>
      <w:r w:rsidR="004E711A">
        <w:rPr>
          <w:rFonts w:cs="Times New Roman"/>
          <w:noProof w:val="0"/>
          <w:lang w:val="en-CA"/>
        </w:rPr>
        <w:t>–</w:t>
      </w:r>
      <w:ins w:id="74" w:author="Daniel Stewart" w:date="2022-03-15T20:07:00Z">
        <w:r w:rsidR="00BE299F" w:rsidRPr="00BE299F">
          <w:rPr>
            <w:rFonts w:cs="Times New Roman"/>
            <w:noProof w:val="0"/>
            <w:lang w:val="en-CA"/>
          </w:rPr>
          <w:t xml:space="preserve">90% since European settlement </w:t>
        </w:r>
      </w:ins>
      <w:r w:rsidR="000E5B3C">
        <w:rPr>
          <w:rFonts w:cs="Times New Roman"/>
          <w:noProof w:val="0"/>
          <w:lang w:val="en-CA"/>
        </w:rPr>
        <w:fldChar w:fldCharType="begin"/>
      </w:r>
      <w:r w:rsidR="000E5B3C">
        <w:rPr>
          <w:rFonts w:cs="Times New Roman"/>
          <w:noProof w:val="0"/>
          <w:lang w:val="en-CA"/>
        </w:rPr>
        <w:instrText xml:space="preserve"> ADDIN ZOTERO_ITEM CSL_CITATION {"citationID":"UevbwFDS","properties":{"formattedCitation":"(Hoos &amp; Packman 1974; Boyle 1997; Dorcey 2004)","plainCitation":"(Hoos &amp; Packman 1974; Boyle 1997; Dorcey 2004)","noteIndex":0},"citationItems":[{"id":1742,"uris":["http://zotero.org/users/6112721/items/SYYT6XBM"],"itemData":{"id":1742,"type":"report","event-place":"Ottawa","genre":"Report of the Estuary Working Group, Department of the Environment, Regional Board Pacific Region","publisher":"Environment Canada","publisher-place":"Ottawa","title":"The Fraser River Estuary: status of environmental knowledge to 1974","author":[{"family":"Hoos","given":"L.M."},{"family":"Packman","given":"G.A."}],"issued":{"date-parts":[["1974"]]}}},{"id":1481,"uris":["http://zotero.org/users/6112721/items/AJ7B72NW"],"itemData":{"id":1481,"type":"article-journal","container-title":"Environmental Management","DOI":"10.1007/s002679900017","ISSN":"0364-152X, 1432-1009","issue":"2","journalAbbreviation":"Environmental Management","language":"en","page":"185-196","source":"DOI.org (Crossref)","title":"Changes in land cover and subsequent effects on Lower Fraser Basin ecosystems from 1827 to 1990","volume":"21","author":[{"family":"Boyle","given":"C. A."}],"issued":{"date-parts":[["1997",3,1]]}}},{"id":2047,"uris":["http://zotero.org/users/6112721/items/HVYYZ2AS"],"itemData":{"id":2047,"type":"chapter","abstract":"The Fraser River Estuary Management Program facilitates coordination among the activities\nof more than a hundred different agencies in implementing the jointly agreed upon Estuary Management\nPlan. The goal of the plan is to improve environmental quality in the Fraser River estuary while providing\neconomic development opportunities and sustaining the quality of life in and around the estuary. Implementation\ntakes place through the management processes and tools that have been created by the Fraser River\nEstuary Management Program for habitat classification, area designation, project review, and activity\nplanning.\nKey to strengthening the Fraser River Estuary Management Program is the inclusion of collaboration\nwith nongovernmental stakeholders, so as to build public understanding and political commitment for\nachieving the sustainability goals that have been adopted in the Estuary Management Plan.","collection-title":"Geological Survey of Canada, Bulletin","container-title":"Fraser River Delta, British Columbia: Issues of an Urban Estuary","language":"en","note":"DOI: 10.4095/215772","page":"247-262","source":"DOI.org (Crossref)","title":"Evolution of estuarine governance in a metropolitan region: collaborating for sustainability in the Fraser River estuary","title-short":"Fraser River Delta, British Columbia","volume":"567","author":[{"family":"Dorcey","given":"H.J."}],"editor":[{"family":"Groulx","given":"D.C."},{"family":"Luternauer","given":"J.L."},{"family":"Bilderback","given":"D.E."}],"accessed":{"date-parts":[["2021",9,7]]},"issued":{"date-parts":[["2004"]]}}}],"schema":"https://github.com/citation-style-language/schema/raw/master/csl-citation.json"} </w:instrText>
      </w:r>
      <w:r w:rsidR="000E5B3C">
        <w:rPr>
          <w:rFonts w:cs="Times New Roman"/>
          <w:noProof w:val="0"/>
          <w:lang w:val="en-CA"/>
        </w:rPr>
        <w:fldChar w:fldCharType="separate"/>
      </w:r>
      <w:r w:rsidR="000E5B3C">
        <w:rPr>
          <w:rFonts w:cs="Times New Roman"/>
          <w:lang w:val="en-CA"/>
        </w:rPr>
        <w:t>(Hoos &amp; Packman 1974; Boyle 1997; Dorcey 2004)</w:t>
      </w:r>
      <w:r w:rsidR="000E5B3C">
        <w:rPr>
          <w:rFonts w:cs="Times New Roman"/>
          <w:noProof w:val="0"/>
          <w:lang w:val="en-CA"/>
        </w:rPr>
        <w:fldChar w:fldCharType="end"/>
      </w:r>
      <w:ins w:id="75" w:author="Daniel Stewart" w:date="2022-03-15T20:07:00Z">
        <w:r w:rsidR="00BE299F" w:rsidRPr="00BE299F">
          <w:rPr>
            <w:rFonts w:cs="Times New Roman"/>
            <w:noProof w:val="0"/>
            <w:lang w:val="en-CA"/>
          </w:rPr>
          <w:t>. Rem</w:t>
        </w:r>
      </w:ins>
      <w:r w:rsidR="00B755BC">
        <w:rPr>
          <w:rFonts w:cs="Times New Roman"/>
          <w:noProof w:val="0"/>
          <w:lang w:val="en-CA"/>
        </w:rPr>
        <w:t>aining</w:t>
      </w:r>
      <w:ins w:id="76" w:author="Daniel Stewart" w:date="2022-03-15T20:07:00Z">
        <w:r w:rsidR="00BE299F" w:rsidRPr="00BE299F">
          <w:rPr>
            <w:rFonts w:cs="Times New Roman"/>
            <w:noProof w:val="0"/>
            <w:lang w:val="en-CA"/>
          </w:rPr>
          <w:t xml:space="preserve"> habitats, approximately 70% of which are now protected by governments and </w:t>
        </w:r>
      </w:ins>
      <w:r w:rsidR="00EC6FEE">
        <w:rPr>
          <w:rFonts w:cs="Times New Roman"/>
          <w:noProof w:val="0"/>
          <w:lang w:val="en-CA"/>
        </w:rPr>
        <w:t>non-government organizations (N</w:t>
      </w:r>
      <w:ins w:id="77" w:author="Daniel Stewart" w:date="2022-03-15T20:07:00Z">
        <w:r w:rsidR="00BE299F" w:rsidRPr="00BE299F">
          <w:rPr>
            <w:rFonts w:cs="Times New Roman"/>
            <w:noProof w:val="0"/>
            <w:lang w:val="en-CA"/>
          </w:rPr>
          <w:t>GOs</w:t>
        </w:r>
      </w:ins>
      <w:r w:rsidR="00EC6FEE">
        <w:rPr>
          <w:rFonts w:cs="Times New Roman"/>
          <w:noProof w:val="0"/>
          <w:lang w:val="en-CA"/>
        </w:rPr>
        <w:t>)</w:t>
      </w:r>
      <w:ins w:id="78" w:author="Daniel Stewart" w:date="2022-03-15T20:07:00Z">
        <w:r w:rsidR="00BE299F" w:rsidRPr="00BE299F">
          <w:rPr>
            <w:rFonts w:cs="Times New Roman"/>
            <w:noProof w:val="0"/>
            <w:lang w:val="en-CA"/>
          </w:rPr>
          <w:t>, continue to be degraded by a multitude of historical and emerging threats</w:t>
        </w:r>
      </w:ins>
      <w:r w:rsidR="00C13B3C">
        <w:rPr>
          <w:rFonts w:cs="Times New Roman"/>
          <w:noProof w:val="0"/>
          <w:lang w:val="en-CA"/>
        </w:rPr>
        <w:t xml:space="preserve"> </w:t>
      </w:r>
      <w:r w:rsidR="00C13B3C">
        <w:rPr>
          <w:rFonts w:cs="Times New Roman"/>
          <w:noProof w:val="0"/>
          <w:lang w:val="en-CA"/>
        </w:rPr>
        <w:fldChar w:fldCharType="begin"/>
      </w:r>
      <w:r w:rsidR="00BE772F">
        <w:rPr>
          <w:rFonts w:cs="Times New Roman"/>
          <w:noProof w:val="0"/>
          <w:lang w:val="en-CA"/>
        </w:rPr>
        <w:instrText xml:space="preserve"> ADDIN ZOTERO_ITEM CSL_CITATION {"citationID":"BmctwOz0","properties":{"formattedCitation":"(Kehoe et al. 2020)","plainCitation":"(Kehoe et al. 2020)","noteIndex":0},"citationItems":[{"id":"4LsnhJz1/bRoWSe14","uris":["http://zotero.org/users/6112721/items/GBFIYJNT"],"itemData":{"id":"q1e9xkHj/RuHSWGlE","type":"article-journal","container-title":"Conservation Science and Practice","title":"Conservation in heavily urbanized biodiverse regions requires urgent management action and attention to governance","author":[{"family":"Kehoe","given":"L.J."},{"family":"Lund","given":"J."},{"family":"Chalifour","given":"L."},{"family":"Asadian","given":"Y."},{"family":"Balke","given":"E."},{"family":"Boyd","given":"S."},{"family":"Carlson","given":"D."},{"family":"Casey","given":"J.M."},{"family":"Connors","given":"B."},{"family":"Cryer","given":"N."},{"family":"Drever","given":"M.C."},{"family":"Hinch","given":"S."},{"family":"Levings","given":"C."},{"family":"MacDuffee","given":"M."},{"family":"McGregor","given":"H."},{"family":"Richardson","given":"J."},{"family":"Scott","given":"D.C."},{"family":"Stewart","given":"D."},{"family":"Vennesland","given":"R.G."},{"family":"Wilkinson","given":"C.E."},{"family":"Zevit","given":"P."},{"family":"Baum","given":"J.K."},{"family":"Martin","given":"T.G."}],"issued":{"date-parts":[["2020"]]}}}],"schema":"https://github.com/citation-style-language/schema/raw/master/csl-citation.json"} </w:instrText>
      </w:r>
      <w:r w:rsidR="00C13B3C">
        <w:rPr>
          <w:rFonts w:cs="Times New Roman"/>
          <w:noProof w:val="0"/>
          <w:lang w:val="en-CA"/>
        </w:rPr>
        <w:fldChar w:fldCharType="separate"/>
      </w:r>
      <w:r w:rsidR="00C13B3C">
        <w:rPr>
          <w:rFonts w:cs="Times New Roman"/>
          <w:lang w:val="en-CA"/>
        </w:rPr>
        <w:t>(Kehoe et al. 2020)</w:t>
      </w:r>
      <w:r w:rsidR="00C13B3C">
        <w:rPr>
          <w:rFonts w:cs="Times New Roman"/>
          <w:noProof w:val="0"/>
          <w:lang w:val="en-CA"/>
        </w:rPr>
        <w:fldChar w:fldCharType="end"/>
      </w:r>
      <w:ins w:id="79" w:author="Daniel Stewart" w:date="2022-03-15T20:07:00Z">
        <w:r w:rsidR="00BE299F" w:rsidRPr="00BE299F">
          <w:rPr>
            <w:rFonts w:cs="Times New Roman"/>
            <w:noProof w:val="0"/>
            <w:lang w:val="en-CA"/>
          </w:rPr>
          <w:t>, including invasive plants</w:t>
        </w:r>
      </w:ins>
      <w:r w:rsidR="00EC6FEE">
        <w:rPr>
          <w:rFonts w:cs="Times New Roman"/>
          <w:noProof w:val="0"/>
          <w:lang w:val="en-CA"/>
        </w:rPr>
        <w:t xml:space="preserve"> </w:t>
      </w:r>
      <w:r w:rsidR="00EC6FEE">
        <w:rPr>
          <w:rFonts w:cs="Times New Roman"/>
          <w:noProof w:val="0"/>
          <w:lang w:val="en-CA"/>
        </w:rPr>
        <w:fldChar w:fldCharType="begin"/>
      </w:r>
      <w:r w:rsidR="00EC6FEE">
        <w:rPr>
          <w:rFonts w:cs="Times New Roman"/>
          <w:noProof w:val="0"/>
          <w:lang w:val="en-CA"/>
        </w:rPr>
        <w:instrText xml:space="preserve"> ADDIN ZOTERO_ITEM CSL_CITATION {"citationID":"Gewn4NH2","properties":{"formattedCitation":"(Stewart et al. 2022)","plainCitation":"(Stewart et al. 2022)","noteIndex":0},"citationItems":[{"id":2068,"uris":["http://zotero.org/users/6112721/items/F3PYHD53"],"itemData":{"id":2068,"type":"report","abstract":"More than 100 tidal marsh creation projects have been constructed in the Fraser River Estuary, British\nColumbia, from the 1970s to present. Past studies described and evaluated many of these projects and\nfound varied success, but the underlying factors that determine project outcomes have not yet been\nformally investigated. Using a combination of field sampling, spatial analysis, and statistical modeling,\nwe aim to address this knowledge gap by asking what factors determine (1) the persistence of created\ntidal marshes and (2) the resilience of created marsh plant communities, measured by native species\ndominance and species richness. We observed recession in 40 of the 78 projects visited, representing\n23,553 m2 (9.3%) of the 254,357 m2 of created marsh surveyed. Increases in mean site elevation had a\nnegative effect on percent recessed area, while North Arm sites and sites further upriver were more\nprone to recession. Based on field observations and data interpretation we suggest that wake erosion\nand goose herbivory may be drivers behind these losses and warrant further investigation. Dominance\nof native species declined with distance upriver and in higher elevations, though invasive cattail (Typha\nangustifolia, T.   glauca) defied this trend, dominating outer estuary sites, particularly closed\nembayments, when present. Native and non-native richness shared similar patterns and was comparable\nbetween reference and created marshes, increasing on average with elevation and distance upriver.\nThese findings offer insight into the role that site design and location play in the outcome of marsh\ncreation projects, and the challenges presented by stressors and environmental change in the estuary.","event-place":"Surrey","language":"en","page":"63","publisher":"Ducks Unlimited Canada","publisher-place":"Surrey","source":"Zotero","title":"Factors influencing the persistence of created tidal marshes in the Fraser River Estuary","author":[{"family":"Stewart","given":"Daniel"},{"family":"Hennigar","given":"Daniel"},{"family":"Ingham","given":"Robyn"},{"family":"Balke","given":"Eric"}],"issued":{"date-parts":[["2022"]]}}}],"schema":"https://github.com/citation-style-language/schema/raw/master/csl-citation.json"} </w:instrText>
      </w:r>
      <w:r w:rsidR="00EC6FEE">
        <w:rPr>
          <w:rFonts w:cs="Times New Roman"/>
          <w:noProof w:val="0"/>
          <w:lang w:val="en-CA"/>
        </w:rPr>
        <w:fldChar w:fldCharType="separate"/>
      </w:r>
      <w:r w:rsidR="00EC6FEE">
        <w:rPr>
          <w:rFonts w:cs="Times New Roman"/>
          <w:lang w:val="en-CA"/>
        </w:rPr>
        <w:t>(Stewart et al. 2022)</w:t>
      </w:r>
      <w:r w:rsidR="00EC6FEE">
        <w:rPr>
          <w:rFonts w:cs="Times New Roman"/>
          <w:noProof w:val="0"/>
          <w:lang w:val="en-CA"/>
        </w:rPr>
        <w:fldChar w:fldCharType="end"/>
      </w:r>
      <w:ins w:id="80" w:author="Daniel Stewart" w:date="2022-03-15T20:07:00Z">
        <w:r w:rsidR="00BE299F" w:rsidRPr="00BE299F">
          <w:rPr>
            <w:rFonts w:cs="Times New Roman"/>
            <w:noProof w:val="0"/>
            <w:lang w:val="en-CA"/>
          </w:rPr>
          <w:t>,</w:t>
        </w:r>
      </w:ins>
      <w:r w:rsidR="007F5B1E">
        <w:rPr>
          <w:rFonts w:cs="Times New Roman"/>
          <w:noProof w:val="0"/>
          <w:lang w:val="en-CA"/>
        </w:rPr>
        <w:t xml:space="preserve"> </w:t>
      </w:r>
      <w:ins w:id="81" w:author="Daniel Stewart" w:date="2022-03-15T20:07:00Z">
        <w:r w:rsidR="00BE299F" w:rsidRPr="00BE299F">
          <w:rPr>
            <w:rFonts w:cs="Times New Roman"/>
            <w:noProof w:val="0"/>
            <w:lang w:val="en-CA"/>
          </w:rPr>
          <w:t xml:space="preserve">sea level rise </w:t>
        </w:r>
      </w:ins>
      <w:r w:rsidR="000E5B3C">
        <w:rPr>
          <w:rFonts w:cs="Times New Roman"/>
          <w:noProof w:val="0"/>
          <w:lang w:val="en-CA"/>
        </w:rPr>
        <w:fldChar w:fldCharType="begin"/>
      </w:r>
      <w:r w:rsidR="000E5B3C">
        <w:rPr>
          <w:rFonts w:cs="Times New Roman"/>
          <w:noProof w:val="0"/>
          <w:lang w:val="en-CA"/>
        </w:rPr>
        <w:instrText xml:space="preserve"> ADDIN ZOTERO_ITEM CSL_CITATION {"citationID":"UP5hmgfT","properties":{"formattedCitation":"(Kirwan &amp; Murray 2008)","plainCitation":"(Kirwan &amp; Murray 2008)","noteIndex":0},"citationItems":[{"id":1562,"uris":["http://zotero.org/users/6112721/items/FW2GB4X9"],"itemData":{"id":1562,"type":"article-journal","abstract":"In response to climatic warming, eustatic sea level has been predicted to rise by about 50 cm in the next century. While feedbacks between vegetation growth and sediment deposition tend to allow marshes to maintain their morphology under a constant rate of sea level rise, recent observations of marsh deterioration suggest that changes in the rate of sea level rise may induce loss of economically and ecologically important marshland. We have developed a three dimensional model of tidal marsh evolution that couples vegetation growth and sediment transport processes including bed accretion and wave erosion. We use the model to simulate the response of marshes and tidal flats along the Fraser River Delta, British Columbia to 100 yr forecasts of sea level change. Under low sea level-rise scenarios, the delta and its marshes prograde slightly, consistent with historical measurements. While accretionary processes greatly mediate the response to increased rates of sea level rise, vegetation zones transgress landward under median and high sea level rise rate scenarios. In these scenarios, low marsh erosion and constriction of high marsh vegetation against a dyke at its landward edge result in a 15–35% loss of marshland in the next century. Several important behavioral changes take place after 2050, suggesting that predictions based on field observations and short term model experiments may not adequately characterize (and sometimes underestimate) long-term change. In particular, the replacement of highly productive high marsh vegetation by less productive low marsh vegetation results in continued reduction of the system's total biomass productivity, even as the rate of loss of vegetated area begins to decline.","container-title":"Global and Planetary Change","DOI":"10.1016/j.gloplacha.2007.05.005","ISSN":"09218181","issue":"3-4","journalAbbreviation":"Global and Planetary Change","language":"en","page":"471-486","source":"DOI.org (Crossref)","title":"Ecological and morphological response of brackish tidal marshland to the next century of sea level rise: Westham Island, British Columbia","title-short":"Ecological and morphological response of brackish tidal marshland to the next century of sea level rise","volume":"60","author":[{"family":"Kirwan","given":"Matthew L."},{"family":"Murray","given":"A. Brad"}],"issued":{"date-parts":[["2008",2]]}}}],"schema":"https://github.com/citation-style-language/schema/raw/master/csl-citation.json"} </w:instrText>
      </w:r>
      <w:r w:rsidR="000E5B3C">
        <w:rPr>
          <w:rFonts w:cs="Times New Roman"/>
          <w:noProof w:val="0"/>
          <w:lang w:val="en-CA"/>
        </w:rPr>
        <w:fldChar w:fldCharType="separate"/>
      </w:r>
      <w:r w:rsidR="000E5B3C">
        <w:rPr>
          <w:rFonts w:cs="Times New Roman"/>
          <w:lang w:val="en-CA"/>
        </w:rPr>
        <w:t>(Kirwan &amp; Murray 2008)</w:t>
      </w:r>
      <w:r w:rsidR="000E5B3C">
        <w:rPr>
          <w:rFonts w:cs="Times New Roman"/>
          <w:noProof w:val="0"/>
          <w:lang w:val="en-CA"/>
        </w:rPr>
        <w:fldChar w:fldCharType="end"/>
      </w:r>
      <w:ins w:id="82" w:author="Daniel Stewart" w:date="2022-03-15T20:07:00Z">
        <w:r w:rsidR="00BE299F" w:rsidRPr="00BE299F">
          <w:rPr>
            <w:rFonts w:cs="Times New Roman"/>
            <w:noProof w:val="0"/>
            <w:lang w:val="en-CA"/>
          </w:rPr>
          <w:t>, climate change</w:t>
        </w:r>
      </w:ins>
      <w:r w:rsidR="006A7D84">
        <w:rPr>
          <w:rFonts w:cs="Times New Roman"/>
          <w:noProof w:val="0"/>
          <w:lang w:val="en-CA"/>
        </w:rPr>
        <w:t xml:space="preserve"> </w:t>
      </w:r>
      <w:r w:rsidR="006A7D84">
        <w:rPr>
          <w:rFonts w:cs="Times New Roman"/>
          <w:noProof w:val="0"/>
          <w:lang w:val="en-CA"/>
        </w:rPr>
        <w:fldChar w:fldCharType="begin"/>
      </w:r>
      <w:r w:rsidR="006A7D84">
        <w:rPr>
          <w:rFonts w:cs="Times New Roman"/>
          <w:noProof w:val="0"/>
          <w:lang w:val="en-CA"/>
        </w:rPr>
        <w:instrText xml:space="preserve"> ADDIN ZOTERO_ITEM CSL_CITATION {"citationID":"9mOTXBe8","properties":{"formattedCitation":"(Taylor 2004)","plainCitation":"(Taylor 2004)","noteIndex":0},"citationItems":[{"id":2072,"uris":["http://zotero.org/users/6112721/items/F3LXHKII"],"itemData":{"id":2072,"type":"chapter","container-title":"Fraser River Delta, British Columbia: Issues of an Urban Estuary","page":"99-110","publisher":"Geological Survey of Canada","title":"Impacts of future climate change on the Fraser River delta and its urban estuary","URL":"https://geoscan.nrcan.gc.ca/starweb/geoscan/servlet.starweb?path=geoscan/fulle.web&amp;search1=R=215772","author":[{"family":"Taylor","given":"E."}],"editor":[{"family":"Groulx","given":"B J"},{"family":"Mosher","given":"D C"},{"family":"Luternauer","given":"J L"},{"family":"Bilderback, DE","given":""}],"issued":{"date-parts":[["2004"]]}}}],"schema":"https://github.com/citation-style-language/schema/raw/master/csl-citation.json"} </w:instrText>
      </w:r>
      <w:r w:rsidR="006A7D84">
        <w:rPr>
          <w:rFonts w:cs="Times New Roman"/>
          <w:noProof w:val="0"/>
          <w:lang w:val="en-CA"/>
        </w:rPr>
        <w:fldChar w:fldCharType="separate"/>
      </w:r>
      <w:r w:rsidR="006A7D84">
        <w:rPr>
          <w:rFonts w:cs="Times New Roman"/>
          <w:lang w:val="en-CA"/>
        </w:rPr>
        <w:t>(Taylor 2004)</w:t>
      </w:r>
      <w:r w:rsidR="006A7D84">
        <w:rPr>
          <w:rFonts w:cs="Times New Roman"/>
          <w:noProof w:val="0"/>
          <w:lang w:val="en-CA"/>
        </w:rPr>
        <w:fldChar w:fldCharType="end"/>
      </w:r>
      <w:ins w:id="83" w:author="Daniel Stewart" w:date="2022-03-15T20:07:00Z">
        <w:r w:rsidR="00BE299F" w:rsidRPr="00BE299F">
          <w:rPr>
            <w:rFonts w:cs="Times New Roman"/>
            <w:noProof w:val="0"/>
            <w:lang w:val="en-CA"/>
          </w:rPr>
          <w:t>, habitat loss</w:t>
        </w:r>
      </w:ins>
      <w:r w:rsidR="00725511">
        <w:rPr>
          <w:rFonts w:cs="Times New Roman"/>
          <w:noProof w:val="0"/>
          <w:lang w:val="en-CA"/>
        </w:rPr>
        <w:t xml:space="preserve"> and fragmentation</w:t>
      </w:r>
      <w:r w:rsidR="006A7D84">
        <w:rPr>
          <w:rFonts w:cs="Times New Roman"/>
          <w:noProof w:val="0"/>
          <w:lang w:val="en-CA"/>
        </w:rPr>
        <w:t xml:space="preserve"> </w:t>
      </w:r>
      <w:r w:rsidR="006A7D84">
        <w:rPr>
          <w:rFonts w:cs="Times New Roman"/>
          <w:noProof w:val="0"/>
          <w:lang w:val="en-CA"/>
        </w:rPr>
        <w:fldChar w:fldCharType="begin"/>
      </w:r>
      <w:r w:rsidR="006A7D84">
        <w:rPr>
          <w:rFonts w:cs="Times New Roman"/>
          <w:noProof w:val="0"/>
          <w:lang w:val="en-CA"/>
        </w:rPr>
        <w:instrText xml:space="preserve"> ADDIN ZOTERO_ITEM CSL_CITATION {"citationID":"lfYgGECS","properties":{"formattedCitation":"(Marijnissen &amp; Stefan 2017)","plainCitation":"(Marijnissen &amp; Stefan 2017)","noteIndex":0},"citationItems":[{"id":1673,"uris":["http://zotero.org/users/6112721/items/R2DUK8M4"],"itemData":{"id":1673,"type":"article-journal","container-title":"Communications on Hydraulic and Geotechnical Engineering","ISSN":"0169-6548","issue":"1","page":"59","title":"Marsh recession and erosion study of the Fraser Delta, B.C., Canada from historic satellite imagery","volume":"2017-1","author":[{"family":"Marijnissen","given":"Richard"},{"family":"Stefan","given":"Aarninkhof"}],"issued":{"date-parts":[["2017"]]}}}],"schema":"https://github.com/citation-style-language/schema/raw/master/csl-citation.json"} </w:instrText>
      </w:r>
      <w:r w:rsidR="006A7D84">
        <w:rPr>
          <w:rFonts w:cs="Times New Roman"/>
          <w:noProof w:val="0"/>
          <w:lang w:val="en-CA"/>
        </w:rPr>
        <w:fldChar w:fldCharType="separate"/>
      </w:r>
      <w:r w:rsidR="006A7D84">
        <w:rPr>
          <w:rFonts w:cs="Times New Roman"/>
          <w:lang w:val="en-CA"/>
        </w:rPr>
        <w:t>(Marijnissen &amp; Stefan 2017)</w:t>
      </w:r>
      <w:r w:rsidR="006A7D84">
        <w:rPr>
          <w:rFonts w:cs="Times New Roman"/>
          <w:noProof w:val="0"/>
          <w:lang w:val="en-CA"/>
        </w:rPr>
        <w:fldChar w:fldCharType="end"/>
      </w:r>
      <w:ins w:id="84" w:author="Daniel Stewart" w:date="2022-03-15T20:07:00Z">
        <w:r w:rsidR="00BE299F" w:rsidRPr="00BE299F">
          <w:rPr>
            <w:rFonts w:cs="Times New Roman"/>
            <w:noProof w:val="0"/>
            <w:lang w:val="en-CA"/>
          </w:rPr>
          <w:t>, and excessive waterfowl herbivory</w:t>
        </w:r>
      </w:ins>
      <w:r w:rsidR="006A7D84">
        <w:rPr>
          <w:rFonts w:cs="Times New Roman"/>
          <w:noProof w:val="0"/>
          <w:lang w:val="en-CA"/>
        </w:rPr>
        <w:t xml:space="preserve"> </w:t>
      </w:r>
      <w:r w:rsidR="006A7D84">
        <w:rPr>
          <w:rFonts w:cs="Times New Roman"/>
          <w:noProof w:val="0"/>
          <w:lang w:val="en-CA"/>
        </w:rPr>
        <w:fldChar w:fldCharType="begin"/>
      </w:r>
      <w:r w:rsidR="006A7D84">
        <w:rPr>
          <w:rFonts w:cs="Times New Roman"/>
          <w:noProof w:val="0"/>
          <w:lang w:val="en-CA"/>
        </w:rPr>
        <w:instrText xml:space="preserve"> ADDIN ZOTERO_ITEM CSL_CITATION {"citationID":"gbYdmwiQ","properties":{"formattedCitation":"(Demarchi 2006)","plainCitation":"(Demarchi 2006)","noteIndex":0},"citationItems":[{"id":1505,"uris":["http://zotero.org/users/6112721/items/U3B8XBCK"],"itemData":{"id":1505,"type":"article-journal","abstract":"Demarchi, Mike W. 2006. Are Lesser Snow Geese, Chen caerulescens caerulescens exceeding the carrying capacity of the Fraser River delta’s brackish marshes? Canadian Field-Naturalist 120(2): 213-224. Brackish marshes of the Fraser River delta provide important habitats for such high-proﬁle animals as White Sturgeon (Acipenser transmontanus), Paciﬁc Eulachon (Thaleichthys paciﬁcus), Paciﬁc salmon (Oncorhynchus spp.), Western Sandpiper (Calidris mauri), and Lesser Snow Goose (Chen caerulescens caerulescens), the latter comprising the “Fraser-Skagit” segment of the Wrangel Island (Russia) population. This study assessed whether the current numbers of Snow Geese are exceeding the carrying capacity of brackish marshes in the Fraser River delta. Simulation modelling predicts that those marshes are presently capable of supporting ~17 500 Snow Geese—a value that is greatly exceeded by the numbers of geese that have over-wintered there in recent years (~80 000 in 2004-2005). The Paciﬁc Flyway Council’s target 3-y average population and segment sizes of 120 000 and 50 000 - 70 000, respectively, were set without considering the carrying capacity of natural wintering habitats, the potential impacts of too many geese on upland agriculture, or implications for hazards to civilian aircraft at Vancouver International Airport. The modelled results of the present study suggest that the Fraser River delta can sustain the current numbers of Snow Geese that stage or winter there only if those birds also forage in agricultural and refuge ﬁelds—a relatively recent phenomenon that likely bolstered the Snow Goose population. Over-use by Snow Geese can degrade the productivity and habitat quality of marshes. There is documented evidence that some key plant species (e.g., Scirpus americanus) of the brackish marshes of the Fraser River delta are well below their biomass potential (~15%), primarily because of grubbing by Snow Geese. Other species that depend on this brackish environment as well as human interests in the Fraser River delta may be adversely affected by an overabundance of Snow Geese. The future effectiveness of hunting as a primary means of population regulation is questioned.","container-title":"The Canadian Field-Naturalist","DOI":"10.22621/cfn.v120i2.290","ISSN":"0008-3550","issue":"2","journalAbbreviation":"Can Field Nat","language":"en","page":"213","source":"DOI.org (Crossref)","title":"Are Lesser Snow Geese, Chen caerulescens caerulescens, Exceeding the Carrying Capacity of the Fraser River Delta's Brackish Marshes?","volume":"120","author":[{"family":"Demarchi","given":"Mike W."}],"issued":{"date-parts":[["2006",4,1]]}}}],"schema":"https://github.com/citation-style-language/schema/raw/master/csl-citation.json"} </w:instrText>
      </w:r>
      <w:r w:rsidR="006A7D84">
        <w:rPr>
          <w:rFonts w:cs="Times New Roman"/>
          <w:noProof w:val="0"/>
          <w:lang w:val="en-CA"/>
        </w:rPr>
        <w:fldChar w:fldCharType="separate"/>
      </w:r>
      <w:r w:rsidR="006A7D84">
        <w:rPr>
          <w:rFonts w:cs="Times New Roman"/>
          <w:lang w:val="en-CA"/>
        </w:rPr>
        <w:t>(Demarchi 2006)</w:t>
      </w:r>
      <w:r w:rsidR="006A7D84">
        <w:rPr>
          <w:rFonts w:cs="Times New Roman"/>
          <w:noProof w:val="0"/>
          <w:lang w:val="en-CA"/>
        </w:rPr>
        <w:fldChar w:fldCharType="end"/>
      </w:r>
      <w:ins w:id="85" w:author="Daniel Stewart" w:date="2022-03-15T20:07:00Z">
        <w:r w:rsidR="00BE299F" w:rsidRPr="00BE299F">
          <w:rPr>
            <w:rFonts w:cs="Times New Roman"/>
            <w:noProof w:val="0"/>
            <w:lang w:val="en-CA"/>
          </w:rPr>
          <w:t xml:space="preserve">. These threats are likely to compound, </w:t>
        </w:r>
      </w:ins>
      <w:r w:rsidR="00A37384">
        <w:rPr>
          <w:rFonts w:cs="Times New Roman"/>
          <w:noProof w:val="0"/>
          <w:lang w:val="en-CA"/>
        </w:rPr>
        <w:t>as</w:t>
      </w:r>
      <w:ins w:id="86" w:author="Daniel Stewart" w:date="2022-03-15T20:07:00Z">
        <w:r w:rsidR="00BE299F" w:rsidRPr="00BE299F">
          <w:rPr>
            <w:rFonts w:cs="Times New Roman"/>
            <w:noProof w:val="0"/>
            <w:lang w:val="en-CA"/>
          </w:rPr>
          <w:t xml:space="preserve"> the human population in </w:t>
        </w:r>
      </w:ins>
      <w:r w:rsidR="006C0C1A">
        <w:rPr>
          <w:rFonts w:cs="Times New Roman"/>
          <w:noProof w:val="0"/>
          <w:lang w:val="en-CA"/>
        </w:rPr>
        <w:t>Greater Vancouver</w:t>
      </w:r>
      <w:ins w:id="87" w:author="Daniel Stewart" w:date="2022-03-15T20:07:00Z">
        <w:r w:rsidR="00BE299F" w:rsidRPr="00BE299F">
          <w:rPr>
            <w:rFonts w:cs="Times New Roman"/>
            <w:noProof w:val="0"/>
            <w:lang w:val="en-CA"/>
          </w:rPr>
          <w:t xml:space="preserve"> is projected to increase at a 1.4% annual rate until 2041</w:t>
        </w:r>
      </w:ins>
      <w:r w:rsidR="006A7D84">
        <w:rPr>
          <w:rFonts w:cs="Times New Roman"/>
          <w:noProof w:val="0"/>
          <w:lang w:val="en-CA"/>
        </w:rPr>
        <w:t xml:space="preserve"> </w:t>
      </w:r>
      <w:r w:rsidR="006A7D84">
        <w:rPr>
          <w:rFonts w:cs="Times New Roman"/>
          <w:noProof w:val="0"/>
          <w:lang w:val="en-CA"/>
        </w:rPr>
        <w:fldChar w:fldCharType="begin"/>
      </w:r>
      <w:r w:rsidR="006A7D84">
        <w:rPr>
          <w:rFonts w:cs="Times New Roman"/>
          <w:noProof w:val="0"/>
          <w:lang w:val="en-CA"/>
        </w:rPr>
        <w:instrText xml:space="preserve"> ADDIN ZOTERO_ITEM CSL_CITATION {"citationID":"yiioxpzb","properties":{"formattedCitation":"(Ip &amp; Lavoie 2019)","plainCitation":"(Ip &amp; Lavoie 2019)","noteIndex":0},"citationItems":[{"id":511,"uris":["http://zotero.org/users/6112721/items/WFBV4SCP"],"itemData":{"id":511,"type":"report","publisher":"BC STATS","title":"PEOPLE 2019: BC Sub-Provincial Population Projections","URL":"https://www2.gov.bc.ca/assets/gov/data/statistics/people-population-community/population/people_2019_population_projections-highlights.pdf","author":[{"family":"Ip","given":"Frank"},{"family":"Lavoie","given":"Sébastien"}],"issued":{"date-parts":[["2019"]]}}}],"schema":"https://github.com/citation-style-language/schema/raw/master/csl-citation.json"} </w:instrText>
      </w:r>
      <w:r w:rsidR="006A7D84">
        <w:rPr>
          <w:rFonts w:cs="Times New Roman"/>
          <w:noProof w:val="0"/>
          <w:lang w:val="en-CA"/>
        </w:rPr>
        <w:fldChar w:fldCharType="separate"/>
      </w:r>
      <w:r w:rsidR="006A7D84">
        <w:rPr>
          <w:rFonts w:cs="Times New Roman"/>
          <w:lang w:val="en-CA"/>
        </w:rPr>
        <w:t>(Ip &amp; Lavoie 2019)</w:t>
      </w:r>
      <w:r w:rsidR="006A7D84">
        <w:rPr>
          <w:rFonts w:cs="Times New Roman"/>
          <w:noProof w:val="0"/>
          <w:lang w:val="en-CA"/>
        </w:rPr>
        <w:fldChar w:fldCharType="end"/>
      </w:r>
      <w:ins w:id="88" w:author="Daniel Stewart" w:date="2022-03-15T20:07:00Z">
        <w:r w:rsidR="00BE299F" w:rsidRPr="00BE299F">
          <w:rPr>
            <w:rFonts w:cs="Times New Roman"/>
            <w:noProof w:val="0"/>
            <w:lang w:val="en-CA"/>
          </w:rPr>
          <w:t xml:space="preserve">. </w:t>
        </w:r>
      </w:ins>
    </w:p>
    <w:p w14:paraId="0BE701A0" w14:textId="6E066628" w:rsidR="007C5397" w:rsidRPr="00247A13" w:rsidRDefault="007C5397" w:rsidP="007C5397">
      <w:pPr>
        <w:ind w:firstLine="284"/>
        <w:jc w:val="left"/>
        <w:rPr>
          <w:ins w:id="89" w:author="Daniel Stewart" w:date="2022-03-17T13:43:00Z"/>
          <w:rFonts w:cs="Times New Roman"/>
          <w:noProof w:val="0"/>
          <w:lang w:val="en-CA"/>
        </w:rPr>
      </w:pPr>
      <w:ins w:id="90" w:author="Daniel Stewart" w:date="2022-03-17T13:43:00Z">
        <w:r w:rsidRPr="00247A13">
          <w:rPr>
            <w:rFonts w:cs="Times New Roman"/>
            <w:noProof w:val="0"/>
            <w:lang w:val="en-CA"/>
          </w:rPr>
          <w:t>Though non-native cattail</w:t>
        </w:r>
      </w:ins>
      <w:r w:rsidR="00707BE8">
        <w:rPr>
          <w:rFonts w:cs="Times New Roman"/>
          <w:noProof w:val="0"/>
          <w:lang w:val="en-CA"/>
        </w:rPr>
        <w:t>s</w:t>
      </w:r>
      <w:ins w:id="91" w:author="Daniel Stewart" w:date="2022-03-17T13:43:00Z">
        <w:r w:rsidRPr="00247A13">
          <w:rPr>
            <w:rFonts w:cs="Times New Roman"/>
            <w:noProof w:val="0"/>
            <w:lang w:val="en-CA"/>
          </w:rPr>
          <w:t xml:space="preserve"> are </w:t>
        </w:r>
      </w:ins>
      <w:r w:rsidR="00BE299F">
        <w:rPr>
          <w:rFonts w:cs="Times New Roman"/>
          <w:noProof w:val="0"/>
          <w:lang w:val="en-CA"/>
        </w:rPr>
        <w:t>present in the FRE</w:t>
      </w:r>
      <w:ins w:id="92" w:author="Daniel Stewart" w:date="2022-03-17T13:43:00Z">
        <w:r w:rsidRPr="00247A13">
          <w:rPr>
            <w:rFonts w:cs="Times New Roman"/>
            <w:noProof w:val="0"/>
            <w:lang w:val="en-CA"/>
          </w:rPr>
          <w:t xml:space="preserve">, occurrence data are limited. No herbarium vouchers of </w:t>
        </w:r>
        <w:r w:rsidRPr="00247A13">
          <w:rPr>
            <w:rFonts w:cs="Times New Roman"/>
            <w:i/>
            <w:noProof w:val="0"/>
            <w:lang w:val="en-CA"/>
          </w:rPr>
          <w:t>T. angustifolia</w:t>
        </w:r>
        <w:r w:rsidRPr="00247A13">
          <w:rPr>
            <w:rFonts w:cs="Times New Roman"/>
            <w:noProof w:val="0"/>
            <w:lang w:val="en-CA"/>
          </w:rPr>
          <w:t xml:space="preserve"> exist prior to 1990, and only a </w:t>
        </w:r>
      </w:ins>
      <w:r w:rsidR="00AA6D29">
        <w:rPr>
          <w:rFonts w:cs="Times New Roman"/>
          <w:noProof w:val="0"/>
          <w:lang w:val="en-CA"/>
        </w:rPr>
        <w:t xml:space="preserve">small number </w:t>
      </w:r>
      <w:ins w:id="93" w:author="Daniel Stewart" w:date="2022-03-17T13:43:00Z">
        <w:r w:rsidRPr="00247A13">
          <w:rPr>
            <w:rFonts w:cs="Times New Roman"/>
            <w:noProof w:val="0"/>
            <w:lang w:val="en-CA"/>
          </w:rPr>
          <w:t xml:space="preserve">of records have been found in grey literature, all after the </w:t>
        </w:r>
      </w:ins>
      <w:r w:rsidR="009C1E49">
        <w:rPr>
          <w:rFonts w:cs="Times New Roman"/>
          <w:noProof w:val="0"/>
          <w:lang w:val="en-CA"/>
        </w:rPr>
        <w:t xml:space="preserve">mid </w:t>
      </w:r>
      <w:ins w:id="94" w:author="Daniel Stewart" w:date="2022-03-17T13:43:00Z">
        <w:r w:rsidRPr="00247A13">
          <w:rPr>
            <w:rFonts w:cs="Times New Roman"/>
            <w:noProof w:val="0"/>
            <w:lang w:val="en-CA"/>
          </w:rPr>
          <w:t>1980s</w:t>
        </w:r>
      </w:ins>
      <w:r w:rsidR="009C1E49">
        <w:rPr>
          <w:rFonts w:cs="Times New Roman"/>
          <w:noProof w:val="0"/>
          <w:lang w:val="en-CA"/>
        </w:rPr>
        <w:t xml:space="preserve"> </w:t>
      </w:r>
      <w:r w:rsidR="009C1E49">
        <w:rPr>
          <w:rFonts w:cs="Times New Roman"/>
          <w:noProof w:val="0"/>
          <w:lang w:val="en-CA"/>
        </w:rPr>
        <w:fldChar w:fldCharType="begin"/>
      </w:r>
      <w:r w:rsidR="009C1E49">
        <w:rPr>
          <w:rFonts w:cs="Times New Roman"/>
          <w:noProof w:val="0"/>
          <w:lang w:val="en-CA"/>
        </w:rPr>
        <w:instrText xml:space="preserve"> ADDIN ZOTERO_ITEM CSL_CITATION {"citationID":"GXXx4ICZ","properties":{"formattedCitation":"(Brayshaw 1985; Williams 1998; Adams &amp; Williams 2004; Lievesley et al. 2016)","plainCitation":"(Brayshaw 1985; Williams 1998; Adams &amp; Williams 2004; Lievesley et al. 2016)","noteIndex":0},"citationItems":[{"id":526,"uris":["http://zotero.org/users/6112721/items/PPF5Y6GV"],"itemData":{"id":526,"type":"book","collection-number":"26","collection-title":"Occaisional Papers of the British Columbia Museum","ISBN":"0-7718-8465-6","language":"en","number-of-pages":"167","publisher":"British Columbia Museum","title":"Pondweeds and Bur-reeds, and Their Relatives, of British Columbia","author":[{"family":"Brayshaw","given":"T. Christopher"}],"issued":{"date-parts":[["1985"]]}}},{"id":1696,"uris":["http://zotero.org/users/6112721/items/J8B48NWH"],"itemData":{"id":1696,"type":"report","event-place":"Burnaby","genre":"Client Report for the Greater Vancouver Regional District Parks Department","page":"15","publisher":"G.L. Williams &amp; Associates Ltd.","publisher-place":"Burnaby","title":"Ecology of bulrush and cattail - literature review for wetland design and management","author":[{"family":"Williams","given":"G. L."}],"issued":{"date-parts":[["1998"]]}}},{"id":886,"uris":["http://zotero.org/users/6112721/items/KKDSKZWG"],"itemData":{"id":886,"type":"chapter","abstract":"Tidal marshes support important habitat for the fish and wildlife of the Fraser River estuary.\nThe presence and distribution of plant species within these marshes are governed by salinity and tidal inundation.\nThese parameters are in turn related to the location ofthe salt wedge within the estuary. Distinct salt-,\nbrackish-, and fresh-marsh species assemblages occur throughout the estuary as a result of these influences.\nPast human activities have resulted in the net loss of tidal marsh, impacting the estuary's ability to\nsustain fish and wildlife.\nTidal-marsh creation is a technical tool to achieve environmentally sustainable development within the\nestuary. Early marsh-creation efforts achieved limited success. Deficiencies in project performance were\nprimarily a result of poor quality assurance and control during site preparation and planting. Recent efforts\nhave achieved excellent success in establishing tidal marshes through an intense focus on compliance with\nsound design criteria.","collection-title":"Geological Survey of Canada, Bulletin","container-title":"Fraser River Delta, British Columbia: Issues of an Urban Estuary","language":"en","note":"DOI: 10.4095/215772","page":"147-172","source":"DOI.org (Crossref)","title":"Tidal marshes of the Fraser River estuary: composition, structure, and a history of marsh creation efforts to 1997","title-short":"Fraser River Delta, British Columbia","volume":"567","author":[{"family":"Adams","given":"M A"},{"family":"Williams","given":"G L"}],"editor":[{"family":"Groulx","given":"D C"},{"family":"Luternauer","given":"J L"},{"family":"Bilderback","given":"D E"}],"accessed":{"date-parts":[["2021",9,7]]},"issued":{"date-parts":[["2004"]]}}},{"id":430,"uris":["http://zotero.org/users/6112721/items/6X2F3V6N"],"itemData":{"id":430,"type":"report","language":"en","page":"1-63","source":"Zotero","title":"Assessing habitat compensation and examining limitations to native plant establishment in the lower Fraser River Estuary","URL":"https://www.cmnbc.ca/wp-content/uploads/2018/11/Assessing-Habitat-Compensation_2016Appendix-I-IV.pdf","author":[{"family":"Lievesley","given":"Megan"},{"family":"Stewart","given":"Daniel"},{"family":"Knight","given":"Rob"},{"family":"Mason","given":"Brad"}],"issued":{"date-parts":[["2016"]]}}}],"schema":"https://github.com/citation-style-language/schema/raw/master/csl-citation.json"} </w:instrText>
      </w:r>
      <w:r w:rsidR="009C1E49">
        <w:rPr>
          <w:rFonts w:cs="Times New Roman"/>
          <w:noProof w:val="0"/>
          <w:lang w:val="en-CA"/>
        </w:rPr>
        <w:fldChar w:fldCharType="separate"/>
      </w:r>
      <w:r w:rsidR="009C1E49">
        <w:rPr>
          <w:rFonts w:cs="Times New Roman"/>
          <w:lang w:val="en-CA"/>
        </w:rPr>
        <w:t>(Brayshaw 1985; Williams 1998; Adams &amp; Williams 2004; Lievesley et al. 2016)</w:t>
      </w:r>
      <w:r w:rsidR="009C1E49">
        <w:rPr>
          <w:rFonts w:cs="Times New Roman"/>
          <w:noProof w:val="0"/>
          <w:lang w:val="en-CA"/>
        </w:rPr>
        <w:fldChar w:fldCharType="end"/>
      </w:r>
      <w:ins w:id="95" w:author="Daniel Stewart" w:date="2022-03-17T13:43:00Z">
        <w:r w:rsidRPr="00247A13">
          <w:rPr>
            <w:rFonts w:cs="Times New Roman"/>
            <w:noProof w:val="0"/>
            <w:lang w:val="en-CA"/>
          </w:rPr>
          <w:t xml:space="preserve">. Prior to </w:t>
        </w:r>
        <w:r>
          <w:rPr>
            <w:rFonts w:cs="Times New Roman"/>
            <w:noProof w:val="0"/>
            <w:lang w:val="en-CA"/>
          </w:rPr>
          <w:t>this</w:t>
        </w:r>
        <w:r w:rsidRPr="00247A13">
          <w:rPr>
            <w:rFonts w:cs="Times New Roman"/>
            <w:noProof w:val="0"/>
            <w:lang w:val="en-CA"/>
          </w:rPr>
          <w:t xml:space="preserve"> research no formal record existed of </w:t>
        </w:r>
        <w:r w:rsidRPr="00247A13">
          <w:rPr>
            <w:rFonts w:cs="Times New Roman"/>
            <w:i/>
            <w:noProof w:val="0"/>
            <w:lang w:val="en-CA"/>
          </w:rPr>
          <w:t xml:space="preserve">T. </w:t>
        </w:r>
        <w:r w:rsidRPr="001D2D68">
          <w:rPr>
            <w:rFonts w:cs="Times New Roman"/>
            <w:noProof w:val="0"/>
            <w:lang w:val="en-CA"/>
          </w:rPr>
          <w:t>×</w:t>
        </w:r>
        <w:r>
          <w:rPr>
            <w:rFonts w:cs="Times New Roman"/>
            <w:noProof w:val="0"/>
            <w:lang w:val="en-CA"/>
          </w:rPr>
          <w:t xml:space="preserve"> </w:t>
        </w:r>
        <w:r w:rsidRPr="00247A13">
          <w:rPr>
            <w:rFonts w:cs="Times New Roman"/>
            <w:i/>
            <w:noProof w:val="0"/>
            <w:lang w:val="en-CA"/>
          </w:rPr>
          <w:t xml:space="preserve">glauca </w:t>
        </w:r>
        <w:r w:rsidRPr="00247A13">
          <w:rPr>
            <w:rFonts w:cs="Times New Roman"/>
            <w:noProof w:val="0"/>
            <w:lang w:val="en-CA"/>
          </w:rPr>
          <w:t xml:space="preserve">in the FRE, though specimens had been collected in recent decades from wetlands in nearby Puget Sound </w:t>
        </w:r>
      </w:ins>
      <w:r w:rsidR="000E5B3C">
        <w:rPr>
          <w:rFonts w:cs="Times New Roman"/>
          <w:noProof w:val="0"/>
          <w:lang w:val="en-CA"/>
        </w:rPr>
        <w:fldChar w:fldCharType="begin"/>
      </w:r>
      <w:r w:rsidR="0047253A">
        <w:rPr>
          <w:rFonts w:cs="Times New Roman"/>
          <w:noProof w:val="0"/>
          <w:lang w:val="en-CA"/>
        </w:rPr>
        <w:instrText xml:space="preserve"> ADDIN ZOTERO_ITEM CSL_CITATION {"citationID":"FivonSJO","properties":{"formattedCitation":"(Consortium of Pacific Northwest Herbaria Specimen Database (CPNWH) 2020)","plainCitation":"(Consortium of Pacific Northwest Herbaria Specimen Database (CPNWH) 2020)","dontUpdate":true,"noteIndex":0},"citationItems":[{"id":615,"uris":["http://zotero.org/users/6112721/items/VQ2WNWL8"],"itemData":{"id":615,"type":"webpage","container-title":"Consortium of Pacific Northwest Herbaria","URL":"https://www.pnwherbaria.org","author":[{"family":"Consortium of Pacific Northwest Herbaria Specimen Database (CPNWH)","given":""}],"accessed":{"date-parts":[["2020",7,31]]},"issued":{"date-parts":[["2020"]]}}}],"schema":"https://github.com/citation-style-language/schema/raw/master/csl-citation.json"} </w:instrText>
      </w:r>
      <w:r w:rsidR="000E5B3C">
        <w:rPr>
          <w:rFonts w:cs="Times New Roman"/>
          <w:noProof w:val="0"/>
          <w:lang w:val="en-CA"/>
        </w:rPr>
        <w:fldChar w:fldCharType="separate"/>
      </w:r>
      <w:r w:rsidR="000E5B3C">
        <w:rPr>
          <w:rFonts w:cs="Times New Roman"/>
          <w:lang w:val="en-CA"/>
        </w:rPr>
        <w:t>(CPNWH 2020)</w:t>
      </w:r>
      <w:r w:rsidR="000E5B3C">
        <w:rPr>
          <w:rFonts w:cs="Times New Roman"/>
          <w:noProof w:val="0"/>
          <w:lang w:val="en-CA"/>
        </w:rPr>
        <w:fldChar w:fldCharType="end"/>
      </w:r>
      <w:ins w:id="96" w:author="Daniel Stewart" w:date="2022-03-17T13:43:00Z">
        <w:r w:rsidRPr="00247A13">
          <w:rPr>
            <w:rFonts w:cs="Times New Roman"/>
            <w:noProof w:val="0"/>
            <w:lang w:val="en-CA"/>
          </w:rPr>
          <w:t xml:space="preserve">. Lack of occurrence data may reflect </w:t>
        </w:r>
      </w:ins>
      <w:r w:rsidR="00694F6E">
        <w:rPr>
          <w:rFonts w:cs="Times New Roman"/>
          <w:noProof w:val="0"/>
          <w:lang w:val="en-CA"/>
        </w:rPr>
        <w:t xml:space="preserve">the </w:t>
      </w:r>
      <w:ins w:id="97" w:author="Daniel Stewart" w:date="2022-03-17T13:43:00Z">
        <w:r w:rsidRPr="00247A13">
          <w:rPr>
            <w:rFonts w:cs="Times New Roman"/>
            <w:noProof w:val="0"/>
            <w:lang w:val="en-CA"/>
          </w:rPr>
          <w:t xml:space="preserve">actual limited abundance of these taxa, but may also reflect </w:t>
        </w:r>
        <w:r>
          <w:rPr>
            <w:rFonts w:cs="Times New Roman"/>
            <w:noProof w:val="0"/>
            <w:lang w:val="en-CA"/>
          </w:rPr>
          <w:t>observer biases related to</w:t>
        </w:r>
        <w:r w:rsidRPr="00247A13">
          <w:rPr>
            <w:rFonts w:cs="Times New Roman"/>
            <w:noProof w:val="0"/>
            <w:lang w:val="en-CA"/>
          </w:rPr>
          <w:t xml:space="preserve"> site inaccessibility, limited survey resources, or morphological similarities to other species</w:t>
        </w:r>
      </w:ins>
      <w:r w:rsidR="009C1E49">
        <w:rPr>
          <w:rFonts w:cs="Times New Roman"/>
          <w:noProof w:val="0"/>
          <w:lang w:val="en-CA"/>
        </w:rPr>
        <w:t xml:space="preserve"> </w:t>
      </w:r>
      <w:r w:rsidR="009C1E49">
        <w:rPr>
          <w:rFonts w:cs="Times New Roman"/>
          <w:noProof w:val="0"/>
          <w:lang w:val="en-CA"/>
        </w:rPr>
        <w:fldChar w:fldCharType="begin"/>
      </w:r>
      <w:r w:rsidR="009C1E49">
        <w:rPr>
          <w:rFonts w:cs="Times New Roman"/>
          <w:noProof w:val="0"/>
          <w:lang w:val="en-CA"/>
        </w:rPr>
        <w:instrText xml:space="preserve"> ADDIN ZOTERO_ITEM CSL_CITATION {"citationID":"Ypf6Awy5","properties":{"formattedCitation":"(Isaac &amp; Pocock 2015; Morais &amp; Reichard 2018)","plainCitation":"(Isaac &amp; Pocock 2015; Morais &amp; Reichard 2018)","noteIndex":0},"citationItems":[{"id":2011,"uris":["http://zotero.org/users/6112721/items/66I7W2SG"],"itemData":{"id":2011,"type":"article-journal","container-title":"Biological Journal of the Linnean Society","DOI":"10.1111/bij.12532","ISSN":"00244066","issue":"3","journalAbbreviation":"Biol J Linn Soc Lond","language":"en","page":"522-531","source":"DOI.org (Crossref)","title":"Bias and information in biological records: Bias and information in biological records","title-short":"Bias and information in biological records","volume":"115","author":[{"family":"Isaac","given":"Nick J. B."},{"family":"Pocock","given":"Michael J. O."}],"issued":{"date-parts":[["2015",7]]}}},{"id":600,"uris":["http://zotero.org/users/6112721/items/9HPC8GDQ"],"itemData":{"id":600,"type":"article-journal","abstract":"Cryptic invasions are deﬁned as the introduction and spread of non-native lineages within the species' native range (intra-speciﬁc cryptic invasion) or the invasion of non-native species that goes unnoticed due to misidentiﬁcation as a native or another invasive species (inter-speciﬁc cryptic invasion). While population-speciﬁc attributes are acknowledged to play a critical role in the success and impact of biological invasions in general, our knowledge of the causes and consequences of cryptic invasions is largely neglected. Cryptic invasions are inherently difﬁcult to recognize and, despite being likely widespread, often go undetected. In this review, we analyse the sources, mechanisms, and consequences of cryptic invasions. Using a bibliometric survey, we ﬁrst quantify the relative proportion of study questions, taxa, and geographic regions. We then highlight the value of comparative information from archived specimens in uncovering the occurrence and timing of cryptic invasions. We examine the mechanisms of cryptic invasions and emphasise the role of anthropogenic environmental changes on the arrival of cryptic invaders. We then discuss the role of interspeciﬁc biological interactions in the success of cryptic invasions and the role of hybridization between native and non-native lineages in cryptic invasions. We examine the competitive advantage of some invasive lineages in key physiological, ecological or sexually-selected traits. We argue that cryptic invasions, often undetected, may trigger subsequent rapid range expansions. We suggest that cryptic invasions are much more common than currently acknowledged. We highlight the role of coevolved associations (host-parasite, mutualism, herbivory), inherently population-speciﬁc, in the impacts of cryptic invasions on local communities. Finally, we outline a framework to manage intraspeciﬁc cryptic invasions.","container-title":"Science of The Total Environment","DOI":"10.1016/j.scitotenv.2017.06.133","ISSN":"00489697","journalAbbreviation":"Science of The Total Environment","language":"en","page":"1438-1448","source":"DOI.org (Crossref)","title":"Cryptic invasions: A review","title-short":"Cryptic invasions","volume":"613-614","author":[{"family":"Morais","given":"Pedro"},{"family":"Reichard","given":"Martin"}],"issued":{"date-parts":[["2018",2]]}}}],"schema":"https://github.com/citation-style-language/schema/raw/master/csl-citation.json"} </w:instrText>
      </w:r>
      <w:r w:rsidR="009C1E49">
        <w:rPr>
          <w:rFonts w:cs="Times New Roman"/>
          <w:noProof w:val="0"/>
          <w:lang w:val="en-CA"/>
        </w:rPr>
        <w:fldChar w:fldCharType="separate"/>
      </w:r>
      <w:r w:rsidR="009C1E49">
        <w:rPr>
          <w:rFonts w:cs="Times New Roman"/>
          <w:lang w:val="en-CA"/>
        </w:rPr>
        <w:t>(Isaac &amp; Pocock 2015; Morais &amp; Reichard 2018)</w:t>
      </w:r>
      <w:r w:rsidR="009C1E49">
        <w:rPr>
          <w:rFonts w:cs="Times New Roman"/>
          <w:noProof w:val="0"/>
          <w:lang w:val="en-CA"/>
        </w:rPr>
        <w:fldChar w:fldCharType="end"/>
      </w:r>
      <w:r w:rsidR="009C1E49">
        <w:rPr>
          <w:rFonts w:cs="Times New Roman"/>
          <w:noProof w:val="0"/>
          <w:lang w:val="en-CA"/>
        </w:rPr>
        <w:t>.</w:t>
      </w:r>
      <w:ins w:id="98" w:author="Daniel Stewart" w:date="2022-03-17T13:43:00Z">
        <w:r w:rsidRPr="001D2D68">
          <w:t xml:space="preserve"> </w:t>
        </w:r>
      </w:ins>
    </w:p>
    <w:p w14:paraId="063CBE33" w14:textId="5062B12E" w:rsidR="007C5397" w:rsidRPr="00247A13" w:rsidDel="007C5397" w:rsidRDefault="007C5397" w:rsidP="00D53F93">
      <w:pPr>
        <w:ind w:firstLine="284"/>
        <w:jc w:val="left"/>
        <w:rPr>
          <w:del w:id="99" w:author="Daniel Stewart" w:date="2022-03-17T13:43:00Z"/>
          <w:rFonts w:cs="Times New Roman"/>
          <w:noProof w:val="0"/>
          <w:lang w:val="en-CA"/>
        </w:rPr>
      </w:pPr>
    </w:p>
    <w:p w14:paraId="0DF27261" w14:textId="35AA2B94" w:rsidR="008B7761" w:rsidDel="00761956" w:rsidRDefault="00F1738B" w:rsidP="007C3CD7">
      <w:pPr>
        <w:ind w:firstLine="284"/>
        <w:jc w:val="left"/>
        <w:rPr>
          <w:del w:id="100" w:author="Daniel Stewart" w:date="2022-02-11T15:46:00Z"/>
          <w:rFonts w:cs="Times New Roman"/>
          <w:noProof w:val="0"/>
          <w:lang w:val="en-CA"/>
        </w:rPr>
      </w:pPr>
      <w:del w:id="101" w:author="Daniel Stewart" w:date="2022-02-11T15:38:00Z">
        <w:r w:rsidRPr="00247A13" w:rsidDel="008B7761">
          <w:rPr>
            <w:rFonts w:cs="Times New Roman"/>
            <w:noProof w:val="0"/>
            <w:lang w:val="en-CA"/>
          </w:rPr>
          <w:delText>I</w:delText>
        </w:r>
        <w:r w:rsidR="0046332C" w:rsidRPr="00247A13" w:rsidDel="008B7761">
          <w:rPr>
            <w:rFonts w:cs="Times New Roman"/>
            <w:noProof w:val="0"/>
            <w:lang w:val="en-CA"/>
          </w:rPr>
          <w:delText>mpacts vary from the intragen</w:delText>
        </w:r>
        <w:r w:rsidR="00B33597" w:rsidRPr="00247A13" w:rsidDel="008B7761">
          <w:rPr>
            <w:rFonts w:cs="Times New Roman"/>
            <w:noProof w:val="0"/>
            <w:lang w:val="en-CA"/>
          </w:rPr>
          <w:delText>er</w:delText>
        </w:r>
        <w:r w:rsidR="0046332C" w:rsidRPr="00247A13" w:rsidDel="008B7761">
          <w:rPr>
            <w:rFonts w:cs="Times New Roman"/>
            <w:noProof w:val="0"/>
            <w:lang w:val="en-CA"/>
          </w:rPr>
          <w:delText xml:space="preserve">ic level, where competition is occurring between </w:delText>
        </w:r>
        <w:r w:rsidR="0046332C" w:rsidRPr="00247A13" w:rsidDel="008B7761">
          <w:rPr>
            <w:rFonts w:cs="Times New Roman"/>
            <w:i/>
            <w:noProof w:val="0"/>
            <w:lang w:val="en-CA"/>
          </w:rPr>
          <w:delText>Typha</w:delText>
        </w:r>
        <w:r w:rsidR="00737D89" w:rsidRPr="00247A13" w:rsidDel="008B7761">
          <w:rPr>
            <w:rFonts w:cs="Times New Roman"/>
            <w:i/>
            <w:noProof w:val="0"/>
            <w:lang w:val="en-CA"/>
          </w:rPr>
          <w:delText xml:space="preserve"> </w:delText>
        </w:r>
        <w:r w:rsidR="00737D89" w:rsidRPr="00247A13" w:rsidDel="008B7761">
          <w:rPr>
            <w:rFonts w:cs="Times New Roman"/>
            <w:noProof w:val="0"/>
            <w:lang w:val="en-CA"/>
          </w:rPr>
          <w:delText>taxa</w:delText>
        </w:r>
        <w:r w:rsidR="0046332C" w:rsidRPr="00247A13" w:rsidDel="008B7761">
          <w:rPr>
            <w:rFonts w:cs="Times New Roman"/>
            <w:noProof w:val="0"/>
            <w:lang w:val="en-CA"/>
          </w:rPr>
          <w:delText>, to</w:delText>
        </w:r>
        <w:r w:rsidR="00887725" w:rsidRPr="00247A13" w:rsidDel="008B7761">
          <w:rPr>
            <w:rFonts w:cs="Times New Roman"/>
            <w:noProof w:val="0"/>
            <w:lang w:val="en-CA"/>
          </w:rPr>
          <w:delText xml:space="preserve"> </w:delText>
        </w:r>
        <w:r w:rsidR="00AF5542" w:rsidRPr="00247A13" w:rsidDel="008B7761">
          <w:rPr>
            <w:rFonts w:cs="Times New Roman"/>
            <w:noProof w:val="0"/>
            <w:lang w:val="en-CA"/>
          </w:rPr>
          <w:delText>intergeneric and</w:delText>
        </w:r>
        <w:r w:rsidR="00887725" w:rsidRPr="00247A13" w:rsidDel="008B7761">
          <w:rPr>
            <w:rFonts w:cs="Times New Roman"/>
            <w:noProof w:val="0"/>
            <w:lang w:val="en-CA"/>
          </w:rPr>
          <w:delText xml:space="preserve"> </w:delText>
        </w:r>
        <w:r w:rsidR="0046332C" w:rsidRPr="00247A13" w:rsidDel="008B7761">
          <w:rPr>
            <w:rFonts w:cs="Times New Roman"/>
            <w:noProof w:val="0"/>
            <w:lang w:val="en-CA"/>
          </w:rPr>
          <w:delText>multitrophic level</w:delText>
        </w:r>
        <w:r w:rsidR="00887725" w:rsidRPr="00247A13" w:rsidDel="008B7761">
          <w:rPr>
            <w:rFonts w:cs="Times New Roman"/>
            <w:noProof w:val="0"/>
            <w:lang w:val="en-CA"/>
          </w:rPr>
          <w:delText>s</w:delText>
        </w:r>
        <w:r w:rsidR="0046332C" w:rsidRPr="00247A13" w:rsidDel="008B7761">
          <w:rPr>
            <w:rFonts w:cs="Times New Roman"/>
            <w:noProof w:val="0"/>
            <w:lang w:val="en-CA"/>
          </w:rPr>
          <w:delText xml:space="preserve">. </w:delText>
        </w:r>
        <w:r w:rsidR="007E145D" w:rsidRPr="00A5022C" w:rsidDel="008B7761">
          <w:rPr>
            <w:rFonts w:cs="Times New Roman"/>
            <w:noProof w:val="0"/>
            <w:lang w:val="en-CA"/>
          </w:rPr>
          <w:delText>A</w:delText>
        </w:r>
      </w:del>
      <w:del w:id="102" w:author="Daniel Stewart" w:date="2022-02-11T15:27:00Z">
        <w:r w:rsidR="007E145D" w:rsidRPr="00247A13" w:rsidDel="00A5022C">
          <w:rPr>
            <w:rFonts w:cs="Times New Roman"/>
            <w:noProof w:val="0"/>
            <w:lang w:val="en-CA"/>
          </w:rPr>
          <w:delText>t an</w:delText>
        </w:r>
      </w:del>
      <w:del w:id="103" w:author="Daniel Stewart" w:date="2022-02-11T15:38:00Z">
        <w:r w:rsidR="007E145D" w:rsidRPr="00247A13" w:rsidDel="008B7761">
          <w:rPr>
            <w:rFonts w:cs="Times New Roman"/>
            <w:noProof w:val="0"/>
            <w:lang w:val="en-CA"/>
          </w:rPr>
          <w:delText xml:space="preserve"> </w:delText>
        </w:r>
      </w:del>
      <w:del w:id="104" w:author="Daniel Stewart" w:date="2022-02-11T15:27:00Z">
        <w:r w:rsidR="0085244D" w:rsidRPr="00247A13" w:rsidDel="00A5022C">
          <w:rPr>
            <w:rFonts w:cs="Times New Roman"/>
            <w:noProof w:val="0"/>
            <w:lang w:val="en-CA"/>
          </w:rPr>
          <w:delText>int</w:delText>
        </w:r>
        <w:r w:rsidR="00023ED5" w:rsidRPr="00247A13" w:rsidDel="00A5022C">
          <w:rPr>
            <w:rFonts w:cs="Times New Roman"/>
            <w:noProof w:val="0"/>
            <w:lang w:val="en-CA"/>
          </w:rPr>
          <w:delText>rageneric</w:delText>
        </w:r>
        <w:r w:rsidR="007E145D" w:rsidRPr="00247A13" w:rsidDel="00A5022C">
          <w:rPr>
            <w:rFonts w:cs="Times New Roman"/>
            <w:noProof w:val="0"/>
            <w:lang w:val="en-CA"/>
          </w:rPr>
          <w:delText xml:space="preserve"> level </w:delText>
        </w:r>
      </w:del>
      <w:del w:id="105" w:author="Daniel Stewart" w:date="2022-03-17T13:45:00Z">
        <w:r w:rsidR="007E145D" w:rsidRPr="00247A13" w:rsidDel="000C065F">
          <w:rPr>
            <w:rFonts w:cs="Times New Roman"/>
            <w:noProof w:val="0"/>
            <w:lang w:val="en-CA"/>
          </w:rPr>
          <w:delText>there</w:delText>
        </w:r>
        <w:r w:rsidR="00225A72" w:rsidRPr="00247A13" w:rsidDel="000C065F">
          <w:rPr>
            <w:rFonts w:cs="Times New Roman"/>
            <w:noProof w:val="0"/>
            <w:lang w:val="en-CA"/>
          </w:rPr>
          <w:delText xml:space="preserve"> is </w:delText>
        </w:r>
      </w:del>
      <w:del w:id="106" w:author="Daniel Stewart" w:date="2022-02-11T15:43:00Z">
        <w:r w:rsidR="00171161" w:rsidRPr="00247A13" w:rsidDel="00761956">
          <w:rPr>
            <w:rFonts w:cs="Times New Roman"/>
            <w:noProof w:val="0"/>
            <w:lang w:val="en-CA"/>
          </w:rPr>
          <w:delText>mixed</w:delText>
        </w:r>
      </w:del>
      <w:del w:id="107" w:author="Daniel Stewart" w:date="2022-03-17T12:46:00Z">
        <w:r w:rsidR="00171161" w:rsidRPr="00247A13" w:rsidDel="00B94CFA">
          <w:rPr>
            <w:rFonts w:cs="Times New Roman"/>
            <w:noProof w:val="0"/>
            <w:lang w:val="en-CA"/>
          </w:rPr>
          <w:delText xml:space="preserve"> </w:delText>
        </w:r>
        <w:r w:rsidR="00225A72" w:rsidRPr="00247A13" w:rsidDel="00B94CFA">
          <w:rPr>
            <w:rFonts w:cs="Times New Roman"/>
            <w:noProof w:val="0"/>
            <w:lang w:val="en-CA"/>
          </w:rPr>
          <w:delText xml:space="preserve">evidence of niche </w:delText>
        </w:r>
      </w:del>
      <w:del w:id="108" w:author="Daniel Stewart" w:date="2022-03-17T12:39:00Z">
        <w:r w:rsidR="00225A72" w:rsidRPr="00247A13" w:rsidDel="00B30884">
          <w:rPr>
            <w:rFonts w:cs="Times New Roman"/>
            <w:noProof w:val="0"/>
            <w:lang w:val="en-CA"/>
          </w:rPr>
          <w:delText xml:space="preserve">differentiation </w:delText>
        </w:r>
      </w:del>
      <w:del w:id="109" w:author="Daniel Stewart" w:date="2022-03-17T12:46:00Z">
        <w:r w:rsidR="00225A72" w:rsidRPr="00247A13" w:rsidDel="00B94CFA">
          <w:rPr>
            <w:rFonts w:cs="Times New Roman"/>
            <w:noProof w:val="0"/>
            <w:lang w:val="en-CA"/>
          </w:rPr>
          <w:delText>between</w:delText>
        </w:r>
        <w:r w:rsidR="00DC5C36" w:rsidRPr="00247A13" w:rsidDel="00B94CFA">
          <w:rPr>
            <w:rFonts w:cs="Times New Roman"/>
            <w:noProof w:val="0"/>
            <w:lang w:val="en-CA"/>
          </w:rPr>
          <w:delText xml:space="preserve"> native and </w:delText>
        </w:r>
        <w:r w:rsidR="008B4864" w:rsidRPr="00247A13" w:rsidDel="00B94CFA">
          <w:rPr>
            <w:rFonts w:cs="Times New Roman"/>
            <w:noProof w:val="0"/>
            <w:lang w:val="en-CA"/>
          </w:rPr>
          <w:delText>non-nativ</w:delText>
        </w:r>
      </w:del>
      <w:del w:id="110" w:author="Daniel Stewart" w:date="2022-02-11T15:27:00Z">
        <w:r w:rsidR="008B4864" w:rsidRPr="00247A13" w:rsidDel="00A5022C">
          <w:rPr>
            <w:rFonts w:cs="Times New Roman"/>
            <w:noProof w:val="0"/>
            <w:lang w:val="en-CA"/>
          </w:rPr>
          <w:delText>e</w:delText>
        </w:r>
        <w:r w:rsidR="00DC5C36" w:rsidRPr="00247A13" w:rsidDel="00A5022C">
          <w:rPr>
            <w:rFonts w:cs="Times New Roman"/>
            <w:noProof w:val="0"/>
            <w:lang w:val="en-CA"/>
          </w:rPr>
          <w:delText xml:space="preserve"> cattail </w:delText>
        </w:r>
      </w:del>
      <w:bookmarkStart w:id="111" w:name="ZOTERO_BREF_JFTaoUilRruqHYwoZMTRY"/>
      <w:del w:id="112" w:author="Daniel Stewart" w:date="2022-03-17T13:45:00Z">
        <w:r w:rsidR="00B94CFA" w:rsidDel="000C065F">
          <w:rPr>
            <w:rFonts w:cs="Times New Roman"/>
            <w:noProof w:val="0"/>
            <w:lang w:val="en-CA"/>
          </w:rPr>
          <w:delText>(Travis et al. 2010b; McKenzie-Gopsill et al. 2012a; Bunbury-Blanchette et al. 2015a; Zapfe &amp; Freeland 2015; Pieper et al. 2018a)</w:delText>
        </w:r>
        <w:bookmarkStart w:id="113" w:name="ZOTERO_BREF_36VIflE0ddPtL98rTeOih"/>
        <w:bookmarkEnd w:id="111"/>
        <w:r w:rsidR="007C0917" w:rsidDel="000C065F">
          <w:rPr>
            <w:rFonts w:cs="Times New Roman"/>
            <w:noProof w:val="0"/>
            <w:lang w:val="en-CA"/>
          </w:rPr>
          <w:delText>(Hutchinson 1988; Galatowitsch et al. 1999)</w:delText>
        </w:r>
      </w:del>
      <w:bookmarkStart w:id="114" w:name="ZOTERO_BREF_4d1gxTKXGLeVhHM8kgLFZ"/>
      <w:bookmarkStart w:id="115" w:name="ZOTERO_BREF_q9NyvU6EH30QIRpGxcNaI"/>
      <w:bookmarkEnd w:id="113"/>
      <w:del w:id="116" w:author="Daniel Stewart" w:date="2022-03-17T12:43:00Z">
        <w:r w:rsidR="007F7BD7" w:rsidDel="00B94CFA">
          <w:rPr>
            <w:rFonts w:cs="Times New Roman"/>
          </w:rPr>
          <w:delText>(Travis et al. 2010a; McKenzie-Gopsill et al. 2012a; Bunbury-Blanchette et al. 2015a; Pieper et al. 2018a)</w:delText>
        </w:r>
      </w:del>
      <w:bookmarkEnd w:id="114"/>
      <w:del w:id="117" w:author="Daniel Stewart" w:date="2022-02-11T15:45:00Z">
        <w:r w:rsidR="00761956" w:rsidDel="00761956">
          <w:rPr>
            <w:rFonts w:cs="Times New Roman"/>
          </w:rPr>
          <w:delText>{Citation}</w:delText>
        </w:r>
      </w:del>
      <w:bookmarkEnd w:id="115"/>
      <w:del w:id="118" w:author="Daniel Stewart" w:date="2022-02-11T15:27:00Z">
        <w:r w:rsidR="00DC5C36" w:rsidRPr="00247A13" w:rsidDel="00A5022C">
          <w:rPr>
            <w:rFonts w:cs="Times New Roman"/>
            <w:noProof w:val="0"/>
            <w:lang w:val="en-CA"/>
          </w:rPr>
          <w:delText>in North America</w:delText>
        </w:r>
      </w:del>
      <w:del w:id="119" w:author="Daniel Stewart" w:date="2022-02-11T15:45:00Z">
        <w:r w:rsidRPr="00247A13" w:rsidDel="00761956">
          <w:rPr>
            <w:rFonts w:cs="Times New Roman"/>
            <w:noProof w:val="0"/>
            <w:lang w:val="en-CA"/>
          </w:rPr>
          <w:delText>;</w:delText>
        </w:r>
        <w:r w:rsidR="00171161" w:rsidRPr="00247A13" w:rsidDel="00761956">
          <w:rPr>
            <w:rFonts w:cs="Times New Roman"/>
            <w:noProof w:val="0"/>
            <w:lang w:val="en-CA"/>
          </w:rPr>
          <w:delText xml:space="preserve"> </w:delText>
        </w:r>
      </w:del>
      <w:moveToRangeStart w:id="120" w:author="Daniel Stewart" w:date="2022-02-11T15:43:00Z" w:name="move95486611"/>
      <w:moveTo w:id="121" w:author="Daniel Stewart" w:date="2022-02-11T15:43:00Z">
        <w:del w:id="122" w:author="Daniel Stewart" w:date="2022-03-17T13:45:00Z">
          <w:r w:rsidR="008B7761" w:rsidRPr="00247A13" w:rsidDel="000C065F">
            <w:rPr>
              <w:rFonts w:cs="Times New Roman"/>
              <w:noProof w:val="0"/>
              <w:lang w:val="en-CA"/>
            </w:rPr>
            <w:delText xml:space="preserve">hybrid </w:delText>
          </w:r>
          <w:r w:rsidR="008B7761" w:rsidRPr="00247A13" w:rsidDel="000C065F">
            <w:rPr>
              <w:rFonts w:cs="Times New Roman"/>
              <w:i/>
              <w:noProof w:val="0"/>
              <w:lang w:val="en-CA"/>
            </w:rPr>
            <w:delText>T.</w:delText>
          </w:r>
        </w:del>
        <w:del w:id="123" w:author="Daniel Stewart" w:date="2022-02-11T15:52:00Z">
          <w:r w:rsidR="008B7761" w:rsidRPr="00247A13" w:rsidDel="001D2D68">
            <w:rPr>
              <w:rFonts w:cs="Times New Roman"/>
              <w:i/>
              <w:noProof w:val="0"/>
              <w:lang w:val="en-CA"/>
            </w:rPr>
            <w:delText xml:space="preserve"> </w:delText>
          </w:r>
          <w:r w:rsidR="008B7761" w:rsidRPr="00247A13" w:rsidDel="001D2D68">
            <w:rPr>
              <w:rFonts w:cs="Times New Roman"/>
              <w:noProof w:val="0"/>
              <w:lang w:val="en-CA"/>
            </w:rPr>
            <w:delText>x</w:delText>
          </w:r>
          <w:r w:rsidR="008B7761" w:rsidRPr="00247A13" w:rsidDel="001D2D68">
            <w:rPr>
              <w:rFonts w:cs="Times New Roman"/>
              <w:i/>
              <w:noProof w:val="0"/>
              <w:lang w:val="en-CA"/>
            </w:rPr>
            <w:delText xml:space="preserve"> </w:delText>
          </w:r>
        </w:del>
        <w:del w:id="124" w:author="Daniel Stewart" w:date="2022-03-17T13:45:00Z">
          <w:r w:rsidR="008B7761" w:rsidRPr="00247A13" w:rsidDel="000C065F">
            <w:rPr>
              <w:rFonts w:cs="Times New Roman"/>
              <w:i/>
              <w:noProof w:val="0"/>
              <w:lang w:val="en-CA"/>
            </w:rPr>
            <w:delText>glauca</w:delText>
          </w:r>
          <w:r w:rsidR="008B7761" w:rsidRPr="00247A13" w:rsidDel="000C065F">
            <w:rPr>
              <w:rFonts w:cs="Times New Roman"/>
              <w:noProof w:val="0"/>
              <w:lang w:val="en-CA"/>
            </w:rPr>
            <w:delText xml:space="preserve"> is widely considered more competitive than either parent, often replacing them over time through either direct competition, gradual introgression, or a combination of both mechanisms</w:delText>
          </w:r>
        </w:del>
        <w:del w:id="125" w:author="Daniel Stewart" w:date="2022-02-11T15:43:00Z">
          <w:r w:rsidR="008B7761" w:rsidRPr="00247A13" w:rsidDel="00761956">
            <w:rPr>
              <w:rFonts w:cs="Times New Roman"/>
              <w:noProof w:val="0"/>
              <w:lang w:val="en-CA"/>
            </w:rPr>
            <w:delText xml:space="preserve"> </w:delText>
          </w:r>
          <w:r w:rsidR="008B7761" w:rsidRPr="00247A13" w:rsidDel="00761956">
            <w:rPr>
              <w:rFonts w:cs="Times New Roman"/>
            </w:rPr>
            <w:delText>(Travis et al. 2010; Kirk et al. 2011; Bunbury-Blanchette et al. 2015)</w:delText>
          </w:r>
        </w:del>
        <w:del w:id="126" w:author="Daniel Stewart" w:date="2022-03-17T13:45:00Z">
          <w:r w:rsidR="008B7761" w:rsidRPr="00247A13" w:rsidDel="000C065F">
            <w:rPr>
              <w:rFonts w:cs="Times New Roman"/>
              <w:noProof w:val="0"/>
              <w:lang w:val="en-CA"/>
            </w:rPr>
            <w:delText xml:space="preserve">. </w:delText>
          </w:r>
        </w:del>
      </w:moveTo>
    </w:p>
    <w:moveToRangeEnd w:id="120"/>
    <w:p w14:paraId="3674C246" w14:textId="486AFA88" w:rsidR="00614492" w:rsidRPr="00247A13" w:rsidDel="00761956" w:rsidRDefault="00171161" w:rsidP="007C3CD7">
      <w:pPr>
        <w:ind w:firstLine="284"/>
        <w:jc w:val="left"/>
        <w:rPr>
          <w:del w:id="127" w:author="Daniel Stewart" w:date="2022-02-11T15:46:00Z"/>
          <w:rFonts w:cs="Times New Roman"/>
          <w:noProof w:val="0"/>
          <w:lang w:val="en-CA"/>
        </w:rPr>
      </w:pPr>
      <w:del w:id="128" w:author="Daniel Stewart" w:date="2022-02-11T15:46:00Z">
        <w:r w:rsidRPr="00247A13" w:rsidDel="00761956">
          <w:rPr>
            <w:rFonts w:cs="Times New Roman"/>
            <w:noProof w:val="0"/>
            <w:lang w:val="en-CA"/>
          </w:rPr>
          <w:delText xml:space="preserve">some studies </w:delText>
        </w:r>
        <w:r w:rsidR="00F1738B" w:rsidRPr="00247A13" w:rsidDel="00761956">
          <w:rPr>
            <w:rFonts w:cs="Times New Roman"/>
            <w:noProof w:val="0"/>
            <w:lang w:val="en-CA"/>
          </w:rPr>
          <w:delText>find</w:delText>
        </w:r>
        <w:r w:rsidRPr="00247A13" w:rsidDel="00761956">
          <w:rPr>
            <w:rFonts w:cs="Times New Roman"/>
            <w:noProof w:val="0"/>
            <w:lang w:val="en-CA"/>
          </w:rPr>
          <w:delText xml:space="preserve"> no niche separation </w:delText>
        </w:r>
        <w:bookmarkStart w:id="129" w:name="ZOTERO_BREF_ISZrlwhXObVr"/>
        <w:r w:rsidR="00761956" w:rsidDel="00761956">
          <w:rPr>
            <w:rFonts w:cs="Times New Roman"/>
          </w:rPr>
          <w:delText>(McKenzie-Gopsill et al. 2012b; Pieper et al. 2018b)</w:delText>
        </w:r>
        <w:bookmarkEnd w:id="129"/>
        <w:r w:rsidRPr="00247A13" w:rsidDel="00761956">
          <w:rPr>
            <w:rFonts w:cs="Times New Roman"/>
            <w:noProof w:val="0"/>
            <w:lang w:val="en-CA"/>
          </w:rPr>
          <w:delText xml:space="preserve">, while others </w:delText>
        </w:r>
        <w:r w:rsidR="00F1738B" w:rsidRPr="00247A13" w:rsidDel="00761956">
          <w:rPr>
            <w:rFonts w:cs="Times New Roman"/>
            <w:noProof w:val="0"/>
            <w:lang w:val="en-CA"/>
          </w:rPr>
          <w:delText>find</w:delText>
        </w:r>
        <w:r w:rsidRPr="00247A13" w:rsidDel="00761956">
          <w:rPr>
            <w:rFonts w:cs="Times New Roman"/>
            <w:noProof w:val="0"/>
            <w:lang w:val="en-CA"/>
          </w:rPr>
          <w:delText xml:space="preserve"> non-native lineages to be tolerant of greater and more prolonged water depths </w:delText>
        </w:r>
        <w:bookmarkStart w:id="130" w:name="ZOTERO_BREF_NSloWFRs8M1a"/>
        <w:r w:rsidR="00DC2FA9" w:rsidRPr="00247A13" w:rsidDel="00761956">
          <w:rPr>
            <w:rFonts w:cs="Times New Roman"/>
          </w:rPr>
          <w:delText>(Weisner 1993; Chow-Fraser et al. 1998; Grace &amp; Wetzel 1998)</w:delText>
        </w:r>
        <w:bookmarkEnd w:id="130"/>
        <w:r w:rsidRPr="00247A13" w:rsidDel="00761956">
          <w:rPr>
            <w:rFonts w:cs="Times New Roman"/>
            <w:noProof w:val="0"/>
            <w:lang w:val="en-CA"/>
          </w:rPr>
          <w:delText xml:space="preserve"> and higher salinity </w:delText>
        </w:r>
        <w:bookmarkStart w:id="131" w:name="ZOTERO_BREF_ExMSYYZmGoS1"/>
        <w:r w:rsidR="008424BF" w:rsidRPr="00247A13" w:rsidDel="00761956">
          <w:rPr>
            <w:rFonts w:cs="Times New Roman"/>
          </w:rPr>
          <w:delText>(Hotchkiss &amp; Dozier 1949; Smith et al. 2015)</w:delText>
        </w:r>
        <w:bookmarkEnd w:id="131"/>
        <w:r w:rsidRPr="00247A13" w:rsidDel="00761956">
          <w:rPr>
            <w:rFonts w:cs="Times New Roman"/>
            <w:noProof w:val="0"/>
            <w:lang w:val="en-CA"/>
          </w:rPr>
          <w:delText xml:space="preserve">. </w:delText>
        </w:r>
        <w:r w:rsidR="008A4FD1" w:rsidRPr="00247A13" w:rsidDel="00761956">
          <w:rPr>
            <w:rFonts w:cs="Times New Roman"/>
            <w:noProof w:val="0"/>
            <w:lang w:val="en-CA"/>
          </w:rPr>
          <w:delText>Regardless of whether niche partitioning exi</w:delText>
        </w:r>
        <w:r w:rsidR="001E50E6" w:rsidRPr="00247A13" w:rsidDel="00761956">
          <w:rPr>
            <w:rFonts w:cs="Times New Roman"/>
            <w:noProof w:val="0"/>
            <w:lang w:val="en-CA"/>
          </w:rPr>
          <w:delText>s</w:delText>
        </w:r>
        <w:r w:rsidR="008A4FD1" w:rsidRPr="00247A13" w:rsidDel="00761956">
          <w:rPr>
            <w:rFonts w:cs="Times New Roman"/>
            <w:noProof w:val="0"/>
            <w:lang w:val="en-CA"/>
          </w:rPr>
          <w:delText>ts</w:delText>
        </w:r>
        <w:r w:rsidR="00940D76" w:rsidRPr="00247A13" w:rsidDel="00761956">
          <w:rPr>
            <w:rFonts w:cs="Times New Roman"/>
            <w:noProof w:val="0"/>
            <w:lang w:val="en-CA"/>
          </w:rPr>
          <w:delText>,</w:delText>
        </w:r>
        <w:r w:rsidR="00D71DB2" w:rsidRPr="00247A13" w:rsidDel="00761956">
          <w:rPr>
            <w:rFonts w:cs="Times New Roman"/>
            <w:noProof w:val="0"/>
            <w:lang w:val="en-CA"/>
          </w:rPr>
          <w:delText xml:space="preserve"> </w:delText>
        </w:r>
      </w:del>
      <w:moveFromRangeStart w:id="132" w:author="Daniel Stewart" w:date="2022-02-11T15:43:00Z" w:name="move95486611"/>
      <w:moveFrom w:id="133" w:author="Daniel Stewart" w:date="2022-02-11T15:43:00Z">
        <w:del w:id="134" w:author="Daniel Stewart" w:date="2022-02-11T15:46:00Z">
          <w:r w:rsidR="00940D76" w:rsidRPr="00247A13" w:rsidDel="00761956">
            <w:rPr>
              <w:rFonts w:cs="Times New Roman"/>
              <w:noProof w:val="0"/>
              <w:lang w:val="en-CA"/>
            </w:rPr>
            <w:delText>hybrid</w:delText>
          </w:r>
          <w:r w:rsidR="008A4FD1" w:rsidRPr="00247A13" w:rsidDel="00761956">
            <w:rPr>
              <w:rFonts w:cs="Times New Roman"/>
              <w:noProof w:val="0"/>
              <w:lang w:val="en-CA"/>
            </w:rPr>
            <w:delText xml:space="preserve"> </w:delText>
          </w:r>
          <w:r w:rsidR="008A4FD1" w:rsidRPr="00247A13" w:rsidDel="00761956">
            <w:rPr>
              <w:rFonts w:cs="Times New Roman"/>
              <w:i/>
              <w:noProof w:val="0"/>
              <w:lang w:val="en-CA"/>
            </w:rPr>
            <w:delText xml:space="preserve">T. </w:delText>
          </w:r>
          <w:r w:rsidR="008A4FD1" w:rsidRPr="00247A13" w:rsidDel="00761956">
            <w:rPr>
              <w:rFonts w:cs="Times New Roman"/>
              <w:noProof w:val="0"/>
              <w:lang w:val="en-CA"/>
            </w:rPr>
            <w:delText>x</w:delText>
          </w:r>
          <w:r w:rsidR="008A4FD1" w:rsidRPr="00247A13" w:rsidDel="00761956">
            <w:rPr>
              <w:rFonts w:cs="Times New Roman"/>
              <w:i/>
              <w:noProof w:val="0"/>
              <w:lang w:val="en-CA"/>
            </w:rPr>
            <w:delText xml:space="preserve"> glauca</w:delText>
          </w:r>
          <w:r w:rsidR="008A4FD1" w:rsidRPr="00247A13" w:rsidDel="00761956">
            <w:rPr>
              <w:rFonts w:cs="Times New Roman"/>
              <w:noProof w:val="0"/>
              <w:lang w:val="en-CA"/>
            </w:rPr>
            <w:delText xml:space="preserve"> is widely considered</w:delText>
          </w:r>
          <w:r w:rsidR="004828FA" w:rsidRPr="00247A13" w:rsidDel="00761956">
            <w:rPr>
              <w:rFonts w:cs="Times New Roman"/>
              <w:noProof w:val="0"/>
              <w:lang w:val="en-CA"/>
            </w:rPr>
            <w:delText xml:space="preserve"> more </w:delText>
          </w:r>
          <w:r w:rsidRPr="00247A13" w:rsidDel="00761956">
            <w:rPr>
              <w:rFonts w:cs="Times New Roman"/>
              <w:noProof w:val="0"/>
              <w:lang w:val="en-CA"/>
            </w:rPr>
            <w:delText xml:space="preserve">competitive </w:delText>
          </w:r>
          <w:r w:rsidR="004828FA" w:rsidRPr="00247A13" w:rsidDel="00761956">
            <w:rPr>
              <w:rFonts w:cs="Times New Roman"/>
              <w:noProof w:val="0"/>
              <w:lang w:val="en-CA"/>
            </w:rPr>
            <w:delText>than either parent, often replacing them over time</w:delText>
          </w:r>
          <w:bookmarkStart w:id="135" w:name="ZOTERO_BREF_qpJ2NUXCjM4n"/>
          <w:r w:rsidR="00DD081D" w:rsidRPr="00247A13" w:rsidDel="00761956">
            <w:rPr>
              <w:rFonts w:cs="Times New Roman"/>
              <w:noProof w:val="0"/>
              <w:lang w:val="en-CA"/>
            </w:rPr>
            <w:delText xml:space="preserve"> </w:delText>
          </w:r>
          <w:bookmarkEnd w:id="135"/>
          <w:r w:rsidR="00582EB8" w:rsidRPr="00247A13" w:rsidDel="00761956">
            <w:rPr>
              <w:rFonts w:cs="Times New Roman"/>
              <w:noProof w:val="0"/>
              <w:lang w:val="en-CA"/>
            </w:rPr>
            <w:delText xml:space="preserve">through </w:delText>
          </w:r>
          <w:r w:rsidR="00655E3E" w:rsidRPr="00247A13" w:rsidDel="00761956">
            <w:rPr>
              <w:rFonts w:cs="Times New Roman"/>
              <w:noProof w:val="0"/>
              <w:lang w:val="en-CA"/>
            </w:rPr>
            <w:delText xml:space="preserve">either </w:delText>
          </w:r>
          <w:r w:rsidR="00DD081D" w:rsidRPr="00247A13" w:rsidDel="00761956">
            <w:rPr>
              <w:rFonts w:cs="Times New Roman"/>
              <w:noProof w:val="0"/>
              <w:lang w:val="en-CA"/>
            </w:rPr>
            <w:delText>direct</w:delText>
          </w:r>
          <w:r w:rsidR="00560E94" w:rsidRPr="00247A13" w:rsidDel="00761956">
            <w:rPr>
              <w:rFonts w:cs="Times New Roman"/>
              <w:noProof w:val="0"/>
              <w:lang w:val="en-CA"/>
            </w:rPr>
            <w:delText xml:space="preserve"> competition</w:delText>
          </w:r>
          <w:r w:rsidR="00582EB8" w:rsidRPr="00247A13" w:rsidDel="00761956">
            <w:rPr>
              <w:rFonts w:cs="Times New Roman"/>
              <w:noProof w:val="0"/>
              <w:lang w:val="en-CA"/>
            </w:rPr>
            <w:delText xml:space="preserve">, </w:delText>
          </w:r>
          <w:r w:rsidR="00655E3E" w:rsidRPr="00247A13" w:rsidDel="00761956">
            <w:rPr>
              <w:rFonts w:cs="Times New Roman"/>
              <w:noProof w:val="0"/>
              <w:lang w:val="en-CA"/>
            </w:rPr>
            <w:delText>gradual</w:delText>
          </w:r>
          <w:r w:rsidR="00582EB8" w:rsidRPr="00247A13" w:rsidDel="00761956">
            <w:rPr>
              <w:rFonts w:cs="Times New Roman"/>
              <w:noProof w:val="0"/>
              <w:lang w:val="en-CA"/>
            </w:rPr>
            <w:delText xml:space="preserve"> </w:delText>
          </w:r>
          <w:r w:rsidR="00655E3E" w:rsidRPr="00247A13" w:rsidDel="00761956">
            <w:rPr>
              <w:rFonts w:cs="Times New Roman"/>
              <w:noProof w:val="0"/>
              <w:lang w:val="en-CA"/>
            </w:rPr>
            <w:delText>introgression</w:delText>
          </w:r>
          <w:r w:rsidR="00560E94" w:rsidRPr="00247A13" w:rsidDel="00761956">
            <w:rPr>
              <w:rFonts w:cs="Times New Roman"/>
              <w:noProof w:val="0"/>
              <w:lang w:val="en-CA"/>
            </w:rPr>
            <w:delText>,</w:delText>
          </w:r>
          <w:r w:rsidR="00655E3E" w:rsidRPr="00247A13" w:rsidDel="00761956">
            <w:rPr>
              <w:rFonts w:cs="Times New Roman"/>
              <w:noProof w:val="0"/>
              <w:lang w:val="en-CA"/>
            </w:rPr>
            <w:delText xml:space="preserve"> or </w:delText>
          </w:r>
          <w:r w:rsidR="00D71DB2" w:rsidRPr="00247A13" w:rsidDel="00761956">
            <w:rPr>
              <w:rFonts w:cs="Times New Roman"/>
              <w:noProof w:val="0"/>
              <w:lang w:val="en-CA"/>
            </w:rPr>
            <w:delText xml:space="preserve">a combination of </w:delText>
          </w:r>
          <w:r w:rsidR="00655E3E" w:rsidRPr="00247A13" w:rsidDel="00761956">
            <w:rPr>
              <w:rFonts w:cs="Times New Roman"/>
              <w:noProof w:val="0"/>
              <w:lang w:val="en-CA"/>
            </w:rPr>
            <w:delText>both</w:delText>
          </w:r>
          <w:r w:rsidR="00D71DB2" w:rsidRPr="00247A13" w:rsidDel="00761956">
            <w:rPr>
              <w:rFonts w:cs="Times New Roman"/>
              <w:noProof w:val="0"/>
              <w:lang w:val="en-CA"/>
            </w:rPr>
            <w:delText xml:space="preserve"> mechanisms</w:delText>
          </w:r>
          <w:r w:rsidR="007D1DFE" w:rsidRPr="00247A13" w:rsidDel="00761956">
            <w:rPr>
              <w:rFonts w:cs="Times New Roman"/>
              <w:noProof w:val="0"/>
              <w:lang w:val="en-CA"/>
            </w:rPr>
            <w:delText xml:space="preserve"> </w:delText>
          </w:r>
          <w:bookmarkStart w:id="136" w:name="ZOTERO_BREF_aP5xHX7SJP5c"/>
          <w:r w:rsidR="00DC2FA9" w:rsidRPr="00247A13" w:rsidDel="00761956">
            <w:rPr>
              <w:rFonts w:cs="Times New Roman"/>
            </w:rPr>
            <w:delText>(Travis et al. 2010; Kirk et al. 2011; Bunbury-Blanchette et al. 2015)</w:delText>
          </w:r>
          <w:bookmarkEnd w:id="136"/>
          <w:r w:rsidR="00655E3E" w:rsidRPr="00247A13" w:rsidDel="00761956">
            <w:rPr>
              <w:rFonts w:cs="Times New Roman"/>
              <w:noProof w:val="0"/>
              <w:lang w:val="en-CA"/>
            </w:rPr>
            <w:delText xml:space="preserve">. </w:delText>
          </w:r>
        </w:del>
      </w:moveFrom>
      <w:moveFromRangeEnd w:id="132"/>
    </w:p>
    <w:p w14:paraId="4021ED73" w14:textId="048462F6" w:rsidR="007B09E0" w:rsidRPr="00247A13" w:rsidDel="000C065F" w:rsidRDefault="00A869D8" w:rsidP="00761956">
      <w:pPr>
        <w:ind w:firstLine="284"/>
        <w:jc w:val="left"/>
        <w:rPr>
          <w:del w:id="137" w:author="Daniel Stewart" w:date="2022-03-17T13:45:00Z"/>
          <w:rFonts w:cs="Times New Roman"/>
          <w:noProof w:val="0"/>
          <w:lang w:val="en-CA"/>
        </w:rPr>
      </w:pPr>
      <w:del w:id="138" w:author="Daniel Stewart" w:date="2022-02-11T15:46:00Z">
        <w:r w:rsidRPr="00247A13" w:rsidDel="00761956">
          <w:rPr>
            <w:rFonts w:cs="Times New Roman"/>
            <w:noProof w:val="0"/>
            <w:lang w:val="en-CA"/>
          </w:rPr>
          <w:delText>T</w:delText>
        </w:r>
        <w:r w:rsidR="007B0FB9" w:rsidRPr="00247A13" w:rsidDel="00761956">
          <w:rPr>
            <w:rFonts w:cs="Times New Roman"/>
            <w:noProof w:val="0"/>
            <w:lang w:val="en-CA"/>
          </w:rPr>
          <w:delText>he</w:delText>
        </w:r>
        <w:r w:rsidR="00E23419" w:rsidRPr="00247A13" w:rsidDel="00761956">
          <w:rPr>
            <w:rFonts w:cs="Times New Roman"/>
            <w:noProof w:val="0"/>
            <w:lang w:val="en-CA"/>
          </w:rPr>
          <w:delText xml:space="preserve"> </w:delText>
        </w:r>
        <w:r w:rsidR="0046332C" w:rsidRPr="00247A13" w:rsidDel="00761956">
          <w:rPr>
            <w:rFonts w:cs="Times New Roman"/>
            <w:noProof w:val="0"/>
            <w:lang w:val="en-CA"/>
          </w:rPr>
          <w:delText>multitrophic</w:delText>
        </w:r>
        <w:r w:rsidR="007B0FB9" w:rsidRPr="00247A13" w:rsidDel="00761956">
          <w:rPr>
            <w:rFonts w:cs="Times New Roman"/>
            <w:noProof w:val="0"/>
            <w:lang w:val="en-CA"/>
          </w:rPr>
          <w:delText xml:space="preserve"> impacts of </w:delText>
        </w:r>
        <w:r w:rsidR="008B4864" w:rsidRPr="00247A13" w:rsidDel="00761956">
          <w:rPr>
            <w:rFonts w:cs="Times New Roman"/>
            <w:noProof w:val="0"/>
            <w:lang w:val="en-CA"/>
          </w:rPr>
          <w:delText>non-native</w:delText>
        </w:r>
        <w:r w:rsidR="00D71DB2" w:rsidRPr="00247A13" w:rsidDel="00761956">
          <w:rPr>
            <w:rFonts w:cs="Times New Roman"/>
            <w:noProof w:val="0"/>
            <w:lang w:val="en-CA"/>
          </w:rPr>
          <w:delText xml:space="preserve"> </w:delText>
        </w:r>
        <w:r w:rsidR="007B0FB9" w:rsidRPr="00247A13" w:rsidDel="00761956">
          <w:rPr>
            <w:rFonts w:cs="Times New Roman"/>
            <w:noProof w:val="0"/>
            <w:lang w:val="en-CA"/>
          </w:rPr>
          <w:delText>cattail</w:delText>
        </w:r>
        <w:r w:rsidR="00C90E01" w:rsidRPr="00247A13" w:rsidDel="00761956">
          <w:rPr>
            <w:rFonts w:cs="Times New Roman"/>
            <w:noProof w:val="0"/>
            <w:lang w:val="en-CA"/>
          </w:rPr>
          <w:delText xml:space="preserve"> </w:delText>
        </w:r>
        <w:r w:rsidR="00AF5542" w:rsidRPr="00247A13" w:rsidDel="00761956">
          <w:rPr>
            <w:rFonts w:cs="Times New Roman"/>
            <w:noProof w:val="0"/>
            <w:lang w:val="en-CA"/>
          </w:rPr>
          <w:delText>hav</w:delText>
        </w:r>
        <w:r w:rsidR="00E23419" w:rsidRPr="00247A13" w:rsidDel="00761956">
          <w:rPr>
            <w:rFonts w:cs="Times New Roman"/>
            <w:noProof w:val="0"/>
            <w:lang w:val="en-CA"/>
          </w:rPr>
          <w:delText xml:space="preserve">e been increasingly investigated in recent decades. </w:delText>
        </w:r>
      </w:del>
      <w:del w:id="139" w:author="Daniel Stewart" w:date="2022-03-17T13:45:00Z">
        <w:r w:rsidRPr="00247A13" w:rsidDel="000C065F">
          <w:rPr>
            <w:rFonts w:cs="Times New Roman"/>
            <w:noProof w:val="0"/>
            <w:lang w:val="en-CA"/>
          </w:rPr>
          <w:delText>M</w:delText>
        </w:r>
        <w:r w:rsidR="0006051A" w:rsidRPr="00247A13" w:rsidDel="000C065F">
          <w:rPr>
            <w:rFonts w:cs="Times New Roman"/>
            <w:noProof w:val="0"/>
            <w:lang w:val="en-CA"/>
          </w:rPr>
          <w:delText>ono</w:delText>
        </w:r>
        <w:r w:rsidR="00950236" w:rsidRPr="00247A13" w:rsidDel="000C065F">
          <w:rPr>
            <w:rFonts w:cs="Times New Roman"/>
            <w:noProof w:val="0"/>
            <w:lang w:val="en-CA"/>
          </w:rPr>
          <w:delText>dominant</w:delText>
        </w:r>
        <w:r w:rsidR="0006051A" w:rsidRPr="00247A13" w:rsidDel="000C065F">
          <w:rPr>
            <w:rFonts w:cs="Times New Roman"/>
            <w:noProof w:val="0"/>
            <w:lang w:val="en-CA"/>
          </w:rPr>
          <w:delText xml:space="preserve"> </w:delText>
        </w:r>
        <w:r w:rsidRPr="00247A13" w:rsidDel="000C065F">
          <w:rPr>
            <w:rFonts w:cs="Times New Roman"/>
            <w:noProof w:val="0"/>
            <w:lang w:val="en-CA"/>
          </w:rPr>
          <w:delText xml:space="preserve">invasive </w:delText>
        </w:r>
        <w:r w:rsidR="00E23419" w:rsidRPr="00247A13" w:rsidDel="000C065F">
          <w:rPr>
            <w:rFonts w:cs="Times New Roman"/>
            <w:i/>
            <w:noProof w:val="0"/>
            <w:lang w:val="en-CA"/>
          </w:rPr>
          <w:delText xml:space="preserve">Typha </w:delText>
        </w:r>
        <w:r w:rsidR="00950236" w:rsidRPr="00247A13" w:rsidDel="000C065F">
          <w:rPr>
            <w:rFonts w:cs="Times New Roman"/>
            <w:noProof w:val="0"/>
            <w:lang w:val="en-CA"/>
          </w:rPr>
          <w:delText>stands</w:delText>
        </w:r>
        <w:r w:rsidRPr="00247A13" w:rsidDel="000C065F">
          <w:rPr>
            <w:rFonts w:cs="Times New Roman"/>
            <w:noProof w:val="0"/>
            <w:lang w:val="en-CA"/>
          </w:rPr>
          <w:delText xml:space="preserve"> displace native marsh plant communities</w:delText>
        </w:r>
        <w:r w:rsidR="0006051A" w:rsidRPr="00247A13" w:rsidDel="000C065F">
          <w:rPr>
            <w:rFonts w:cs="Times New Roman"/>
            <w:noProof w:val="0"/>
            <w:lang w:val="en-CA"/>
          </w:rPr>
          <w:delText xml:space="preserve"> </w:delText>
        </w:r>
        <w:bookmarkStart w:id="140" w:name="ZOTERO_BREF_hk017fluJ73N"/>
        <w:bookmarkStart w:id="141" w:name="_Hlk34129915"/>
        <w:r w:rsidR="00DC2FA9" w:rsidRPr="00247A13" w:rsidDel="000C065F">
          <w:rPr>
            <w:rFonts w:cs="Times New Roman"/>
          </w:rPr>
          <w:delText>(Frieswyk &amp; Zedler 2007; Wilcox et al. 2008)</w:delText>
        </w:r>
        <w:bookmarkEnd w:id="140"/>
        <w:r w:rsidR="0006051A" w:rsidRPr="00247A13" w:rsidDel="000C065F">
          <w:rPr>
            <w:rFonts w:cs="Times New Roman"/>
            <w:noProof w:val="0"/>
            <w:lang w:val="en-CA"/>
          </w:rPr>
          <w:delText>,</w:delText>
        </w:r>
        <w:r w:rsidR="00576764" w:rsidRPr="00247A13" w:rsidDel="000C065F">
          <w:rPr>
            <w:rFonts w:cs="Times New Roman"/>
            <w:noProof w:val="0"/>
            <w:lang w:val="en-CA"/>
          </w:rPr>
          <w:delText xml:space="preserve"> </w:delText>
        </w:r>
        <w:bookmarkEnd w:id="141"/>
        <w:r w:rsidR="007703FC" w:rsidRPr="00247A13" w:rsidDel="000C065F">
          <w:rPr>
            <w:rFonts w:cs="Times New Roman"/>
            <w:noProof w:val="0"/>
            <w:lang w:val="en-CA"/>
          </w:rPr>
          <w:delText>via</w:delText>
        </w:r>
        <w:r w:rsidR="0006051A" w:rsidRPr="00247A13" w:rsidDel="000C065F">
          <w:rPr>
            <w:rFonts w:cs="Times New Roman"/>
            <w:noProof w:val="0"/>
            <w:lang w:val="en-CA"/>
          </w:rPr>
          <w:delText xml:space="preserve"> </w:delText>
        </w:r>
        <w:r w:rsidR="002D1195" w:rsidRPr="00247A13" w:rsidDel="000C065F">
          <w:rPr>
            <w:rFonts w:cs="Times New Roman"/>
            <w:noProof w:val="0"/>
            <w:lang w:val="en-CA"/>
          </w:rPr>
          <w:delText xml:space="preserve">high growth rates </w:delText>
        </w:r>
        <w:bookmarkStart w:id="142" w:name="ZOTERO_BREF_zODX21I4LEqH"/>
        <w:r w:rsidR="00DC2FA9" w:rsidRPr="00247A13" w:rsidDel="000C065F">
          <w:rPr>
            <w:rFonts w:cs="Times New Roman"/>
          </w:rPr>
          <w:delText>(Grace &amp; Wetzel 1998; Zapfe &amp; Freeland 2015)</w:delText>
        </w:r>
        <w:bookmarkEnd w:id="142"/>
        <w:r w:rsidR="0006051A" w:rsidRPr="00247A13" w:rsidDel="000C065F">
          <w:rPr>
            <w:rFonts w:cs="Times New Roman"/>
            <w:noProof w:val="0"/>
            <w:lang w:val="en-CA"/>
          </w:rPr>
          <w:delText>, leaf litter</w:delText>
        </w:r>
        <w:r w:rsidR="00A02216" w:rsidRPr="00247A13" w:rsidDel="000C065F">
          <w:rPr>
            <w:rFonts w:cs="Times New Roman"/>
            <w:noProof w:val="0"/>
            <w:lang w:val="en-CA"/>
          </w:rPr>
          <w:delText xml:space="preserve"> </w:delText>
        </w:r>
        <w:bookmarkStart w:id="143" w:name="ZOTERO_BREF_GhBWDR9tiFmv"/>
        <w:r w:rsidR="00DC2FA9" w:rsidRPr="00247A13" w:rsidDel="000C065F">
          <w:rPr>
            <w:rFonts w:cs="Times New Roman"/>
          </w:rPr>
          <w:delText>(Larkin et al. 2012; Farrer &amp; Goldberg 2014; Szabo et al. 2018)</w:delText>
        </w:r>
        <w:bookmarkEnd w:id="143"/>
        <w:r w:rsidR="0006051A" w:rsidRPr="00247A13" w:rsidDel="000C065F">
          <w:rPr>
            <w:rFonts w:cs="Times New Roman"/>
            <w:noProof w:val="0"/>
            <w:lang w:val="en-CA"/>
          </w:rPr>
          <w:delText xml:space="preserve">, </w:delText>
        </w:r>
      </w:del>
      <w:del w:id="144" w:author="Daniel Stewart" w:date="2022-02-11T12:42:00Z">
        <w:r w:rsidR="00A02216" w:rsidRPr="00247A13" w:rsidDel="00C23510">
          <w:rPr>
            <w:rFonts w:cs="Times New Roman"/>
            <w:noProof w:val="0"/>
            <w:lang w:val="en-CA"/>
          </w:rPr>
          <w:delText>nutrient</w:delText>
        </w:r>
        <w:r w:rsidR="00950236" w:rsidRPr="00247A13" w:rsidDel="00C23510">
          <w:rPr>
            <w:rFonts w:cs="Times New Roman"/>
            <w:noProof w:val="0"/>
            <w:lang w:val="en-CA"/>
          </w:rPr>
          <w:delText xml:space="preserve">-induced </w:delText>
        </w:r>
      </w:del>
      <w:del w:id="145" w:author="Daniel Stewart" w:date="2022-03-17T13:45:00Z">
        <w:r w:rsidR="00950236" w:rsidRPr="00247A13" w:rsidDel="000C065F">
          <w:rPr>
            <w:rFonts w:cs="Times New Roman"/>
            <w:noProof w:val="0"/>
            <w:lang w:val="en-CA"/>
          </w:rPr>
          <w:delText>plasticity</w:delText>
        </w:r>
        <w:r w:rsidR="00A02216" w:rsidRPr="00247A13" w:rsidDel="000C065F">
          <w:rPr>
            <w:rFonts w:cs="Times New Roman"/>
            <w:noProof w:val="0"/>
            <w:lang w:val="en-CA"/>
          </w:rPr>
          <w:delText xml:space="preserve"> </w:delText>
        </w:r>
        <w:bookmarkStart w:id="146" w:name="ZOTERO_BREF_kgfW5VAN7NYH"/>
        <w:r w:rsidR="00856287" w:rsidDel="000C065F">
          <w:rPr>
            <w:rFonts w:cs="Times New Roman"/>
          </w:rPr>
          <w:delText>(Woo &amp; Zedler 2002b)</w:delText>
        </w:r>
        <w:bookmarkEnd w:id="146"/>
        <w:r w:rsidR="00A02216" w:rsidRPr="00247A13" w:rsidDel="000C065F">
          <w:rPr>
            <w:rFonts w:cs="Times New Roman"/>
            <w:noProof w:val="0"/>
            <w:lang w:val="en-CA"/>
          </w:rPr>
          <w:delText xml:space="preserve">, </w:delText>
        </w:r>
        <w:r w:rsidR="0006051A" w:rsidRPr="00247A13" w:rsidDel="000C065F">
          <w:rPr>
            <w:rFonts w:cs="Times New Roman"/>
            <w:noProof w:val="0"/>
            <w:lang w:val="en-CA"/>
          </w:rPr>
          <w:delText>and allelopath</w:delText>
        </w:r>
      </w:del>
      <w:del w:id="147" w:author="Daniel Stewart" w:date="2022-02-11T12:43:00Z">
        <w:r w:rsidR="0006051A" w:rsidRPr="00247A13" w:rsidDel="00C23510">
          <w:rPr>
            <w:rFonts w:cs="Times New Roman"/>
            <w:noProof w:val="0"/>
            <w:lang w:val="en-CA"/>
          </w:rPr>
          <w:delText>y</w:delText>
        </w:r>
      </w:del>
      <w:del w:id="148" w:author="Daniel Stewart" w:date="2022-03-17T13:45:00Z">
        <w:r w:rsidR="00A02216" w:rsidRPr="00247A13" w:rsidDel="000C065F">
          <w:rPr>
            <w:rFonts w:cs="Times New Roman"/>
            <w:noProof w:val="0"/>
            <w:lang w:val="en-CA"/>
          </w:rPr>
          <w:delText xml:space="preserve"> </w:delText>
        </w:r>
        <w:bookmarkStart w:id="149" w:name="ZOTERO_BREF_qLH0137m1vYq"/>
        <w:r w:rsidR="00DC2FA9" w:rsidRPr="00247A13" w:rsidDel="000C065F">
          <w:rPr>
            <w:rFonts w:cs="Times New Roman"/>
          </w:rPr>
          <w:delText>(Jarchow &amp; Cook 2009)</w:delText>
        </w:r>
      </w:del>
      <w:bookmarkEnd w:id="149"/>
      <w:del w:id="150" w:author="Daniel Stewart" w:date="2022-02-11T12:43:00Z">
        <w:r w:rsidR="00A02216" w:rsidRPr="00247A13" w:rsidDel="00C23510">
          <w:rPr>
            <w:rFonts w:cs="Times New Roman"/>
            <w:noProof w:val="0"/>
            <w:lang w:val="en-CA"/>
          </w:rPr>
          <w:delText xml:space="preserve"> </w:delText>
        </w:r>
        <w:r w:rsidR="007703FC" w:rsidRPr="00247A13" w:rsidDel="00C23510">
          <w:rPr>
            <w:rFonts w:cs="Times New Roman"/>
            <w:noProof w:val="0"/>
            <w:lang w:val="en-CA"/>
          </w:rPr>
          <w:delText xml:space="preserve">that inhibit and </w:delText>
        </w:r>
        <w:r w:rsidR="0006051A" w:rsidRPr="00247A13" w:rsidDel="00C23510">
          <w:rPr>
            <w:rFonts w:cs="Times New Roman"/>
            <w:noProof w:val="0"/>
            <w:lang w:val="en-CA"/>
          </w:rPr>
          <w:delText>outcompete sympatric natives</w:delText>
        </w:r>
      </w:del>
      <w:del w:id="151" w:author="Daniel Stewart" w:date="2022-03-17T13:45:00Z">
        <w:r w:rsidR="0006051A" w:rsidRPr="00247A13" w:rsidDel="000C065F">
          <w:rPr>
            <w:rFonts w:cs="Times New Roman"/>
            <w:noProof w:val="0"/>
            <w:lang w:val="en-CA"/>
          </w:rPr>
          <w:delText>.</w:delText>
        </w:r>
        <w:r w:rsidR="00C418E1" w:rsidRPr="00247A13" w:rsidDel="000C065F">
          <w:rPr>
            <w:rFonts w:cs="Times New Roman"/>
            <w:noProof w:val="0"/>
            <w:lang w:val="en-CA"/>
          </w:rPr>
          <w:delText xml:space="preserve"> These community-level changes are linked to changes at other trophic levels, </w:delText>
        </w:r>
        <w:r w:rsidR="00205DFB" w:rsidRPr="00247A13" w:rsidDel="000C065F">
          <w:rPr>
            <w:rFonts w:cs="Times New Roman"/>
            <w:noProof w:val="0"/>
            <w:lang w:val="en-CA"/>
          </w:rPr>
          <w:delText>such as</w:delText>
        </w:r>
        <w:r w:rsidR="007B09E0" w:rsidRPr="00247A13" w:rsidDel="000C065F">
          <w:rPr>
            <w:rFonts w:cs="Times New Roman"/>
            <w:noProof w:val="0"/>
            <w:lang w:val="en-CA"/>
          </w:rPr>
          <w:delText xml:space="preserve"> the </w:delText>
        </w:r>
      </w:del>
      <w:del w:id="152" w:author="Daniel Stewart" w:date="2022-03-17T11:58:00Z">
        <w:r w:rsidR="007B09E0" w:rsidRPr="00247A13" w:rsidDel="00436FC9">
          <w:rPr>
            <w:rFonts w:cs="Times New Roman"/>
            <w:noProof w:val="0"/>
            <w:lang w:val="en-CA"/>
          </w:rPr>
          <w:delText xml:space="preserve">direct </w:delText>
        </w:r>
        <w:r w:rsidR="009757F0" w:rsidRPr="00247A13" w:rsidDel="00436FC9">
          <w:rPr>
            <w:rFonts w:cs="Times New Roman"/>
            <w:noProof w:val="0"/>
            <w:lang w:val="en-CA"/>
          </w:rPr>
          <w:delText xml:space="preserve">and indirect </w:delText>
        </w:r>
      </w:del>
      <w:del w:id="153" w:author="Daniel Stewart" w:date="2022-03-17T13:45:00Z">
        <w:r w:rsidR="007B09E0" w:rsidRPr="00247A13" w:rsidDel="000C065F">
          <w:rPr>
            <w:rFonts w:cs="Times New Roman"/>
            <w:noProof w:val="0"/>
            <w:lang w:val="en-CA"/>
          </w:rPr>
          <w:delText xml:space="preserve">exclusion of waterfowl </w:delText>
        </w:r>
        <w:bookmarkStart w:id="154" w:name="ZOTERO_BREF_h2IKC5oY3uUq"/>
        <w:r w:rsidR="005B5FF5" w:rsidRPr="00247A13" w:rsidDel="000C065F">
          <w:rPr>
            <w:rFonts w:cs="Times New Roman"/>
          </w:rPr>
          <w:delText>(Kostecke et al. 2004; Hood 2013; Lishawa et al. 2020)</w:delText>
        </w:r>
        <w:bookmarkEnd w:id="154"/>
        <w:r w:rsidR="007B09E0" w:rsidRPr="00247A13" w:rsidDel="000C065F">
          <w:rPr>
            <w:rFonts w:cs="Times New Roman"/>
            <w:noProof w:val="0"/>
            <w:lang w:val="en-CA"/>
          </w:rPr>
          <w:delText xml:space="preserve">, reduction in marsh-associated birds </w:delText>
        </w:r>
        <w:bookmarkStart w:id="155" w:name="ZOTERO_BREF_061LkjHQ12mH"/>
        <w:r w:rsidR="005B5FF5" w:rsidRPr="00247A13" w:rsidDel="000C065F">
          <w:rPr>
            <w:rFonts w:cs="Times New Roman"/>
          </w:rPr>
          <w:delText>(Meyer et al. 2010)</w:delText>
        </w:r>
        <w:bookmarkEnd w:id="155"/>
        <w:r w:rsidR="007B09E0" w:rsidRPr="00247A13" w:rsidDel="000C065F">
          <w:rPr>
            <w:rFonts w:cs="Times New Roman"/>
          </w:rPr>
          <w:delText xml:space="preserve">, and reduction in </w:delText>
        </w:r>
        <w:r w:rsidR="007B09E0" w:rsidRPr="00247A13" w:rsidDel="000C065F">
          <w:rPr>
            <w:rFonts w:cs="Times New Roman"/>
            <w:noProof w:val="0"/>
            <w:lang w:val="en-CA"/>
          </w:rPr>
          <w:delText xml:space="preserve">macroinvertebrate and insect biomass </w:delText>
        </w:r>
        <w:bookmarkStart w:id="156" w:name="ZOTERO_BREF_HEJa5gqCtEiG"/>
        <w:r w:rsidR="007545EF" w:rsidDel="000C065F">
          <w:rPr>
            <w:rFonts w:cs="Times New Roman"/>
          </w:rPr>
          <w:delText>(Kostecke et al. 2005; Lawrence et al. 2016; Lee 2021)</w:delText>
        </w:r>
        <w:bookmarkEnd w:id="156"/>
        <w:r w:rsidR="007B09E0" w:rsidRPr="00247A13" w:rsidDel="000C065F">
          <w:rPr>
            <w:rFonts w:cs="Times New Roman"/>
          </w:rPr>
          <w:delText>.</w:delText>
        </w:r>
        <w:r w:rsidR="007B09E0" w:rsidRPr="00247A13" w:rsidDel="000C065F">
          <w:rPr>
            <w:rFonts w:cs="Times New Roman"/>
            <w:noProof w:val="0"/>
            <w:lang w:val="en-CA"/>
          </w:rPr>
          <w:delText xml:space="preserve"> </w:delText>
        </w:r>
      </w:del>
    </w:p>
    <w:p w14:paraId="27C52C73" w14:textId="2F652FE8" w:rsidR="00D85502" w:rsidRPr="00247A13" w:rsidDel="007C5397" w:rsidRDefault="00397707" w:rsidP="007C3CD7">
      <w:pPr>
        <w:ind w:firstLine="284"/>
        <w:jc w:val="left"/>
        <w:rPr>
          <w:del w:id="157" w:author="Daniel Stewart" w:date="2022-03-17T13:43:00Z"/>
          <w:rFonts w:cs="Times New Roman"/>
          <w:noProof w:val="0"/>
          <w:lang w:val="en-CA"/>
        </w:rPr>
      </w:pPr>
      <w:del w:id="158" w:author="Daniel Stewart" w:date="2022-03-17T13:43:00Z">
        <w:r w:rsidRPr="00247A13" w:rsidDel="007C5397">
          <w:rPr>
            <w:rFonts w:cs="Times New Roman"/>
            <w:noProof w:val="0"/>
            <w:lang w:val="en-CA"/>
          </w:rPr>
          <w:delText>At the northwest limit of th</w:delText>
        </w:r>
        <w:r w:rsidR="007513EE" w:rsidRPr="00247A13" w:rsidDel="007C5397">
          <w:rPr>
            <w:rFonts w:cs="Times New Roman"/>
            <w:noProof w:val="0"/>
            <w:lang w:val="en-CA"/>
          </w:rPr>
          <w:delText xml:space="preserve">is continental </w:delText>
        </w:r>
        <w:r w:rsidRPr="00247A13" w:rsidDel="007C5397">
          <w:rPr>
            <w:rFonts w:cs="Times New Roman"/>
            <w:noProof w:val="0"/>
            <w:lang w:val="en-CA"/>
          </w:rPr>
          <w:delText>invasion lies</w:delText>
        </w:r>
        <w:r w:rsidR="007513EE" w:rsidRPr="00247A13" w:rsidDel="007C5397">
          <w:rPr>
            <w:rFonts w:cs="Times New Roman"/>
            <w:noProof w:val="0"/>
            <w:lang w:val="en-CA"/>
          </w:rPr>
          <w:delText xml:space="preserve"> </w:delText>
        </w:r>
        <w:r w:rsidR="002505A9" w:rsidRPr="00247A13" w:rsidDel="007C5397">
          <w:rPr>
            <w:rFonts w:cs="Times New Roman"/>
            <w:noProof w:val="0"/>
            <w:lang w:val="en-CA"/>
          </w:rPr>
          <w:delText xml:space="preserve">the Fraser River Estuary </w:delText>
        </w:r>
        <w:r w:rsidR="00C418E1" w:rsidRPr="00247A13" w:rsidDel="007C5397">
          <w:rPr>
            <w:rFonts w:cs="Times New Roman"/>
            <w:noProof w:val="0"/>
            <w:lang w:val="en-CA"/>
          </w:rPr>
          <w:delText>(FRE)</w:delText>
        </w:r>
        <w:r w:rsidR="002505A9" w:rsidRPr="00247A13" w:rsidDel="007C5397">
          <w:rPr>
            <w:rFonts w:cs="Times New Roman"/>
            <w:noProof w:val="0"/>
            <w:lang w:val="en-CA"/>
          </w:rPr>
          <w:delText xml:space="preserve">, </w:delText>
        </w:r>
        <w:r w:rsidR="00C5084B" w:rsidRPr="00247A13" w:rsidDel="007C5397">
          <w:rPr>
            <w:rFonts w:cs="Times New Roman"/>
            <w:noProof w:val="0"/>
            <w:lang w:val="en-CA"/>
          </w:rPr>
          <w:delText xml:space="preserve">western </w:delText>
        </w:r>
        <w:r w:rsidR="007513EE" w:rsidRPr="00247A13" w:rsidDel="007C5397">
          <w:rPr>
            <w:rFonts w:cs="Times New Roman"/>
            <w:noProof w:val="0"/>
            <w:lang w:val="en-CA"/>
          </w:rPr>
          <w:delText xml:space="preserve">Canada’s </w:delText>
        </w:r>
        <w:r w:rsidR="00C5084B" w:rsidRPr="00247A13" w:rsidDel="007C5397">
          <w:rPr>
            <w:rFonts w:cs="Times New Roman"/>
            <w:noProof w:val="0"/>
            <w:lang w:val="en-CA"/>
          </w:rPr>
          <w:delText xml:space="preserve">largest and </w:delText>
        </w:r>
        <w:r w:rsidR="007513EE" w:rsidRPr="00247A13" w:rsidDel="007C5397">
          <w:rPr>
            <w:rFonts w:cs="Times New Roman"/>
            <w:noProof w:val="0"/>
            <w:lang w:val="en-CA"/>
          </w:rPr>
          <w:delText>most productive estuary</w:delText>
        </w:r>
        <w:r w:rsidR="00A551C9" w:rsidRPr="00247A13" w:rsidDel="007C5397">
          <w:rPr>
            <w:rFonts w:cs="Times New Roman"/>
            <w:noProof w:val="0"/>
            <w:lang w:val="en-CA"/>
          </w:rPr>
          <w:delText>. Though</w:delText>
        </w:r>
        <w:r w:rsidR="004E652F" w:rsidRPr="00247A13" w:rsidDel="007C5397">
          <w:rPr>
            <w:rFonts w:cs="Times New Roman"/>
            <w:noProof w:val="0"/>
            <w:lang w:val="en-CA"/>
          </w:rPr>
          <w:delText xml:space="preserve"> </w:delText>
        </w:r>
        <w:r w:rsidR="00162B0D" w:rsidRPr="00247A13" w:rsidDel="007C5397">
          <w:rPr>
            <w:rFonts w:cs="Times New Roman"/>
            <w:noProof w:val="0"/>
            <w:lang w:val="en-CA"/>
          </w:rPr>
          <w:delText xml:space="preserve">non-native cattail are </w:delText>
        </w:r>
        <w:r w:rsidR="004E652F" w:rsidRPr="00247A13" w:rsidDel="007C5397">
          <w:rPr>
            <w:rFonts w:cs="Times New Roman"/>
            <w:noProof w:val="0"/>
            <w:lang w:val="en-CA"/>
          </w:rPr>
          <w:delText>known</w:delText>
        </w:r>
        <w:r w:rsidR="0089704C" w:rsidRPr="00247A13" w:rsidDel="007C5397">
          <w:rPr>
            <w:rFonts w:cs="Times New Roman"/>
            <w:noProof w:val="0"/>
            <w:lang w:val="en-CA"/>
          </w:rPr>
          <w:delText xml:space="preserve"> to be present</w:delText>
        </w:r>
        <w:r w:rsidR="00A551C9" w:rsidRPr="00247A13" w:rsidDel="007C5397">
          <w:rPr>
            <w:rFonts w:cs="Times New Roman"/>
            <w:noProof w:val="0"/>
            <w:lang w:val="en-CA"/>
          </w:rPr>
          <w:delText>, occurrence</w:delText>
        </w:r>
        <w:r w:rsidR="00FA3A69" w:rsidRPr="00247A13" w:rsidDel="007C5397">
          <w:rPr>
            <w:rFonts w:cs="Times New Roman"/>
            <w:noProof w:val="0"/>
            <w:lang w:val="en-CA"/>
          </w:rPr>
          <w:delText xml:space="preserve"> data</w:delText>
        </w:r>
        <w:r w:rsidR="004C6F85" w:rsidRPr="00247A13" w:rsidDel="007C5397">
          <w:rPr>
            <w:rFonts w:cs="Times New Roman"/>
            <w:noProof w:val="0"/>
            <w:lang w:val="en-CA"/>
          </w:rPr>
          <w:delText xml:space="preserve"> </w:delText>
        </w:r>
        <w:r w:rsidR="00693C7D" w:rsidRPr="00247A13" w:rsidDel="007C5397">
          <w:rPr>
            <w:rFonts w:cs="Times New Roman"/>
            <w:noProof w:val="0"/>
            <w:lang w:val="en-CA"/>
          </w:rPr>
          <w:delText>are limited</w:delText>
        </w:r>
        <w:r w:rsidR="00A551C9" w:rsidRPr="00247A13" w:rsidDel="007C5397">
          <w:rPr>
            <w:rFonts w:cs="Times New Roman"/>
            <w:noProof w:val="0"/>
            <w:lang w:val="en-CA"/>
          </w:rPr>
          <w:delText>.</w:delText>
        </w:r>
        <w:r w:rsidR="00693C7D" w:rsidRPr="00247A13" w:rsidDel="007C5397">
          <w:rPr>
            <w:rFonts w:cs="Times New Roman"/>
            <w:noProof w:val="0"/>
            <w:lang w:val="en-CA"/>
          </w:rPr>
          <w:delText xml:space="preserve"> N</w:delText>
        </w:r>
        <w:r w:rsidR="00FA3A69" w:rsidRPr="00247A13" w:rsidDel="007C5397">
          <w:rPr>
            <w:rFonts w:cs="Times New Roman"/>
            <w:noProof w:val="0"/>
            <w:lang w:val="en-CA"/>
          </w:rPr>
          <w:delText xml:space="preserve">o herbarium vouchers of </w:delText>
        </w:r>
        <w:r w:rsidR="00FA3A69" w:rsidRPr="00247A13" w:rsidDel="007C5397">
          <w:rPr>
            <w:rFonts w:cs="Times New Roman"/>
            <w:i/>
            <w:noProof w:val="0"/>
            <w:lang w:val="en-CA"/>
          </w:rPr>
          <w:delText>T. angustifolia</w:delText>
        </w:r>
        <w:r w:rsidR="00FA3A69" w:rsidRPr="00247A13" w:rsidDel="007C5397">
          <w:rPr>
            <w:rFonts w:cs="Times New Roman"/>
            <w:noProof w:val="0"/>
            <w:lang w:val="en-CA"/>
          </w:rPr>
          <w:delText xml:space="preserve"> exist prior to 1990, and only a handful of formal occurrence records </w:delText>
        </w:r>
        <w:r w:rsidR="008A4A39" w:rsidRPr="00247A13" w:rsidDel="007C5397">
          <w:rPr>
            <w:rFonts w:cs="Times New Roman"/>
            <w:noProof w:val="0"/>
            <w:lang w:val="en-CA"/>
          </w:rPr>
          <w:delText xml:space="preserve">have been found </w:delText>
        </w:r>
        <w:r w:rsidR="00FA3A69" w:rsidRPr="00247A13" w:rsidDel="007C5397">
          <w:rPr>
            <w:rFonts w:cs="Times New Roman"/>
            <w:noProof w:val="0"/>
            <w:lang w:val="en-CA"/>
          </w:rPr>
          <w:delText xml:space="preserve">in grey literature, all after </w:delText>
        </w:r>
        <w:r w:rsidR="00162B0D" w:rsidRPr="00247A13" w:rsidDel="007C5397">
          <w:rPr>
            <w:rFonts w:cs="Times New Roman"/>
            <w:noProof w:val="0"/>
            <w:lang w:val="en-CA"/>
          </w:rPr>
          <w:delText>the late 1980s</w:delText>
        </w:r>
        <w:bookmarkStart w:id="159" w:name="ZOTERO_BREF_xSN6oYfShyVxuxfCkS9Ke"/>
        <w:r w:rsidR="00436FC9" w:rsidDel="007C5397">
          <w:rPr>
            <w:rFonts w:cs="Times New Roman"/>
            <w:noProof w:val="0"/>
            <w:lang w:val="en-CA"/>
          </w:rPr>
          <w:delText>(Brayshaw 1985; Williams 1998; Adams &amp; Williams 2004; Lievesley et al. 2016)</w:delText>
        </w:r>
        <w:bookmarkEnd w:id="159"/>
        <w:r w:rsidR="00FA3A69" w:rsidRPr="00247A13" w:rsidDel="007C5397">
          <w:rPr>
            <w:rFonts w:cs="Times New Roman"/>
            <w:noProof w:val="0"/>
            <w:lang w:val="en-CA"/>
          </w:rPr>
          <w:delText xml:space="preserve">. Prior to </w:delText>
        </w:r>
      </w:del>
      <w:del w:id="160" w:author="Daniel Stewart" w:date="2022-02-11T12:45:00Z">
        <w:r w:rsidR="00FA3A69" w:rsidRPr="00247A13" w:rsidDel="00C23510">
          <w:rPr>
            <w:rFonts w:cs="Times New Roman"/>
            <w:noProof w:val="0"/>
            <w:lang w:val="en-CA"/>
          </w:rPr>
          <w:delText>our</w:delText>
        </w:r>
      </w:del>
      <w:del w:id="161" w:author="Daniel Stewart" w:date="2022-03-17T13:43:00Z">
        <w:r w:rsidR="00FA3A69" w:rsidRPr="00247A13" w:rsidDel="007C5397">
          <w:rPr>
            <w:rFonts w:cs="Times New Roman"/>
            <w:noProof w:val="0"/>
            <w:lang w:val="en-CA"/>
          </w:rPr>
          <w:delText xml:space="preserve"> research no </w:delText>
        </w:r>
        <w:r w:rsidR="004E652F" w:rsidRPr="00247A13" w:rsidDel="007C5397">
          <w:rPr>
            <w:rFonts w:cs="Times New Roman"/>
            <w:noProof w:val="0"/>
            <w:lang w:val="en-CA"/>
          </w:rPr>
          <w:delText xml:space="preserve">formal </w:delText>
        </w:r>
        <w:r w:rsidR="00FA3A69" w:rsidRPr="00247A13" w:rsidDel="007C5397">
          <w:rPr>
            <w:rFonts w:cs="Times New Roman"/>
            <w:noProof w:val="0"/>
            <w:lang w:val="en-CA"/>
          </w:rPr>
          <w:delText xml:space="preserve">record existed </w:delText>
        </w:r>
        <w:r w:rsidR="004E652F" w:rsidRPr="00247A13" w:rsidDel="007C5397">
          <w:rPr>
            <w:rFonts w:cs="Times New Roman"/>
            <w:noProof w:val="0"/>
            <w:lang w:val="en-CA"/>
          </w:rPr>
          <w:delText>of</w:delText>
        </w:r>
        <w:r w:rsidR="00FA3A69" w:rsidRPr="00247A13" w:rsidDel="007C5397">
          <w:rPr>
            <w:rFonts w:cs="Times New Roman"/>
            <w:noProof w:val="0"/>
            <w:lang w:val="en-CA"/>
          </w:rPr>
          <w:delText xml:space="preserve"> </w:delText>
        </w:r>
        <w:r w:rsidR="00FA3A69" w:rsidRPr="00247A13" w:rsidDel="007C5397">
          <w:rPr>
            <w:rFonts w:cs="Times New Roman"/>
            <w:i/>
            <w:noProof w:val="0"/>
            <w:lang w:val="en-CA"/>
          </w:rPr>
          <w:delText>T.</w:delText>
        </w:r>
      </w:del>
      <w:del w:id="162" w:author="Daniel Stewart" w:date="2022-02-11T15:51:00Z">
        <w:r w:rsidR="00FA3A69" w:rsidRPr="00247A13" w:rsidDel="001D2D68">
          <w:rPr>
            <w:rFonts w:cs="Times New Roman"/>
            <w:i/>
            <w:noProof w:val="0"/>
            <w:lang w:val="en-CA"/>
          </w:rPr>
          <w:delText xml:space="preserve"> </w:delText>
        </w:r>
      </w:del>
      <w:del w:id="163" w:author="Daniel Stewart" w:date="2022-02-11T15:47:00Z">
        <w:r w:rsidR="00FA3A69" w:rsidRPr="00247A13" w:rsidDel="00761956">
          <w:rPr>
            <w:rFonts w:cs="Times New Roman"/>
            <w:noProof w:val="0"/>
            <w:lang w:val="en-CA"/>
          </w:rPr>
          <w:delText>x</w:delText>
        </w:r>
      </w:del>
      <w:del w:id="164" w:author="Daniel Stewart" w:date="2022-03-17T13:43:00Z">
        <w:r w:rsidR="00FA3A69" w:rsidRPr="00247A13" w:rsidDel="007C5397">
          <w:rPr>
            <w:rFonts w:cs="Times New Roman"/>
            <w:i/>
            <w:noProof w:val="0"/>
            <w:lang w:val="en-CA"/>
          </w:rPr>
          <w:delText xml:space="preserve"> glauca </w:delText>
        </w:r>
        <w:r w:rsidR="00FA3A69" w:rsidRPr="00247A13" w:rsidDel="007C5397">
          <w:rPr>
            <w:rFonts w:cs="Times New Roman"/>
            <w:noProof w:val="0"/>
            <w:lang w:val="en-CA"/>
          </w:rPr>
          <w:delText>in the FRE, though specimens h</w:delText>
        </w:r>
        <w:r w:rsidR="00737D89" w:rsidRPr="00247A13" w:rsidDel="007C5397">
          <w:rPr>
            <w:rFonts w:cs="Times New Roman"/>
            <w:noProof w:val="0"/>
            <w:lang w:val="en-CA"/>
          </w:rPr>
          <w:delText>ad</w:delText>
        </w:r>
        <w:r w:rsidR="00FA3A69" w:rsidRPr="00247A13" w:rsidDel="007C5397">
          <w:rPr>
            <w:rFonts w:cs="Times New Roman"/>
            <w:noProof w:val="0"/>
            <w:lang w:val="en-CA"/>
          </w:rPr>
          <w:delText xml:space="preserve"> been collected in recent decades from wetland</w:delText>
        </w:r>
        <w:r w:rsidR="00BA2B96" w:rsidRPr="00247A13" w:rsidDel="007C5397">
          <w:rPr>
            <w:rFonts w:cs="Times New Roman"/>
            <w:noProof w:val="0"/>
            <w:lang w:val="en-CA"/>
          </w:rPr>
          <w:delText>s</w:delText>
        </w:r>
        <w:r w:rsidR="00FA3A69" w:rsidRPr="00247A13" w:rsidDel="007C5397">
          <w:rPr>
            <w:rFonts w:cs="Times New Roman"/>
            <w:noProof w:val="0"/>
            <w:lang w:val="en-CA"/>
          </w:rPr>
          <w:delText xml:space="preserve"> in nearby Puget Sound </w:delText>
        </w:r>
        <w:bookmarkStart w:id="165" w:name="ZOTERO_BREF_9TJqLCTTUSoZ"/>
        <w:r w:rsidR="0039351D" w:rsidRPr="00247A13" w:rsidDel="007C5397">
          <w:rPr>
            <w:rFonts w:cs="Times New Roman"/>
          </w:rPr>
          <w:delText>(CPNWH 2020)</w:delText>
        </w:r>
        <w:bookmarkEnd w:id="165"/>
        <w:r w:rsidR="00FA3A69" w:rsidRPr="00247A13" w:rsidDel="007C5397">
          <w:rPr>
            <w:rFonts w:cs="Times New Roman"/>
            <w:noProof w:val="0"/>
            <w:lang w:val="en-CA"/>
          </w:rPr>
          <w:delText>.</w:delText>
        </w:r>
        <w:r w:rsidR="004C6F85" w:rsidRPr="00247A13" w:rsidDel="007C5397">
          <w:rPr>
            <w:rFonts w:cs="Times New Roman"/>
            <w:noProof w:val="0"/>
            <w:lang w:val="en-CA"/>
          </w:rPr>
          <w:delText xml:space="preserve"> </w:delText>
        </w:r>
        <w:r w:rsidR="00D85502" w:rsidRPr="00247A13" w:rsidDel="007C5397">
          <w:rPr>
            <w:rFonts w:cs="Times New Roman"/>
            <w:noProof w:val="0"/>
            <w:lang w:val="en-CA"/>
          </w:rPr>
          <w:delText xml:space="preserve">Lack of occurrence data may reflect actual </w:delText>
        </w:r>
        <w:r w:rsidR="00162B0D" w:rsidRPr="00247A13" w:rsidDel="007C5397">
          <w:rPr>
            <w:rFonts w:cs="Times New Roman"/>
            <w:noProof w:val="0"/>
            <w:lang w:val="en-CA"/>
          </w:rPr>
          <w:delText xml:space="preserve">limited </w:delText>
        </w:r>
        <w:r w:rsidR="00D85502" w:rsidRPr="00247A13" w:rsidDel="007C5397">
          <w:rPr>
            <w:rFonts w:cs="Times New Roman"/>
            <w:noProof w:val="0"/>
            <w:lang w:val="en-CA"/>
          </w:rPr>
          <w:delText xml:space="preserve">abundance </w:delText>
        </w:r>
        <w:r w:rsidR="00162B0D" w:rsidRPr="00247A13" w:rsidDel="007C5397">
          <w:rPr>
            <w:rFonts w:cs="Times New Roman"/>
            <w:noProof w:val="0"/>
            <w:lang w:val="en-CA"/>
          </w:rPr>
          <w:delText>of these taxa</w:delText>
        </w:r>
        <w:r w:rsidR="00D85502" w:rsidRPr="00247A13" w:rsidDel="007C5397">
          <w:rPr>
            <w:rFonts w:cs="Times New Roman"/>
            <w:noProof w:val="0"/>
            <w:lang w:val="en-CA"/>
          </w:rPr>
          <w:delText xml:space="preserve">, but may also reflect </w:delText>
        </w:r>
      </w:del>
      <w:del w:id="166" w:author="Daniel Stewart" w:date="2022-02-11T16:02:00Z">
        <w:r w:rsidR="00D85502" w:rsidRPr="00247A13" w:rsidDel="00AE66B9">
          <w:rPr>
            <w:rFonts w:cs="Times New Roman"/>
            <w:noProof w:val="0"/>
            <w:lang w:val="en-CA"/>
          </w:rPr>
          <w:delText>other confounding factors</w:delText>
        </w:r>
      </w:del>
      <w:del w:id="167" w:author="Daniel Stewart" w:date="2022-02-11T16:01:00Z">
        <w:r w:rsidR="00D85502" w:rsidRPr="00247A13" w:rsidDel="002B0206">
          <w:rPr>
            <w:rFonts w:cs="Times New Roman"/>
            <w:noProof w:val="0"/>
            <w:lang w:val="en-CA"/>
          </w:rPr>
          <w:delText>, such as</w:delText>
        </w:r>
      </w:del>
      <w:del w:id="168" w:author="Daniel Stewart" w:date="2022-03-17T13:43:00Z">
        <w:r w:rsidR="00D85502" w:rsidRPr="00247A13" w:rsidDel="007C5397">
          <w:rPr>
            <w:rFonts w:cs="Times New Roman"/>
            <w:noProof w:val="0"/>
            <w:lang w:val="en-CA"/>
          </w:rPr>
          <w:delText xml:space="preserve"> site inaccessibility, limited </w:delText>
        </w:r>
        <w:r w:rsidR="00162B0D" w:rsidRPr="00247A13" w:rsidDel="007C5397">
          <w:rPr>
            <w:rFonts w:cs="Times New Roman"/>
            <w:noProof w:val="0"/>
            <w:lang w:val="en-CA"/>
          </w:rPr>
          <w:delText xml:space="preserve">survey </w:delText>
        </w:r>
        <w:r w:rsidR="00D85502" w:rsidRPr="00247A13" w:rsidDel="007C5397">
          <w:rPr>
            <w:rFonts w:cs="Times New Roman"/>
            <w:noProof w:val="0"/>
            <w:lang w:val="en-CA"/>
          </w:rPr>
          <w:delText xml:space="preserve">resources, or morphological similarities to other species </w:delText>
        </w:r>
      </w:del>
      <w:del w:id="169" w:author="Daniel Stewart" w:date="2022-02-11T16:05:00Z">
        <w:r w:rsidR="00D85502" w:rsidRPr="00247A13" w:rsidDel="00AE66B9">
          <w:rPr>
            <w:rFonts w:cs="Times New Roman"/>
            <w:noProof w:val="0"/>
            <w:lang w:val="en-CA"/>
          </w:rPr>
          <w:delText>that may prevent detection</w:delText>
        </w:r>
      </w:del>
      <w:bookmarkStart w:id="170" w:name="ZOTERO_BREF_JScjezOWtImT8MRKhYLVb"/>
      <w:del w:id="171" w:author="Daniel Stewart" w:date="2022-03-17T13:43:00Z">
        <w:r w:rsidR="00AE66B9" w:rsidDel="007C5397">
          <w:rPr>
            <w:rFonts w:cs="Times New Roman"/>
            <w:noProof w:val="0"/>
            <w:lang w:val="en-CA"/>
          </w:rPr>
          <w:delText>(Isaac &amp; Pocock 2015; Morais &amp; Reichard 2018a)</w:delText>
        </w:r>
        <w:bookmarkEnd w:id="170"/>
        <w:r w:rsidR="00D85502" w:rsidRPr="00247A13" w:rsidDel="007C5397">
          <w:rPr>
            <w:rFonts w:cs="Times New Roman"/>
            <w:noProof w:val="0"/>
            <w:lang w:val="en-CA"/>
          </w:rPr>
          <w:delText>.</w:delText>
        </w:r>
      </w:del>
      <w:del w:id="172" w:author="Daniel Stewart" w:date="2022-02-11T15:51:00Z">
        <w:r w:rsidR="00D85502" w:rsidRPr="00247A13" w:rsidDel="001D2D68">
          <w:rPr>
            <w:rFonts w:cs="Times New Roman"/>
            <w:noProof w:val="0"/>
            <w:lang w:val="en-CA"/>
          </w:rPr>
          <w:delText xml:space="preserve"> </w:delText>
        </w:r>
      </w:del>
      <w:del w:id="173" w:author="Daniel Stewart" w:date="2022-02-11T12:46:00Z">
        <w:r w:rsidR="00D85502" w:rsidRPr="00247A13" w:rsidDel="00472134">
          <w:rPr>
            <w:rFonts w:cs="Times New Roman"/>
            <w:noProof w:val="0"/>
            <w:lang w:val="en-CA"/>
          </w:rPr>
          <w:delText xml:space="preserve">The true extent of </w:delText>
        </w:r>
        <w:r w:rsidR="0056710A" w:rsidRPr="00247A13" w:rsidDel="00472134">
          <w:rPr>
            <w:rFonts w:cs="Times New Roman"/>
            <w:noProof w:val="0"/>
            <w:lang w:val="en-CA"/>
          </w:rPr>
          <w:delText>non-native cattail in</w:delText>
        </w:r>
        <w:r w:rsidR="00D85502" w:rsidRPr="00247A13" w:rsidDel="00472134">
          <w:rPr>
            <w:rFonts w:cs="Times New Roman"/>
            <w:noProof w:val="0"/>
            <w:lang w:val="en-CA"/>
          </w:rPr>
          <w:delText xml:space="preserve"> the FRE </w:delText>
        </w:r>
        <w:r w:rsidR="00737D89" w:rsidRPr="00247A13" w:rsidDel="00472134">
          <w:rPr>
            <w:rFonts w:cs="Times New Roman"/>
            <w:noProof w:val="0"/>
            <w:lang w:val="en-CA"/>
          </w:rPr>
          <w:delText xml:space="preserve">was </w:delText>
        </w:r>
        <w:r w:rsidR="00D85502" w:rsidRPr="00247A13" w:rsidDel="00472134">
          <w:rPr>
            <w:rFonts w:cs="Times New Roman"/>
            <w:noProof w:val="0"/>
            <w:lang w:val="en-CA"/>
          </w:rPr>
          <w:delText xml:space="preserve">therefore uncertain, as </w:delText>
        </w:r>
        <w:r w:rsidR="00737D89" w:rsidRPr="00247A13" w:rsidDel="00472134">
          <w:rPr>
            <w:rFonts w:cs="Times New Roman"/>
            <w:noProof w:val="0"/>
            <w:lang w:val="en-CA"/>
          </w:rPr>
          <w:delText>was</w:delText>
        </w:r>
        <w:r w:rsidR="00D85502" w:rsidRPr="00247A13" w:rsidDel="00472134">
          <w:rPr>
            <w:rFonts w:cs="Times New Roman"/>
            <w:noProof w:val="0"/>
            <w:lang w:val="en-CA"/>
          </w:rPr>
          <w:delText xml:space="preserve"> the potential for</w:delText>
        </w:r>
        <w:r w:rsidR="0056710A" w:rsidRPr="00247A13" w:rsidDel="00472134">
          <w:rPr>
            <w:rFonts w:cs="Times New Roman"/>
            <w:noProof w:val="0"/>
            <w:lang w:val="en-CA"/>
          </w:rPr>
          <w:delText xml:space="preserve"> their</w:delText>
        </w:r>
        <w:r w:rsidR="00D85502" w:rsidRPr="00247A13" w:rsidDel="00472134">
          <w:rPr>
            <w:rFonts w:cs="Times New Roman"/>
            <w:noProof w:val="0"/>
            <w:lang w:val="en-CA"/>
          </w:rPr>
          <w:delText xml:space="preserve"> continued </w:delText>
        </w:r>
        <w:r w:rsidR="00162B0D" w:rsidRPr="00247A13" w:rsidDel="00472134">
          <w:rPr>
            <w:rFonts w:cs="Times New Roman"/>
            <w:noProof w:val="0"/>
            <w:lang w:val="en-CA"/>
          </w:rPr>
          <w:delText>establishment</w:delText>
        </w:r>
        <w:r w:rsidR="0056710A" w:rsidRPr="00247A13" w:rsidDel="00472134">
          <w:rPr>
            <w:rFonts w:cs="Times New Roman"/>
            <w:noProof w:val="0"/>
            <w:lang w:val="en-CA"/>
          </w:rPr>
          <w:delText>,</w:delText>
        </w:r>
        <w:r w:rsidR="00D85502" w:rsidRPr="00247A13" w:rsidDel="00472134">
          <w:rPr>
            <w:rFonts w:cs="Times New Roman"/>
            <w:noProof w:val="0"/>
            <w:lang w:val="en-CA"/>
          </w:rPr>
          <w:delText xml:space="preserve"> should the</w:delText>
        </w:r>
        <w:r w:rsidR="0056710A" w:rsidRPr="00247A13" w:rsidDel="00472134">
          <w:rPr>
            <w:rFonts w:cs="Times New Roman"/>
            <w:noProof w:val="0"/>
            <w:lang w:val="en-CA"/>
          </w:rPr>
          <w:delText>y remain unmanaged</w:delText>
        </w:r>
        <w:r w:rsidR="00D85502" w:rsidRPr="00247A13" w:rsidDel="00472134">
          <w:rPr>
            <w:rFonts w:cs="Times New Roman"/>
            <w:noProof w:val="0"/>
            <w:lang w:val="en-CA"/>
          </w:rPr>
          <w:delText xml:space="preserve">. </w:delText>
        </w:r>
      </w:del>
    </w:p>
    <w:p w14:paraId="717F2921" w14:textId="497ACB8D" w:rsidR="00D85502" w:rsidRPr="00247A13" w:rsidRDefault="00612596" w:rsidP="007C3CD7">
      <w:pPr>
        <w:ind w:firstLine="284"/>
        <w:jc w:val="left"/>
        <w:rPr>
          <w:rFonts w:cs="Times New Roman"/>
          <w:noProof w:val="0"/>
          <w:lang w:val="en-CA"/>
        </w:rPr>
      </w:pPr>
      <w:r>
        <w:rPr>
          <w:rFonts w:cs="Times New Roman"/>
          <w:noProof w:val="0"/>
          <w:lang w:val="en-CA"/>
        </w:rPr>
        <w:t>Spectral</w:t>
      </w:r>
      <w:r w:rsidR="00D85502" w:rsidRPr="00247A13">
        <w:rPr>
          <w:rFonts w:cs="Times New Roman"/>
          <w:noProof w:val="0"/>
          <w:lang w:val="en-CA"/>
        </w:rPr>
        <w:t xml:space="preserve"> analyses and other remote sensing techniques have emerged as powerful and cost-effective tools for mapping the past and present distributions of invasive plant species </w:t>
      </w:r>
      <w:r w:rsidR="007E2489">
        <w:rPr>
          <w:rFonts w:cs="Times New Roman"/>
        </w:rPr>
        <w:fldChar w:fldCharType="begin"/>
      </w:r>
      <w:r w:rsidR="00BE772F">
        <w:rPr>
          <w:rFonts w:cs="Times New Roman"/>
        </w:rPr>
        <w:instrText xml:space="preserve"> ADDIN ZOTERO_ITEM CSL_CITATION {"citationID":"G0srzK2r","properties":{"formattedCitation":"(Parker Williams &amp; Hunt 2002; Bradley 2014)","plainCitation":"(Parker Williams &amp; Hunt 2002; Bradley 2014)","noteIndex":0},"citationItems":[{"id":"4LsnhJz1/dNwgEDrM","uris":["http://zotero.org/users/6112721/items/M8PPYLN6"],"itemData":{"id":490,"type":"article-journal","abstract":"Leafy spurge, Euphorbia esula L. is an adventive, perennial weed that infests approximately 1.2 million ha of land in North America. It often forms dense stands that displace native vegetation and useful forage plants on rangelands and in riparian habitats. Leafy spurge is a good candidate for detection via remote sensing because the distinctive yellow-green color of its bracts is spectrally unique when compared to co-occurring green vegetation. During 1999, Airborne Visible Infrared Imaging Spectrometer (AVIRIS) imagery was acquired in northeastern Wyoming and ground cover data were collected. Mixture tuned matched filtering (MTMF), a specialized type of spectral mixture analysis, was used to estimate leafy spurge canopy cover and map leafy spurge distribution. Overall performance of MTMF for estimating percent cover of leafy spurge for all sites was good (r2 = 0.69) with better performance in prairie areas (r2 = 0.79) and poorer performance occurring on wooded sites (r2 = 0.57). However, results demonstrated that in open canopies with leafy spurge in the understory, the spectral signature is sufficiently distinct to be detectable. The techniques presented here could be used for constructing leafy spurge distribution and abundance maps with satellite hyperspectral data for larger regional areas.","container-title":"Remote Sensing of Environment","DOI":"10.1016/S0034-4257(02)00061-5","ISSN":"00344257","issue":"2-3","journalAbbreviation":"Remote Sensing of Environment","language":"en","page":"446-456","source":"DOI.org (Crossref)","title":"Estimation of leafy spurge cover from hyperspectral imagery using mixture tuned matched filtering","volume":"82","author":[{"family":"Parker Williams","given":"Amy"},{"family":"Hunt","given":"E.Raymond"}],"issued":{"date-parts":[["2002",10]]}}},{"id":"4LsnhJz1/bRWwxeQA","uris":["http://zotero.org/users/6112721/items/FGT2BL3A"],"itemData":{"id":265,"type":"article-journal","container-title":"Biological Invasions","DOI":"10.1007/s10530-013-0578-9","ISSN":"1387-3547, 1573-1464","issue":"7","journalAbbreviation":"Biol Invasions","language":"en","page":"1411-1425","source":"DOI.org (Crossref)","title":"Remote detection of invasive plants: a review of spectral, textural and phenological approaches","title-short":"Remote detection of invasive plants","volume":"16","author":[{"family":"Bradley","given":"Bethany A."}],"issued":{"date-parts":[["2014",7]]}}}],"schema":"https://github.com/citation-style-language/schema/raw/master/csl-citation.json"} </w:instrText>
      </w:r>
      <w:r w:rsidR="007E2489">
        <w:rPr>
          <w:rFonts w:cs="Times New Roman"/>
        </w:rPr>
        <w:fldChar w:fldCharType="separate"/>
      </w:r>
      <w:r w:rsidR="007E2489">
        <w:rPr>
          <w:rFonts w:cs="Times New Roman"/>
        </w:rPr>
        <w:t>(Parker Williams &amp; Hunt 2002; Bradley 2014)</w:t>
      </w:r>
      <w:r w:rsidR="007E2489">
        <w:rPr>
          <w:rFonts w:cs="Times New Roman"/>
        </w:rPr>
        <w:fldChar w:fldCharType="end"/>
      </w:r>
      <w:r w:rsidR="0039351D" w:rsidRPr="00247A13">
        <w:rPr>
          <w:rFonts w:cs="Times New Roman"/>
        </w:rPr>
        <w:t>.</w:t>
      </w:r>
      <w:r w:rsidR="00162B0D" w:rsidRPr="00247A13">
        <w:rPr>
          <w:rFonts w:cs="Times New Roman"/>
        </w:rPr>
        <w:t xml:space="preserve"> They are </w:t>
      </w:r>
      <w:r w:rsidR="00D85502" w:rsidRPr="00247A13">
        <w:rPr>
          <w:rFonts w:cs="Times New Roman"/>
        </w:rPr>
        <w:t xml:space="preserve">useful </w:t>
      </w:r>
      <w:r w:rsidR="00162B0D" w:rsidRPr="00247A13">
        <w:rPr>
          <w:rFonts w:cs="Times New Roman"/>
        </w:rPr>
        <w:t>in instances</w:t>
      </w:r>
      <w:r w:rsidR="00BA2B96" w:rsidRPr="00247A13">
        <w:rPr>
          <w:rFonts w:cs="Times New Roman"/>
        </w:rPr>
        <w:t xml:space="preserve"> </w:t>
      </w:r>
      <w:del w:id="174" w:author="Daniel Stewart" w:date="2022-02-11T12:46:00Z">
        <w:r w:rsidR="00BA2B96" w:rsidRPr="00247A13" w:rsidDel="00472134">
          <w:rPr>
            <w:rFonts w:cs="Times New Roman"/>
          </w:rPr>
          <w:delText>such as this</w:delText>
        </w:r>
        <w:r w:rsidR="00162B0D" w:rsidRPr="00247A13" w:rsidDel="00472134">
          <w:rPr>
            <w:rFonts w:cs="Times New Roman"/>
          </w:rPr>
          <w:delText xml:space="preserve"> </w:delText>
        </w:r>
      </w:del>
      <w:r w:rsidR="00D85502" w:rsidRPr="00247A13">
        <w:rPr>
          <w:rFonts w:cs="Times New Roman"/>
          <w:noProof w:val="0"/>
          <w:lang w:val="en-CA"/>
        </w:rPr>
        <w:t>whe</w:t>
      </w:r>
      <w:r w:rsidR="00162B0D" w:rsidRPr="00247A13">
        <w:rPr>
          <w:rFonts w:cs="Times New Roman"/>
          <w:noProof w:val="0"/>
          <w:lang w:val="en-CA"/>
        </w:rPr>
        <w:t>re</w:t>
      </w:r>
      <w:r w:rsidR="00D85502" w:rsidRPr="00247A13">
        <w:rPr>
          <w:rFonts w:cs="Times New Roman"/>
          <w:noProof w:val="0"/>
          <w:lang w:val="en-CA"/>
        </w:rPr>
        <w:t xml:space="preserve"> occurrence data are deficient, resources for field surveys are limited, and habitats are difficult to access </w:t>
      </w:r>
      <w:r w:rsidR="007E2489">
        <w:rPr>
          <w:rFonts w:cs="Times New Roman"/>
        </w:rPr>
        <w:fldChar w:fldCharType="begin"/>
      </w:r>
      <w:r w:rsidR="00BE772F">
        <w:rPr>
          <w:rFonts w:cs="Times New Roman"/>
        </w:rPr>
        <w:instrText xml:space="preserve"> ADDIN ZOTERO_ITEM CSL_CITATION {"citationID":"rfDhNmia","properties":{"formattedCitation":"(Hestir et al. 2008)","plainCitation":"(Hestir et al. 2008)","noteIndex":0},"citationItems":[{"id":"4LsnhJz1/Z9lMwJTA","uris":["http://zotero.org/users/6112721/items/K6IGWRLQ"],"itemData":{"id":329,"type":"article-journal","abstract":"Estuaries are among the most invaded ecosystems on the planet. Such invasions have led in part, to the formation of a massive $1 billion restoration effort in California's Sacramento–San Joaquin River Delta. However, invasions of weeds into riparian, ﬂoodplain, and aquatic habitats threaten the success of restoration efforts within the watershed and jeopardize economic activities. The doctrine of early detection and rapid response to invasions has been adopted by land and water resource managers, and remote sensing is the logical tool of choice for identiﬁcation and detection. However meteorological, physical, and biological heterogeneity in this large system present unique challenges to successfully detecting invasive weeds. We present three hyperspectral case studies which illustrate the challenges, and potential solutions, to mapping invasive weeds in wetland systems: 1) Perennial pepperweed was mapped over one portion of the Delta using a logistic regression model to predict weed occurrence. 2) Water hyacinth and 3) submerged aquatic vegetation (SAV), primarily composed of Brazilian waterweed, were mapped over the entire Delta using a binary decision tree that incorporated spectral mixture analysis (SMA), spectral angle mapping (SAM), band indexes, and continuum removal products. Perennial pepperweed detection was moderately successful; phenological stage inﬂuenced detection rates. Water hyacinth was mapped with modest accuracies, and SAV was mapped with high accuracies. Perennial pepperweed and water hyacinth both exhibited signiﬁcant spectral variation related to plant phenology. Such variation must be accounted for in order to optimally map these species, and this was done for the water hyacinth case study. Submerged aquatic vegetation was not mapped to the species level due to complex non-linear mixing problems between the water column and its constituents, which was beyond the scope of the current study. We discuss our study in the context of providing guidelines for future remote sensing studies of aquatic systems.","container-title":"Remote Sensing of Environment","DOI":"10.1016/j.rse.2008.01.022","ISSN":"00344257","issue":"11","journalAbbreviation":"Remote Sensing of Environment","language":"en","page":"4034-4047","source":"DOI.org (Crossref)","title":"Identification of invasive vegetation using hyperspectral remote sensing in the California Delta ecosystem","volume":"112","author":[{"family":"Hestir","given":"Erin L."},{"family":"Khanna","given":"Shruti"},{"family":"Andrew","given":"Margaret E."},{"family":"Santos","given":"Maria J."},{"family":"Viers","given":"Joshua H."},{"family":"Greenberg","given":"Jonathan A."},{"family":"Rajapakse","given":"Sepalika S."},{"family":"Ustin","given":"Susan L."}],"issued":{"date-parts":[["2008",11]]}}}],"schema":"https://github.com/citation-style-language/schema/raw/master/csl-citation.json"} </w:instrText>
      </w:r>
      <w:r w:rsidR="007E2489">
        <w:rPr>
          <w:rFonts w:cs="Times New Roman"/>
        </w:rPr>
        <w:fldChar w:fldCharType="separate"/>
      </w:r>
      <w:r w:rsidR="007E2489">
        <w:rPr>
          <w:rFonts w:cs="Times New Roman"/>
        </w:rPr>
        <w:t>(Hestir et al. 2008)</w:t>
      </w:r>
      <w:r w:rsidR="007E2489">
        <w:rPr>
          <w:rFonts w:cs="Times New Roman"/>
        </w:rPr>
        <w:fldChar w:fldCharType="end"/>
      </w:r>
      <w:r w:rsidR="0039351D" w:rsidRPr="00247A13">
        <w:rPr>
          <w:rFonts w:cs="Times New Roman"/>
        </w:rPr>
        <w:t xml:space="preserve">. </w:t>
      </w:r>
      <w:ins w:id="175" w:author="Daniel Stewart" w:date="2022-02-11T12:47:00Z">
        <w:r w:rsidR="00472134">
          <w:rPr>
            <w:rFonts w:cs="Times New Roman"/>
          </w:rPr>
          <w:t xml:space="preserve">Tidal </w:t>
        </w:r>
      </w:ins>
      <w:del w:id="176" w:author="Daniel Stewart" w:date="2022-02-11T12:47:00Z">
        <w:r w:rsidR="0089704C" w:rsidRPr="00247A13" w:rsidDel="00472134">
          <w:rPr>
            <w:rFonts w:cs="Times New Roman"/>
            <w:noProof w:val="0"/>
            <w:lang w:val="en-CA"/>
          </w:rPr>
          <w:delText>M</w:delText>
        </w:r>
      </w:del>
      <w:ins w:id="177" w:author="Daniel Stewart" w:date="2022-02-11T12:47:00Z">
        <w:r w:rsidR="00472134">
          <w:rPr>
            <w:rFonts w:cs="Times New Roman"/>
            <w:noProof w:val="0"/>
            <w:lang w:val="en-CA"/>
          </w:rPr>
          <w:t>m</w:t>
        </w:r>
      </w:ins>
      <w:r w:rsidR="0089704C" w:rsidRPr="00247A13">
        <w:rPr>
          <w:rFonts w:cs="Times New Roman"/>
          <w:noProof w:val="0"/>
          <w:lang w:val="en-CA"/>
        </w:rPr>
        <w:t xml:space="preserve">arshes are excellent candidates for </w:t>
      </w:r>
      <w:r>
        <w:rPr>
          <w:rFonts w:cs="Times New Roman"/>
          <w:noProof w:val="0"/>
          <w:lang w:val="en-CA"/>
        </w:rPr>
        <w:t>spectral</w:t>
      </w:r>
      <w:del w:id="178" w:author="Daniel Stewart" w:date="2022-02-11T12:46:00Z">
        <w:r w:rsidR="0089704C" w:rsidRPr="00247A13" w:rsidDel="00472134">
          <w:rPr>
            <w:rFonts w:cs="Times New Roman"/>
            <w:noProof w:val="0"/>
            <w:lang w:val="en-CA"/>
          </w:rPr>
          <w:delText>these</w:delText>
        </w:r>
      </w:del>
      <w:r w:rsidR="0089704C" w:rsidRPr="00247A13">
        <w:rPr>
          <w:rFonts w:cs="Times New Roman"/>
          <w:noProof w:val="0"/>
          <w:lang w:val="en-CA"/>
        </w:rPr>
        <w:t xml:space="preserve"> analyses because </w:t>
      </w:r>
      <w:ins w:id="179" w:author="Daniel Stewart" w:date="2022-02-11T12:47:00Z">
        <w:r w:rsidR="00472134">
          <w:rPr>
            <w:rFonts w:cs="Times New Roman"/>
            <w:noProof w:val="0"/>
            <w:lang w:val="en-CA"/>
          </w:rPr>
          <w:t xml:space="preserve">they </w:t>
        </w:r>
      </w:ins>
      <w:del w:id="180" w:author="Daniel Stewart" w:date="2022-02-11T12:47:00Z">
        <w:r w:rsidR="0089704C" w:rsidRPr="00247A13" w:rsidDel="00472134">
          <w:rPr>
            <w:rFonts w:cs="Times New Roman"/>
            <w:noProof w:val="0"/>
            <w:lang w:val="en-CA"/>
          </w:rPr>
          <w:lastRenderedPageBreak/>
          <w:delText xml:space="preserve">vegetation </w:delText>
        </w:r>
      </w:del>
      <w:r w:rsidR="0089704C" w:rsidRPr="00247A13">
        <w:rPr>
          <w:rFonts w:cs="Times New Roman"/>
          <w:noProof w:val="0"/>
          <w:lang w:val="en-CA"/>
        </w:rPr>
        <w:t>tend</w:t>
      </w:r>
      <w:del w:id="181" w:author="Daniel Stewart" w:date="2022-02-11T12:48:00Z">
        <w:r w:rsidR="0089704C" w:rsidRPr="00247A13" w:rsidDel="00472134">
          <w:rPr>
            <w:rFonts w:cs="Times New Roman"/>
            <w:noProof w:val="0"/>
            <w:lang w:val="en-CA"/>
          </w:rPr>
          <w:delText>s</w:delText>
        </w:r>
      </w:del>
      <w:r w:rsidR="0089704C" w:rsidRPr="00247A13">
        <w:rPr>
          <w:rFonts w:cs="Times New Roman"/>
          <w:noProof w:val="0"/>
          <w:lang w:val="en-CA"/>
        </w:rPr>
        <w:t xml:space="preserve"> </w:t>
      </w:r>
      <w:ins w:id="182" w:author="Daniel Stewart" w:date="2022-02-11T12:47:00Z">
        <w:r w:rsidR="00472134">
          <w:rPr>
            <w:rFonts w:cs="Times New Roman"/>
            <w:noProof w:val="0"/>
            <w:lang w:val="en-CA"/>
          </w:rPr>
          <w:t xml:space="preserve">to be </w:t>
        </w:r>
      </w:ins>
      <w:ins w:id="183" w:author="Daniel Stewart" w:date="2022-02-11T12:48:00Z">
        <w:r w:rsidR="00472134">
          <w:rPr>
            <w:rFonts w:cs="Times New Roman"/>
            <w:noProof w:val="0"/>
            <w:lang w:val="en-CA"/>
          </w:rPr>
          <w:t>dominated</w:t>
        </w:r>
      </w:ins>
      <w:ins w:id="184" w:author="Daniel Stewart" w:date="2022-02-11T12:47:00Z">
        <w:r w:rsidR="00472134">
          <w:rPr>
            <w:rFonts w:cs="Times New Roman"/>
            <w:noProof w:val="0"/>
            <w:lang w:val="en-CA"/>
          </w:rPr>
          <w:t xml:space="preserve"> </w:t>
        </w:r>
      </w:ins>
      <w:ins w:id="185" w:author="Daniel Stewart" w:date="2022-02-11T12:48:00Z">
        <w:r w:rsidR="00472134">
          <w:rPr>
            <w:rFonts w:cs="Times New Roman"/>
            <w:noProof w:val="0"/>
            <w:lang w:val="en-CA"/>
          </w:rPr>
          <w:t>by a small number of monodominant species</w:t>
        </w:r>
      </w:ins>
      <w:del w:id="186" w:author="Daniel Stewart" w:date="2022-02-11T12:47:00Z">
        <w:r w:rsidR="0089704C" w:rsidRPr="00247A13" w:rsidDel="00472134">
          <w:rPr>
            <w:rFonts w:cs="Times New Roman"/>
            <w:noProof w:val="0"/>
            <w:lang w:val="en-CA"/>
          </w:rPr>
          <w:delText xml:space="preserve">to form </w:delText>
        </w:r>
      </w:del>
      <w:del w:id="187" w:author="Daniel Stewart" w:date="2022-02-11T12:48:00Z">
        <w:r w:rsidR="0089704C" w:rsidRPr="00247A13" w:rsidDel="00472134">
          <w:rPr>
            <w:rFonts w:cs="Times New Roman"/>
            <w:noProof w:val="0"/>
            <w:lang w:val="en-CA"/>
          </w:rPr>
          <w:delText>expansive monocultures in these environments,</w:delText>
        </w:r>
      </w:del>
      <w:ins w:id="188" w:author="Daniel Stewart" w:date="2022-02-11T12:48:00Z">
        <w:r w:rsidR="00472134">
          <w:rPr>
            <w:rFonts w:cs="Times New Roman"/>
            <w:noProof w:val="0"/>
            <w:lang w:val="en-CA"/>
          </w:rPr>
          <w:t>,</w:t>
        </w:r>
      </w:ins>
      <w:r w:rsidR="0089704C" w:rsidRPr="00247A13">
        <w:rPr>
          <w:rFonts w:cs="Times New Roman"/>
          <w:noProof w:val="0"/>
          <w:lang w:val="en-CA"/>
        </w:rPr>
        <w:t xml:space="preserve"> and canopy-forming woody vegetation is generally absent</w:t>
      </w:r>
      <w:r w:rsidR="00737D89" w:rsidRPr="00247A13">
        <w:rPr>
          <w:rFonts w:cs="Times New Roman"/>
          <w:noProof w:val="0"/>
          <w:lang w:val="en-CA"/>
        </w:rPr>
        <w:t>. S</w:t>
      </w:r>
      <w:r w:rsidR="0089704C" w:rsidRPr="00247A13">
        <w:rPr>
          <w:rFonts w:cs="Times New Roman"/>
          <w:noProof w:val="0"/>
          <w:lang w:val="en-CA"/>
        </w:rPr>
        <w:t>everal remote sensing studies</w:t>
      </w:r>
      <w:r w:rsidR="00D85502" w:rsidRPr="00247A13">
        <w:rPr>
          <w:rFonts w:cs="Times New Roman"/>
          <w:noProof w:val="0"/>
          <w:lang w:val="en-CA"/>
        </w:rPr>
        <w:t xml:space="preserve"> have effectively </w:t>
      </w:r>
      <w:r w:rsidR="0089704C" w:rsidRPr="00247A13">
        <w:rPr>
          <w:rFonts w:cs="Times New Roman"/>
          <w:noProof w:val="0"/>
          <w:lang w:val="en-CA"/>
        </w:rPr>
        <w:t xml:space="preserve">mapped </w:t>
      </w:r>
      <w:r w:rsidR="00D85502" w:rsidRPr="00247A13">
        <w:rPr>
          <w:rFonts w:cs="Times New Roman"/>
          <w:noProof w:val="0"/>
          <w:lang w:val="en-CA"/>
        </w:rPr>
        <w:t xml:space="preserve">the distribution of </w:t>
      </w:r>
      <w:r w:rsidR="0089704C" w:rsidRPr="00247A13">
        <w:rPr>
          <w:rFonts w:cs="Times New Roman"/>
          <w:noProof w:val="0"/>
          <w:lang w:val="en-CA"/>
        </w:rPr>
        <w:t xml:space="preserve">marsh </w:t>
      </w:r>
      <w:r w:rsidR="00D85502" w:rsidRPr="00247A13">
        <w:rPr>
          <w:rFonts w:cs="Times New Roman"/>
          <w:noProof w:val="0"/>
          <w:lang w:val="en-CA"/>
        </w:rPr>
        <w:t>species, including cattail</w:t>
      </w:r>
      <w:bookmarkStart w:id="189" w:name="ZOTERO_BREF_CqINVHLpO8uQ"/>
      <w:r w:rsidR="00DC2FA9" w:rsidRPr="00247A13">
        <w:rPr>
          <w:rFonts w:cs="Times New Roman"/>
          <w:noProof w:val="0"/>
          <w:lang w:val="en-CA"/>
        </w:rPr>
        <w:t xml:space="preserve"> </w:t>
      </w:r>
      <w:r w:rsidR="00DC2FA9" w:rsidRPr="00247A13">
        <w:rPr>
          <w:rFonts w:cs="Times New Roman"/>
        </w:rPr>
        <w:t>(Lishawa et al. 2017; Wilcox et al. 2018; Clifton et al. 2018)</w:t>
      </w:r>
      <w:bookmarkEnd w:id="189"/>
      <w:r w:rsidR="00162B0D" w:rsidRPr="00247A13">
        <w:rPr>
          <w:rFonts w:cs="Times New Roman"/>
          <w:noProof w:val="0"/>
          <w:lang w:val="en-CA"/>
        </w:rPr>
        <w:t xml:space="preserve">. </w:t>
      </w:r>
    </w:p>
    <w:p w14:paraId="3BA3A21B" w14:textId="212E266B" w:rsidR="00992B33" w:rsidRDefault="00D85502" w:rsidP="00992B33">
      <w:pPr>
        <w:ind w:firstLine="284"/>
        <w:jc w:val="left"/>
        <w:rPr>
          <w:ins w:id="190" w:author="Daniel Stewart" w:date="2022-03-17T13:45:00Z"/>
          <w:rFonts w:cs="Times New Roman"/>
          <w:b/>
          <w:noProof w:val="0"/>
          <w:lang w:val="en-CA"/>
        </w:rPr>
      </w:pPr>
      <w:r w:rsidRPr="00247A13">
        <w:rPr>
          <w:rFonts w:cs="Times New Roman"/>
          <w:noProof w:val="0"/>
          <w:lang w:val="en-CA"/>
        </w:rPr>
        <w:t xml:space="preserve">Species distribution models (SDMs) </w:t>
      </w:r>
      <w:r w:rsidR="00247FB1" w:rsidRPr="00247A13">
        <w:rPr>
          <w:rFonts w:cs="Times New Roman"/>
          <w:noProof w:val="0"/>
          <w:lang w:val="en-CA"/>
        </w:rPr>
        <w:t xml:space="preserve">are regularly used to predict </w:t>
      </w:r>
      <w:r w:rsidR="003778BD">
        <w:rPr>
          <w:rFonts w:cs="Times New Roman"/>
          <w:noProof w:val="0"/>
          <w:lang w:val="en-CA"/>
        </w:rPr>
        <w:t>habitat</w:t>
      </w:r>
      <w:r w:rsidR="00247FB1" w:rsidRPr="00247A13">
        <w:rPr>
          <w:rFonts w:cs="Times New Roman"/>
          <w:noProof w:val="0"/>
          <w:lang w:val="en-CA"/>
        </w:rPr>
        <w:t xml:space="preserve"> suitability </w:t>
      </w:r>
      <w:r w:rsidR="00992B33">
        <w:rPr>
          <w:rFonts w:cs="Times New Roman"/>
          <w:noProof w:val="0"/>
          <w:lang w:val="en-CA"/>
        </w:rPr>
        <w:t xml:space="preserve">and susceptibility </w:t>
      </w:r>
      <w:r w:rsidR="00247FB1" w:rsidRPr="00247A13">
        <w:rPr>
          <w:rFonts w:cs="Times New Roman"/>
          <w:noProof w:val="0"/>
          <w:lang w:val="en-CA"/>
        </w:rPr>
        <w:t xml:space="preserve">for species. </w:t>
      </w:r>
      <w:r w:rsidR="004901D9">
        <w:rPr>
          <w:rFonts w:cs="Times New Roman"/>
          <w:noProof w:val="0"/>
          <w:lang w:val="en-CA"/>
        </w:rPr>
        <w:t xml:space="preserve">Habitat suitability models </w:t>
      </w:r>
      <w:r w:rsidR="00247FB1" w:rsidRPr="00247A13">
        <w:rPr>
          <w:rFonts w:cs="Times New Roman"/>
          <w:noProof w:val="0"/>
          <w:lang w:val="en-CA"/>
        </w:rPr>
        <w:t>us</w:t>
      </w:r>
      <w:r w:rsidR="004901D9">
        <w:rPr>
          <w:rFonts w:cs="Times New Roman"/>
          <w:noProof w:val="0"/>
          <w:lang w:val="en-CA"/>
        </w:rPr>
        <w:t>e</w:t>
      </w:r>
      <w:r w:rsidR="00247FB1" w:rsidRPr="00247A13">
        <w:rPr>
          <w:rFonts w:cs="Times New Roman"/>
          <w:noProof w:val="0"/>
          <w:lang w:val="en-CA"/>
        </w:rPr>
        <w:t xml:space="preserve"> </w:t>
      </w:r>
      <w:r w:rsidRPr="00247A13">
        <w:rPr>
          <w:rFonts w:cs="Times New Roman"/>
          <w:noProof w:val="0"/>
          <w:lang w:val="en-CA"/>
        </w:rPr>
        <w:t>occurrence and spatial data to compare the similarity of occurrence conditions to other sites</w:t>
      </w:r>
      <w:r w:rsidR="00247FB1" w:rsidRPr="00247A13">
        <w:rPr>
          <w:rFonts w:cs="Times New Roman"/>
          <w:noProof w:val="0"/>
          <w:lang w:val="en-CA"/>
        </w:rPr>
        <w:t xml:space="preserve">, </w:t>
      </w:r>
      <w:r w:rsidR="00455A09" w:rsidRPr="00247A13">
        <w:rPr>
          <w:rFonts w:cs="Times New Roman"/>
          <w:noProof w:val="0"/>
          <w:lang w:val="en-CA"/>
        </w:rPr>
        <w:t xml:space="preserve">and then </w:t>
      </w:r>
      <w:r w:rsidRPr="00247A13">
        <w:rPr>
          <w:rFonts w:cs="Times New Roman"/>
          <w:noProof w:val="0"/>
          <w:lang w:val="en-CA"/>
        </w:rPr>
        <w:t>generate</w:t>
      </w:r>
      <w:r w:rsidR="00455A09" w:rsidRPr="00247A13">
        <w:rPr>
          <w:rFonts w:cs="Times New Roman"/>
          <w:noProof w:val="0"/>
          <w:lang w:val="en-CA"/>
        </w:rPr>
        <w:t xml:space="preserve"> spatial and temporal</w:t>
      </w:r>
      <w:r w:rsidRPr="00247A13">
        <w:rPr>
          <w:rFonts w:cs="Times New Roman"/>
          <w:noProof w:val="0"/>
          <w:lang w:val="en-CA"/>
        </w:rPr>
        <w:t xml:space="preserve"> predictions</w:t>
      </w:r>
      <w:bookmarkStart w:id="191" w:name="ZOTERO_BREF_fY4nwbkyOXlU"/>
      <w:r w:rsidR="001D6B42" w:rsidRPr="00247A13">
        <w:rPr>
          <w:rFonts w:cs="Times New Roman"/>
          <w:noProof w:val="0"/>
          <w:lang w:val="en-CA"/>
        </w:rPr>
        <w:t xml:space="preserve"> </w:t>
      </w:r>
      <w:bookmarkEnd w:id="191"/>
      <w:r w:rsidR="00455A09" w:rsidRPr="00247A13">
        <w:rPr>
          <w:rFonts w:cs="Times New Roman"/>
        </w:rPr>
        <w:t xml:space="preserve">for a given species </w:t>
      </w:r>
      <w:r w:rsidR="007E2489">
        <w:rPr>
          <w:rFonts w:cs="Times New Roman"/>
        </w:rPr>
        <w:fldChar w:fldCharType="begin"/>
      </w:r>
      <w:r w:rsidR="007E2489">
        <w:rPr>
          <w:rFonts w:cs="Times New Roman"/>
        </w:rPr>
        <w:instrText xml:space="preserve"> ADDIN ZOTERO_ITEM CSL_CITATION {"citationID":"BqSrgvo5","properties":{"formattedCitation":"(Elith &amp; Leathwick 2009)","plainCitation":"(Elith &amp; Leathwick 2009)","noteIndex":0},"citationItems":[{"id":630,"uris":["http://zotero.org/users/6112721/items/CBMJYGX7"],"itemData":{"id":630,"type":"article-journal","abstract":"Species distribution models (SDMs) are numerical tools that combine observations of species occurrence or abundance with environmental estimates. They are used to gain ecological and evolutionary insights and to predict distributions across landscapes, sometimes requiring extrapolation in space and time. SDMs are now widely used across terrestrial, freshwater, and marine realms. Differences in methods between disciplines reflect both differences in species mobility and in \"established use.\" Model realism and robustness is influenced by selection of relevant predictors and modeling method, consideration of scale, how the interplay between environmental and geographic factors is handled, and the extent of extrapolation. Current linkages between SDM practice and ecological theory are often weak, hindering progress. Remaining challenges include: improvement of methods for modeling presence-only data and for model selection and evaluation; accounting for biotic interactions; and assessing model uncertainty.","archive":"JSTOR","container-title":"Annual Review of Ecology, Evolution, and Systematics","ISSN":"1543-592X","note":"publisher: Annual Reviews","page":"677-697","source":"JSTOR","title":"Species Distribution Models: Ecological Explanation and Prediction Across Space and Time","title-short":"Species Distribution Models","volume":"40","author":[{"family":"Elith","given":"Jane"},{"family":"Leathwick","given":"John R."}],"issued":{"date-parts":[["2009"]]}}}],"schema":"https://github.com/citation-style-language/schema/raw/master/csl-citation.json"}  </w:instrText>
      </w:r>
      <w:r w:rsidR="007E2489">
        <w:rPr>
          <w:rFonts w:cs="Times New Roman"/>
        </w:rPr>
        <w:fldChar w:fldCharType="separate"/>
      </w:r>
      <w:r w:rsidR="007E2489">
        <w:rPr>
          <w:rFonts w:cs="Times New Roman"/>
        </w:rPr>
        <w:t>(Elith &amp; Leathwick 2009)</w:t>
      </w:r>
      <w:r w:rsidR="007E2489">
        <w:rPr>
          <w:rFonts w:cs="Times New Roman"/>
        </w:rPr>
        <w:fldChar w:fldCharType="end"/>
      </w:r>
      <w:r w:rsidR="00455A09" w:rsidRPr="00247A13">
        <w:rPr>
          <w:rFonts w:cs="Times New Roman"/>
        </w:rPr>
        <w:t xml:space="preserve">. </w:t>
      </w:r>
      <w:r w:rsidR="00C031CE" w:rsidRPr="00247A13">
        <w:rPr>
          <w:rFonts w:cs="Times New Roman"/>
          <w:noProof w:val="0"/>
          <w:lang w:val="en-CA"/>
        </w:rPr>
        <w:t xml:space="preserve">Such models </w:t>
      </w:r>
      <w:r w:rsidR="001A35FF" w:rsidRPr="00247A13">
        <w:rPr>
          <w:rFonts w:cs="Times New Roman"/>
          <w:noProof w:val="0"/>
          <w:lang w:val="en-CA"/>
        </w:rPr>
        <w:t xml:space="preserve">have been </w:t>
      </w:r>
      <w:r w:rsidR="00C031CE" w:rsidRPr="00247A13">
        <w:rPr>
          <w:rFonts w:cs="Times New Roman"/>
          <w:noProof w:val="0"/>
          <w:lang w:val="en-CA"/>
        </w:rPr>
        <w:t xml:space="preserve">used to infer the potential distribution of invasive species </w:t>
      </w:r>
      <w:bookmarkStart w:id="192" w:name="ZOTERO_BREF_XSvCsNXhGlji"/>
      <w:r w:rsidR="00C13B3C">
        <w:rPr>
          <w:rFonts w:cs="Times New Roman"/>
          <w:noProof w:val="0"/>
          <w:lang w:val="en-CA"/>
        </w:rPr>
        <w:fldChar w:fldCharType="begin"/>
      </w:r>
      <w:r w:rsidR="0047253A">
        <w:rPr>
          <w:rFonts w:cs="Times New Roman"/>
          <w:noProof w:val="0"/>
          <w:lang w:val="en-CA"/>
        </w:rPr>
        <w:instrText xml:space="preserve"> ADDIN ZOTERO_ITEM CSL_CITATION {"citationID":"6tyRfhyP","properties":{"formattedCitation":"(Bradley et al. 2010; Martin et al. 2015; Kramer et al. 2017)","plainCitation":"(Bradley et al. 2010; Martin et al. 2015; Kramer et al. 2017)","dontUpdate":true,"noteIndex":0},"citationItems":[{"id":1697,"uris":["http://zotero.org/users/6112721/items/M3947IV6"],"itemData":{"id":1697,"type":"article-journal","container-title":"Biological Invasions","DOI":"10.1007/s10530-009-9597-y","ISSN":"1387-3547, 1573-1464","issue":"6","journalAbbreviation":"Biol Invasions","language":"en","page":"1855-1872","source":"DOI.org (Crossref)","title":"Climate change increases risk of plant invasion in the Eastern United States","volume":"12","author":[{"family":"Bradley","given":"Bethany A."},{"family":"Wilcove","given":"David S."},{"family":"Oppenheimer","given":"Michael"}],"issued":{"date-parts":[["2010",6]]}}},{"id":1578,"uris":["http://zotero.org/users/6112721/items/9AWYKHSK"],"itemData":{"id":1578,"type":"article-journal","container-title":"Biological Invasions","DOI":"10.1007/s10530-015-0945-9","ISSN":"1387-3547, 1573-1464","issue":"11","journalAbbreviation":"Biol Invasions","language":"en","page":"3197-3210","source":"DOI.org (Crossref)","title":"Buffel grass and climate change: a framework for projecting invasive species distributions when data are scarce","title-short":"Buffel grass and climate change","volume":"17","author":[{"family":"Martin","given":"Tara G."},{"family":"Murphy","given":"Helen"},{"family":"Liedloff","given":"Adam"},{"family":"Thomas","given":"Colette"},{"family":"Chadès","given":"Iadine"},{"family":"Cook","given":"Garry"},{"family":"Fensham","given":"Rod"},{"family":"McIvor","given":"John"},{"family":"Klinken","given":"Rieks D.","non-dropping-particle":"van"}],"issued":{"date-parts":[["2015",11]]}}},{"id":713,"uris":["http://zotero.org/users/6112721/items/B24LHZHS"],"itemData":{"id":713,"type":"article-journal","abstract":"Efficient management and prevention of species invasions requires accurate prediction of where species of concern can arrive and persist. Species distribution models provide one way to identify potentially suitable habitat by developing the relationship between climate variables and species occurrence data. However, these models when applied to freshwater invasions are complicated by two factors. The first is that the range expansions that typically occur as part of the invasion process violate standard species distribution model assumptions of data stationarity. Second, predicting potential range of freshwater aquatic species is complicated by the reliance on terrestrial climate measurements to develop occurrence relationships for species that occur in aquatic environments. To overcome these obstacles, we combined a recently developed algorithm for species distribution modeling—range bagging—with newly available aquatic habitat-specific information from the North American Great Lakes region to predict suitable habitat for three potential invasive species: golden mussel, killer shrimp, and northern snakehead. Range bagging may more accurately predict relative suitability than other methods because it focuses on the limits of the species environmental tolerances rather than central tendency or “typical” cases. Overlaying the species distribution model output with aquatic habitat-specific data then allowed for more specific predictions of areas with high suitability. Our results indicate there is suitable habitat for northern snakehead in the Great Lakes, particularly shallow coastal habitats in the lower four Great Lakes where literature suggests they will favor areas of wetland and submerged aquatic vegetation. These coastal areas also offer the highest suitability for golden mussel, but our models suggest they are marginal habitats. Globally, the Great Lakes provide the closest match to the currently invaded range of killer shrimp, but they appear to pose an intermediate risk to the region. Range bagging provided reliable predictions when assessed either by a standard test set or by tests for spatial transferability, with golden mussel being the most difficult to accurately predict. Our approach illustrates the strength of combining multiple sources of data, while reiterating the need for increased measurement of freshwater habitat at high spatial resolutions to improve the ability to predict potential invasive species.","container-title":"Ecosphere","DOI":"https://doi.org/10.1002/ecs2.1883","ISSN":"2150-8925","issue":"7","language":"en","note":"_eprint: https://esajournals.onlinelibrary.wiley.com/doi/pdf/10.1002/ecs2.1883","page":"e01883","source":"Wiley Online Library","title":"Suitability of Laurentian Great Lakes for invasive species based on global species distribution models and local habitat","volume":"8","author":[{"family":"Kramer","given":"Andrew M."},{"family":"Annis","given":"Gust"},{"family":"Wittmann","given":"Marion E."},{"family":"Chadderton","given":"William L."},{"family":"Rutherford","given":"Edward S."},{"family":"Lodge","given":"David M."},{"family":"Mason","given":"Lacey"},{"family":"Beletsky","given":"Dmitry"},{"family":"Riseng","given":"Catherine"},{"family":"Drake","given":"John M."}],"issued":{"date-parts":[["2017"]]}}}],"schema":"https://github.com/citation-style-language/schema/raw/master/csl-citation.json"} </w:instrText>
      </w:r>
      <w:r w:rsidR="00C13B3C">
        <w:rPr>
          <w:rFonts w:cs="Times New Roman"/>
          <w:noProof w:val="0"/>
          <w:lang w:val="en-CA"/>
        </w:rPr>
        <w:fldChar w:fldCharType="separate"/>
      </w:r>
      <w:r w:rsidR="00C13B3C">
        <w:rPr>
          <w:rFonts w:cs="Times New Roman"/>
          <w:lang w:val="en-CA"/>
        </w:rPr>
        <w:t>(e.g., Bradley et al. 2010; Martin et al. 2015; Kramer et al. 2017)</w:t>
      </w:r>
      <w:r w:rsidR="00C13B3C">
        <w:rPr>
          <w:rFonts w:cs="Times New Roman"/>
          <w:noProof w:val="0"/>
          <w:lang w:val="en-CA"/>
        </w:rPr>
        <w:fldChar w:fldCharType="end"/>
      </w:r>
      <w:bookmarkEnd w:id="192"/>
      <w:r w:rsidR="00C031CE" w:rsidRPr="00247A13">
        <w:rPr>
          <w:rFonts w:cs="Times New Roman"/>
          <w:noProof w:val="0"/>
          <w:lang w:val="en-CA"/>
        </w:rPr>
        <w:t xml:space="preserve">, but </w:t>
      </w:r>
      <w:r w:rsidR="000861B5" w:rsidRPr="00247A13">
        <w:rPr>
          <w:rFonts w:cs="Times New Roman"/>
          <w:noProof w:val="0"/>
          <w:lang w:val="en-CA"/>
        </w:rPr>
        <w:t>often at regional or continental scales</w:t>
      </w:r>
      <w:r w:rsidR="00E36FB5" w:rsidRPr="00247A13">
        <w:rPr>
          <w:rFonts w:cs="Times New Roman"/>
          <w:noProof w:val="0"/>
          <w:lang w:val="en-CA"/>
        </w:rPr>
        <w:t xml:space="preserve"> where</w:t>
      </w:r>
      <w:r w:rsidR="002F654D" w:rsidRPr="00247A13">
        <w:rPr>
          <w:rFonts w:cs="Times New Roman"/>
          <w:noProof w:val="0"/>
          <w:lang w:val="en-CA"/>
        </w:rPr>
        <w:t xml:space="preserve"> predictor</w:t>
      </w:r>
      <w:r w:rsidR="0089704C" w:rsidRPr="00247A13">
        <w:rPr>
          <w:rFonts w:cs="Times New Roman"/>
          <w:noProof w:val="0"/>
          <w:lang w:val="en-CA"/>
        </w:rPr>
        <w:t xml:space="preserve"> resolution is coarse</w:t>
      </w:r>
      <w:ins w:id="193" w:author="Daniel Stewart" w:date="2022-03-16T16:18:00Z">
        <w:r w:rsidR="006655EC">
          <w:rPr>
            <w:rFonts w:cs="Times New Roman"/>
            <w:noProof w:val="0"/>
            <w:lang w:val="en-CA"/>
          </w:rPr>
          <w:t xml:space="preserve"> </w:t>
        </w:r>
      </w:ins>
      <w:del w:id="194" w:author="Daniel Stewart" w:date="2022-03-16T16:18:00Z">
        <w:r w:rsidR="002F654D" w:rsidRPr="00247A13" w:rsidDel="006655EC">
          <w:rPr>
            <w:rFonts w:cs="Times New Roman"/>
            <w:noProof w:val="0"/>
            <w:lang w:val="en-CA"/>
          </w:rPr>
          <w:delText xml:space="preserve"> (e.g. climate, precipitation)</w:delText>
        </w:r>
        <w:r w:rsidR="00E6542B" w:rsidRPr="00247A13" w:rsidDel="006655EC">
          <w:rPr>
            <w:rFonts w:cs="Times New Roman"/>
            <w:noProof w:val="0"/>
            <w:lang w:val="en-CA"/>
          </w:rPr>
          <w:delText xml:space="preserve">, </w:delText>
        </w:r>
      </w:del>
      <w:r w:rsidR="00E6542B" w:rsidRPr="00247A13">
        <w:rPr>
          <w:rFonts w:cs="Times New Roman"/>
          <w:noProof w:val="0"/>
          <w:lang w:val="en-CA"/>
        </w:rPr>
        <w:t>and more available</w:t>
      </w:r>
      <w:r w:rsidR="000861B5" w:rsidRPr="00247A13">
        <w:rPr>
          <w:rFonts w:cs="Times New Roman"/>
          <w:noProof w:val="0"/>
          <w:lang w:val="en-CA"/>
        </w:rPr>
        <w:t xml:space="preserve">. </w:t>
      </w:r>
      <w:r w:rsidR="004901D9">
        <w:rPr>
          <w:rFonts w:cs="Times New Roman"/>
          <w:noProof w:val="0"/>
          <w:lang w:val="en-CA"/>
        </w:rPr>
        <w:t>Suitability m</w:t>
      </w:r>
      <w:r w:rsidR="000861B5" w:rsidRPr="00247A13">
        <w:rPr>
          <w:rFonts w:cs="Times New Roman"/>
          <w:noProof w:val="0"/>
          <w:lang w:val="en-CA"/>
        </w:rPr>
        <w:t>odels that operate at the scale of a</w:t>
      </w:r>
      <w:r w:rsidR="002F654D" w:rsidRPr="00247A13">
        <w:rPr>
          <w:rFonts w:cs="Times New Roman"/>
          <w:noProof w:val="0"/>
          <w:lang w:val="en-CA"/>
        </w:rPr>
        <w:t xml:space="preserve"> single</w:t>
      </w:r>
      <w:r w:rsidR="000861B5" w:rsidRPr="00247A13">
        <w:rPr>
          <w:rFonts w:cs="Times New Roman"/>
          <w:noProof w:val="0"/>
          <w:lang w:val="en-CA"/>
        </w:rPr>
        <w:t xml:space="preserve"> estuary are l</w:t>
      </w:r>
      <w:r w:rsidR="002F654D" w:rsidRPr="00247A13">
        <w:rPr>
          <w:rFonts w:cs="Times New Roman"/>
          <w:noProof w:val="0"/>
          <w:lang w:val="en-CA"/>
        </w:rPr>
        <w:t>ess frequent</w:t>
      </w:r>
      <w:r w:rsidR="0089704C" w:rsidRPr="00247A13">
        <w:rPr>
          <w:rFonts w:cs="Times New Roman"/>
          <w:noProof w:val="0"/>
          <w:lang w:val="en-CA"/>
        </w:rPr>
        <w:t xml:space="preserve"> in </w:t>
      </w:r>
      <w:r w:rsidR="00E13EBB">
        <w:rPr>
          <w:rFonts w:cs="Times New Roman"/>
          <w:noProof w:val="0"/>
          <w:lang w:val="en-CA"/>
        </w:rPr>
        <w:t xml:space="preserve">the </w:t>
      </w:r>
      <w:r w:rsidR="0089704C" w:rsidRPr="00247A13">
        <w:rPr>
          <w:rFonts w:cs="Times New Roman"/>
          <w:noProof w:val="0"/>
          <w:lang w:val="en-CA"/>
        </w:rPr>
        <w:t>literature</w:t>
      </w:r>
      <w:r w:rsidR="000861B5" w:rsidRPr="00247A13">
        <w:rPr>
          <w:rFonts w:cs="Times New Roman"/>
          <w:noProof w:val="0"/>
          <w:lang w:val="en-CA"/>
        </w:rPr>
        <w:t>,</w:t>
      </w:r>
      <w:r w:rsidR="002F654D" w:rsidRPr="00247A13">
        <w:rPr>
          <w:rFonts w:cs="Times New Roman"/>
          <w:noProof w:val="0"/>
          <w:lang w:val="en-CA"/>
        </w:rPr>
        <w:t xml:space="preserve"> likely due to </w:t>
      </w:r>
      <w:r w:rsidR="00E6542B" w:rsidRPr="00247A13">
        <w:rPr>
          <w:rFonts w:cs="Times New Roman"/>
          <w:noProof w:val="0"/>
          <w:lang w:val="en-CA"/>
        </w:rPr>
        <w:t>limitations in high-resolution</w:t>
      </w:r>
      <w:r w:rsidR="002F654D" w:rsidRPr="00247A13">
        <w:rPr>
          <w:rFonts w:cs="Times New Roman"/>
          <w:noProof w:val="0"/>
          <w:lang w:val="en-CA"/>
        </w:rPr>
        <w:t xml:space="preserve"> predictor dat</w:t>
      </w:r>
      <w:r w:rsidR="00E6542B" w:rsidRPr="00247A13">
        <w:rPr>
          <w:rFonts w:cs="Times New Roman"/>
          <w:noProof w:val="0"/>
          <w:lang w:val="en-CA"/>
        </w:rPr>
        <w:t xml:space="preserve">a, </w:t>
      </w:r>
      <w:r w:rsidR="00BE299F">
        <w:rPr>
          <w:rFonts w:cs="Times New Roman"/>
          <w:noProof w:val="0"/>
          <w:lang w:val="en-CA"/>
        </w:rPr>
        <w:t>a necessity for estuarine plants</w:t>
      </w:r>
      <w:r w:rsidR="00895230">
        <w:rPr>
          <w:rFonts w:cs="Times New Roman"/>
          <w:noProof w:val="0"/>
          <w:lang w:val="en-CA"/>
        </w:rPr>
        <w:t xml:space="preserve"> </w:t>
      </w:r>
      <w:r w:rsidR="00C13B3C">
        <w:rPr>
          <w:rFonts w:cs="Times New Roman"/>
          <w:noProof w:val="0"/>
          <w:lang w:val="en-CA"/>
        </w:rPr>
        <w:t xml:space="preserve">given the </w:t>
      </w:r>
      <w:r w:rsidR="00895230">
        <w:rPr>
          <w:rFonts w:cs="Times New Roman"/>
          <w:noProof w:val="0"/>
          <w:lang w:val="en-CA"/>
        </w:rPr>
        <w:t>small environmental scales</w:t>
      </w:r>
      <w:r w:rsidR="00C13B3C">
        <w:rPr>
          <w:rFonts w:cs="Times New Roman"/>
          <w:noProof w:val="0"/>
          <w:lang w:val="en-CA"/>
        </w:rPr>
        <w:t xml:space="preserve"> in which they occur</w:t>
      </w:r>
      <w:r w:rsidR="00895230">
        <w:rPr>
          <w:rFonts w:cs="Times New Roman"/>
          <w:noProof w:val="0"/>
          <w:lang w:val="en-CA"/>
        </w:rPr>
        <w:t xml:space="preserve">, </w:t>
      </w:r>
      <w:r w:rsidR="00E6542B" w:rsidRPr="00247A13">
        <w:rPr>
          <w:rFonts w:cs="Times New Roman"/>
          <w:noProof w:val="0"/>
          <w:lang w:val="en-CA"/>
        </w:rPr>
        <w:t xml:space="preserve">and the overall </w:t>
      </w:r>
      <w:r w:rsidR="002F654D" w:rsidRPr="00247A13">
        <w:rPr>
          <w:rFonts w:cs="Times New Roman"/>
          <w:noProof w:val="0"/>
          <w:lang w:val="en-CA"/>
        </w:rPr>
        <w:t>complexity of</w:t>
      </w:r>
      <w:r w:rsidR="00737D89" w:rsidRPr="00247A13">
        <w:rPr>
          <w:rFonts w:cs="Times New Roman"/>
          <w:noProof w:val="0"/>
          <w:lang w:val="en-CA"/>
        </w:rPr>
        <w:t xml:space="preserve"> predicting within</w:t>
      </w:r>
      <w:r w:rsidR="002F654D" w:rsidRPr="00247A13">
        <w:rPr>
          <w:rFonts w:cs="Times New Roman"/>
          <w:noProof w:val="0"/>
          <w:lang w:val="en-CA"/>
        </w:rPr>
        <w:t xml:space="preserve"> these</w:t>
      </w:r>
      <w:r w:rsidR="00E6542B" w:rsidRPr="00247A13">
        <w:rPr>
          <w:rFonts w:cs="Times New Roman"/>
          <w:noProof w:val="0"/>
          <w:lang w:val="en-CA"/>
        </w:rPr>
        <w:t xml:space="preserve"> dynamic</w:t>
      </w:r>
      <w:r w:rsidR="002F654D" w:rsidRPr="00247A13">
        <w:rPr>
          <w:rFonts w:cs="Times New Roman"/>
          <w:noProof w:val="0"/>
          <w:lang w:val="en-CA"/>
        </w:rPr>
        <w:t xml:space="preserve"> ecosystems.</w:t>
      </w:r>
      <w:r w:rsidR="00333237">
        <w:rPr>
          <w:rFonts w:cs="Times New Roman"/>
          <w:noProof w:val="0"/>
          <w:lang w:val="en-CA"/>
        </w:rPr>
        <w:t xml:space="preserve"> S</w:t>
      </w:r>
      <w:r w:rsidR="00B54B6E">
        <w:rPr>
          <w:rFonts w:cs="Times New Roman"/>
          <w:noProof w:val="0"/>
          <w:lang w:val="en-CA"/>
        </w:rPr>
        <w:t xml:space="preserve">everal environmental factors are known to </w:t>
      </w:r>
      <w:r w:rsidR="00B755BC">
        <w:rPr>
          <w:rFonts w:cs="Times New Roman"/>
          <w:noProof w:val="0"/>
          <w:lang w:val="en-CA"/>
        </w:rPr>
        <w:t xml:space="preserve">influence </w:t>
      </w:r>
      <w:r w:rsidR="00B54B6E">
        <w:rPr>
          <w:rFonts w:cs="Times New Roman"/>
          <w:noProof w:val="0"/>
          <w:lang w:val="en-CA"/>
        </w:rPr>
        <w:t>species distributions in coastal marshes</w:t>
      </w:r>
      <w:r w:rsidR="00494AAF">
        <w:rPr>
          <w:rFonts w:cs="Times New Roman"/>
          <w:noProof w:val="0"/>
          <w:lang w:val="en-CA"/>
        </w:rPr>
        <w:t xml:space="preserve">, including </w:t>
      </w:r>
      <w:r w:rsidR="00B54B6E">
        <w:rPr>
          <w:rFonts w:cs="Times New Roman"/>
          <w:noProof w:val="0"/>
          <w:lang w:val="en-CA"/>
        </w:rPr>
        <w:t xml:space="preserve">salinity, submergence stress, </w:t>
      </w:r>
      <w:ins w:id="195" w:author="Daniel Stewart" w:date="2022-03-16T16:19:00Z">
        <w:r w:rsidR="006655EC" w:rsidRPr="006655EC">
          <w:rPr>
            <w:rFonts w:cs="Times New Roman"/>
            <w:noProof w:val="0"/>
            <w:lang w:val="en-CA"/>
            <w:rPrChange w:id="196" w:author="Daniel Stewart" w:date="2022-03-16T16:19:00Z">
              <w:rPr>
                <w:rFonts w:cs="Times New Roman"/>
                <w:i/>
                <w:iCs/>
                <w:noProof w:val="0"/>
                <w:lang w:val="en-CA"/>
              </w:rPr>
            </w:rPrChange>
          </w:rPr>
          <w:t>proximity to channel margins</w:t>
        </w:r>
      </w:ins>
      <w:r w:rsidR="00895230">
        <w:rPr>
          <w:rFonts w:cs="Times New Roman"/>
          <w:noProof w:val="0"/>
          <w:lang w:val="en-CA"/>
        </w:rPr>
        <w:t>,</w:t>
      </w:r>
      <w:ins w:id="197" w:author="Daniel Stewart" w:date="2022-03-16T16:19:00Z">
        <w:r w:rsidR="006655EC" w:rsidRPr="006655EC">
          <w:rPr>
            <w:rFonts w:cs="Times New Roman"/>
            <w:noProof w:val="0"/>
            <w:lang w:val="en-CA"/>
            <w:rPrChange w:id="198" w:author="Daniel Stewart" w:date="2022-03-16T16:19:00Z">
              <w:rPr>
                <w:rFonts w:cs="Times New Roman"/>
                <w:i/>
                <w:iCs/>
                <w:noProof w:val="0"/>
                <w:lang w:val="en-CA"/>
              </w:rPr>
            </w:rPrChange>
          </w:rPr>
          <w:t xml:space="preserve"> available nutrients, </w:t>
        </w:r>
      </w:ins>
      <w:r w:rsidR="00B54B6E">
        <w:rPr>
          <w:rFonts w:cs="Times New Roman"/>
          <w:noProof w:val="0"/>
          <w:lang w:val="en-CA"/>
        </w:rPr>
        <w:t xml:space="preserve">numerous </w:t>
      </w:r>
      <w:r w:rsidR="004F2D8B">
        <w:rPr>
          <w:rFonts w:cs="Times New Roman"/>
          <w:noProof w:val="0"/>
          <w:lang w:val="en-CA"/>
        </w:rPr>
        <w:t>edaphic properties</w:t>
      </w:r>
      <w:ins w:id="199" w:author="Daniel Stewart" w:date="2022-03-16T16:19:00Z">
        <w:r w:rsidR="006655EC" w:rsidRPr="006655EC">
          <w:rPr>
            <w:rFonts w:cs="Times New Roman"/>
            <w:noProof w:val="0"/>
            <w:lang w:val="en-CA"/>
            <w:rPrChange w:id="200" w:author="Daniel Stewart" w:date="2022-03-16T16:19:00Z">
              <w:rPr>
                <w:rFonts w:cs="Times New Roman"/>
                <w:i/>
                <w:iCs/>
                <w:noProof w:val="0"/>
                <w:lang w:val="en-CA"/>
              </w:rPr>
            </w:rPrChange>
          </w:rPr>
          <w:t>,</w:t>
        </w:r>
      </w:ins>
      <w:r w:rsidR="004F2D8B">
        <w:rPr>
          <w:rFonts w:cs="Times New Roman"/>
          <w:noProof w:val="0"/>
          <w:lang w:val="en-CA"/>
        </w:rPr>
        <w:t xml:space="preserve"> </w:t>
      </w:r>
      <w:ins w:id="201" w:author="Daniel Stewart" w:date="2022-03-16T16:19:00Z">
        <w:r w:rsidR="006655EC" w:rsidRPr="006655EC">
          <w:rPr>
            <w:rFonts w:cs="Times New Roman"/>
            <w:noProof w:val="0"/>
            <w:lang w:val="en-CA"/>
            <w:rPrChange w:id="202" w:author="Daniel Stewart" w:date="2022-03-16T16:19:00Z">
              <w:rPr>
                <w:rFonts w:cs="Times New Roman"/>
                <w:i/>
                <w:iCs/>
                <w:noProof w:val="0"/>
                <w:lang w:val="en-CA"/>
              </w:rPr>
            </w:rPrChange>
          </w:rPr>
          <w:t xml:space="preserve">disturbance, </w:t>
        </w:r>
      </w:ins>
      <w:r w:rsidR="000E0A2A">
        <w:rPr>
          <w:rFonts w:cs="Times New Roman"/>
          <w:noProof w:val="0"/>
          <w:lang w:val="en-CA"/>
        </w:rPr>
        <w:t xml:space="preserve">and </w:t>
      </w:r>
      <w:ins w:id="203" w:author="Daniel Stewart" w:date="2022-03-16T16:19:00Z">
        <w:r w:rsidR="006655EC" w:rsidRPr="006655EC">
          <w:rPr>
            <w:rFonts w:cs="Times New Roman"/>
            <w:noProof w:val="0"/>
            <w:lang w:val="en-CA"/>
            <w:rPrChange w:id="204" w:author="Daniel Stewart" w:date="2022-03-16T16:19:00Z">
              <w:rPr>
                <w:rFonts w:cs="Times New Roman"/>
                <w:i/>
                <w:iCs/>
                <w:noProof w:val="0"/>
                <w:lang w:val="en-CA"/>
              </w:rPr>
            </w:rPrChange>
          </w:rPr>
          <w:t>climate</w:t>
        </w:r>
      </w:ins>
      <w:r w:rsidR="000E0A2A">
        <w:rPr>
          <w:rFonts w:cs="Times New Roman"/>
          <w:noProof w:val="0"/>
          <w:lang w:val="en-CA"/>
        </w:rPr>
        <w:t xml:space="preserve"> </w:t>
      </w:r>
      <w:r w:rsidR="00333237">
        <w:rPr>
          <w:rFonts w:cs="Times New Roman"/>
          <w:noProof w:val="0"/>
          <w:lang w:val="en-CA"/>
        </w:rPr>
        <w:fldChar w:fldCharType="begin"/>
      </w:r>
      <w:r w:rsidR="00B755BC">
        <w:rPr>
          <w:rFonts w:cs="Times New Roman"/>
          <w:noProof w:val="0"/>
          <w:lang w:val="en-CA"/>
        </w:rPr>
        <w:instrText xml:space="preserve"> ADDIN ZOTERO_ITEM CSL_CITATION {"citationID":"pP7o1nko","properties":{"formattedCitation":"(Adams 1963; Hutchinson 1982; Ewing 1983; Snow &amp; Vince 1984; Zedler et al. 1999; Sanderson et al. 2000; Cronk &amp; Fennessy 2001; Crain et al. 2004; Sullivan et al. 2010)","plainCitation":"(Adams 1963; Hutchinson 1982; Ewing 1983; Snow &amp; Vince 1984; Zedler et al. 1999; Sanderson et al. 2000; Cronk &amp; Fennessy 2001; Crain et al. 2004; Sullivan et al. 2010)","noteIndex":0},"citationItems":[{"id":653,"uris":["http://zotero.org/users/6112721/items/F54DBURK"],"itemData":{"id":653,"type":"article-journal","archive":"JSTOR","container-title":"Ecology","DOI":"10.2307/1932523","ISSN":"0012-9658","issue":"3","note":"publisher: Ecological Society of America","page":"445-456","source":"JSTOR","title":"Factors Influencing Vascular Plant Zonation in North Carolina Salt Marshes","volume":"44","author":[{"family":"Adams","given":"David A."}],"issued":{"date-parts":[["1963"]]}}},{"id":1551,"uris":["http://zotero.org/users/6112721/items/P5C7MJXZ"],"itemData":{"id":1551,"type":"article-journal","abstract":"A study of plant–environment relations was conducted on the foreshore marshes of Lulu Island in the Fraser River delta. Analysis of tidal records indicated that the marsh platform could be subdivided into three elevational zones: a low marsh dominated by Scirpus americanus and S. maritimus; a middle marsh dominated by Carex lyngbyei, Triglochin maritimum, and S. maritimus; and a high marsh community of Agrostis exarata, Potentilla pacifica, Distichlis spicata, and Typha latifolia. This is interpreted as a successional sequence. The low marsh experiences a maximum continuous submergence of 21–16 h, the middle marsh a maximum of 8 h, and the high marsh a maximum continuous exposure of &gt; 200 h. ANOVA results demonstrate the overwhelming importance of elevation (Typha, Potentilla, Distichlis) and elevation–salinity interactions (Scirpus spp., Carex, Agrostis) as controls on plant distribution. In addition substrate texture and moisture content are significantly associated with variations in species abundance. The Lulu Island marshes are floristically and ecologically similar to estuarine and deltaic marshes of Washington and Oregon. Variations in vegetation and successional pattern within this group are likely a function of fluvial regimes, which influence salinity and sediment characteristics.","container-title":"Canadian Journal of Botany","DOI":"10.1139/b82-061","ISSN":"0008-4026","issue":"4","journalAbbreviation":"Can. J. Bot.","language":"en","page":"452-462","source":"DOI.org (Crossref)","title":"Vegetation–environment relations in a brackish marsh, Lulu Island, Richmond, B.C.","volume":"60","author":[{"family":"Hutchinson","given":"I."}],"issued":{"date-parts":[["1982"]]}}},{"id":1656,"uris":["http://zotero.org/users/6112721/items/EBBJ5V3P"],"itemData":{"id":1656,"type":"article-journal","abstract":"Relationships between environmental variables and species distribution were studied in a brackish intertidal marsh formed by the Skagit River as it enters the Puget Sound bay system in Washington. Transects were established which covered the range of environmental variation in the marsh. A grid of environmental measuring stations provided information on soil texture, organic content of soil fines, macroorganic material in the soil, soil temperatures, interstitial soil water salinity, soil redox potential, and siteelevation.Binarydiscriminantanalysis,anonparametricmethodusingspeciespresence-absence data,wasusedtoconstruct standardized residual matrices. Principal component analysis of standardized residuals (Q mode) indicated that salinity and soil texture were strongly correlated with the first factor generated, elevation with the second, and soil redox potential with the third. The factors explained, respectively, 48, 21, and 14% of the variance in the residuals matrix. From R-mode analysis, eight community types were derived: three dominated by Carex lyngbyei, two by Scirpus americanus, one by Scirpus maritimus, andtwo which are highly diverse","container-title":"Canadian Journal of Botany","page":"1105-1116","title":"Environmental controls in Pacific Northwest intertidal marsh plant communities","volume":"61","author":[{"family":"Ewing","given":"Kern"}],"issued":{"date-parts":[["1983"]]}}},{"id":655,"uris":["http://zotero.org/users/6112721/items/CATKH33T"],"itemData":{"id":655,"type":"article-journal","abstract":"(1) Field experiments were conducted to examine the response of mature plants to different edaphic conditions in a subarctic salt marsh. Five dominant perennial vascular species characteristic of distinct zones within the marsh were studied. The specific effects of salinity, waterlogging, and soil type were determined. (2) Results from a 2-year reciprocal transplant experiment demonstrated that Carex lyngbyaei, C. ramenskii and Poa eminens (species characteristic of less saline sites) were inhibited in the outer mudflat zone, where soil water salinity was highest (up to 35%). The above-ground biomass of Puccinellia nutkaensis, a dominant species on the outer mudflat, was three to four times greater at more inland, drained sites; this species usually died in the waterlogged inner sedge marsh. Triglochin maritimum from the inner mudflat grew well in all sites to which it was transplanted. (3) When cultured for 8 weeks in pots of either peat or silt, all species grew best in the least saline (3%) waterlogged treatment. The growth of Puccinellia nutkaensis was greatly inhibited in peat; fertilization (N, P and K) overcame the inhibition. (4) The relative salt tolerance of each species corresponded with the soil salinity in its zone of occurrence, and may determine its seaward limit of distribution within the marsh. Where potential distributions overlap, as at most moderate and low salinity sites, biotic factors such as between-species competition may be more important in maintaining the observed zonation patterns. Puccinellia nutkaensis, in particular, appears to be restricted to the outer mudflat because it is a poor competitor in the inner mudflat and riverbank levee zones.","archive":"JSTOR","container-title":"Journal of Ecology","DOI":"10.2307/2260075","ISSN":"0022-0477","issue":"2","note":"publisher: [Wiley, British Ecological Society]","page":"669-684","source":"JSTOR","title":"Plant Zonation in an Alaskan Salt Marsh: II. An Experimental Study of the Role of Edaphic Conditions","title-short":"Plant Zonation in an Alaskan Salt Marsh","volume":"72","author":[{"family":"Snow","given":"Allison A."},{"family":"Vince","given":"Susan W."}],"issued":{"date-parts":[["1984"]]}}},{"id":628,"uris":["http://zotero.org/users/6112721/items/YT4IICCF"],"itemData":{"id":628,"type":"article-journal","abstract":"Although tidal wetland vegetation patterns are typically related to elevation, we hypothesized that the vertical range of a species may shift where the topography is more heterogeneous. We examined plant species occurrences in relation to elevation, proximity to the bay, and proximity to tidal creeks at a near-pristine wetland in San Quintín Bay, Baja California, Mexico. At the whole-wetland scale, most species occurred primarily within a 30-cm elevation band (the marsh plain). However, Spartina foliosa occurred only at the bayward margin, even though \"suitable\" elevations were present further inland. A similar pattern was found in San Diego Bay. At the microtopographic scale, three species on the marsh plain were strongly influenced by elevation, whereas four species responded to both elevation and proximity to tidal creeks. The latter species tended to \"avoid\" the lower 10 cm of the marsh plain except near a tidal creek. Species richness was thus greater (by 0.6 species at the lowest 10-cm class) at the tidal creek margin. Better drainage near creeks is the hypothesized cause. Our results help explain why species that are transplanted to constructed wetlands do not always grow at the full range of elevations they occupy in natural wetlands. We recommend that species be introduced to their modal elevation (determined from nearby reference marshes) and that salt-marsh construction designs include topographic heterogeneity (complex tidal creek networks). The analysis of broad-scale and fine-scale patterns of occurrence also suggests new habitat nomenclature. Elevation-based terms (\"low,\" \"middle,\" and \"high\" marsh) should be replaced by a system that considers elevation, landscape position, and conspicuous species. We suggest three habitat designations: (a) the high marsh-a 30- to 70-cm elevation range with Salicornia subterminalis; (b) the marsh plain-a 30-cm elevation range with heterogeneous topography and up to nine common species; and (c) cordgrass habitat-the bayward portion of the marsh plain and lower elevations, all occupied by Spartina foliosa. Although these habitats do not have discrete boundaries, separate terms are needed for wetland restoration plans and these designations will improve recognition that vegetation patterns respond to horizontal, as well as vertical, position.","archive":"JSTOR","container-title":"Ecosystems","ISSN":"1432-9840","issue":"1","note":"publisher: Springer","page":"19-35","source":"JSTOR","title":"Californian Salt-Marsh Vegetation: An Improved Model of Spatial Pattern","title-short":"Californian Salt-Marsh Vegetation","volume":"2","author":[{"family":"Zedler","given":"Joy B."},{"family":"Callaway","given":"John C."},{"family":"Desmond","given":"Julie S."},{"family":"Vivian-Smith","given":"Gabrielle"},{"family":"Williams","given":"Gregory D."},{"family":"Sullivan","given":"Gary"},{"family":"Brewster","given":"Alice E."},{"family":"Bradshaw","given":"Brian K."}],"issued":{"date-parts":[["1999"]]}}},{"id":637,"uris":["http://zotero.org/users/6112721/items/WFSFLX6E"],"itemData":{"id":637,"type":"article-journal","abstract":"Tidal channels influence the distribution and composition of salt marsh vegetation in a San Francisco Bay salt marsh. Two channel networks in the Petaluma Marsh, Sonoma County, CA, were mapped and characterized using global positioning and geographic information systems. Plant species abundance was sampled on transects placed perpendicular to and extending away from the channel banks. The vegetation showed significant increases in species richness along channel banks and larger areas of effect which increased approximately linearly with channel size. Composition of species assemblages varies with distance from the channel bank and channel size. These results demonstrate that salt marsh plant assemblages, composed of both major and minor species, are distributed with respect to the channel network in Petaluma Marsh.","archive":"JSTOR","container-title":"Plant Ecology","ISSN":"1385-0237","issue":"1","note":"publisher: Springer","page":"29-41","source":"JSTOR","title":"The Influence of Tidal Channels on the Distribution of Salt Marsh Plant Species in Petaluma Marsh, CA, USA","volume":"146","author":[{"family":"Sanderson","given":"Eric W."},{"family":"Ustin","given":"Susan L."},{"family":"Foin","given":"Theodore C."}],"issued":{"date-parts":[["2000"]]}}},{"id":2034,"uris":["http://zotero.org/users/6112721/items/64LM8KMC"],"itemData":{"id":2034,"type":"book","call-number":"QK938.M3 C76 2001","event-place":"Boca Raton, Fla","ISBN":"978-1-56670-372-7","number-of-pages":"462","publisher":"Lewis Publishers","publisher-place":"Boca Raton, Fla","source":"Library of Congress ISBN","title":"Wetland plants: biology and ecology","title-short":"Wetland plants","author":[{"family":"Cronk","given":"J. K."},{"family":"Fennessy","given":"M. Siobhan"}],"issued":{"date-parts":[["2001"]]}}},{"id":647,"uris":["http://zotero.org/users/6112721/items/5FKPSJK3"],"itemData":{"id":647,"type":"article-journal","abstract":"Although it has long been recognized that marsh plant community composition shifts across estuarine salinity gradients, the mechanisms responsible for this species zonation have never been experimentally examined. In southern New England marshes of the United States, we investigated the relative importance of physical and biotic factors in generating estuarine species distribution patterns. Greenhouse studies revealed that all of the common plants in this system grow better in fresh water than in full-strength salt water. To test the hypothesis that the spatial segregation of these plants is driven by differential tolerance to salt stress and plant competition, we performed transplant experiments with 10 common plants in the system. When freshwater marsh plants were transplanted to salt marshes, they did poorly and generally died with or without neighbors present. In contrast, when saltmarsh plants were transplanted to freshwater marshes, they thrived in the absence of neighbors, growing better than they did in salt marshes, but when neighbors were present, they were strongly suppressed. These results suggest that the spatial segregation of plants across estuarine salinity gradients is driven by competitively superior freshwater marsh plants displacing salt-tolerant plants to physically harsh saltmarsh habitats, whereas freshwater marsh plants are limited from living in salt marshes by physical factors (e.g., high salinities). These results contribute to our understanding of the organization and assembly of tidal marsh plant communities and have important implications for understanding how marsh plant communities will respond to human modification of estuarine hydrology and climate change.","container-title":"Ecology","DOI":"10.1890/03-0745","ISSN":"1939-9170","issue":"9","language":"en","note":"_eprint: https://onlinelibrary.wiley.com/doi/pdf/10.1890/03-0745","page":"2539-2549","source":"Wiley Online Library","title":"Physical and biotic drivers of plant distribution across estuarine salinity gradients","volume":"85","author":[{"family":"Crain","given":"Caitlin Mullan"},{"family":"Silliman","given":"Brian R."},{"family":"Bertness","given":"Sarah L."},{"family":"Bertness","given":"Mark D."}],"issued":{"date-parts":[["2004"]]}}},{"id":608,"uris":["http://zotero.org/users/6112721/items/AWD25Z5C"],"itemData":{"id":608,"type":"article-journal","container-title":"Plant Ecology","DOI":"10.1007/s11258-009-9658-4","ISSN":"1385-0237, 1573-5052","issue":"1","journalAbbreviation":"Plant Ecol","language":"en","page":"121-129","source":"DOI.org (Crossref)","title":"Growth of three cattail (Typha) taxa in response to elevated CO2","volume":"207","author":[{"family":"Sullivan","given":"Lauren"},{"family":"Wildova","given":"Radka"},{"family":"Goldberg","given":"Deborah"},{"family":"Vogel","given":"Chris"}],"issued":{"date-parts":[["2010",3]]}}}],"schema":"https://github.com/citation-style-language/schema/raw/master/csl-citation.json"} </w:instrText>
      </w:r>
      <w:r w:rsidR="00333237">
        <w:rPr>
          <w:rFonts w:cs="Times New Roman"/>
          <w:noProof w:val="0"/>
          <w:lang w:val="en-CA"/>
        </w:rPr>
        <w:fldChar w:fldCharType="separate"/>
      </w:r>
      <w:r w:rsidR="00B755BC">
        <w:rPr>
          <w:rFonts w:cs="Times New Roman"/>
          <w:lang w:val="en-CA"/>
        </w:rPr>
        <w:t>(Adams 1963; Hutchinson 1982; Ewing 1983; Snow &amp; Vince 1984; Zedler et al. 1999; Sanderson et al. 2000; Cronk &amp; Fennessy 2001; Crain et al. 2004; Sullivan et al. 2010)</w:t>
      </w:r>
      <w:r w:rsidR="00333237">
        <w:rPr>
          <w:rFonts w:cs="Times New Roman"/>
          <w:noProof w:val="0"/>
          <w:lang w:val="en-CA"/>
        </w:rPr>
        <w:fldChar w:fldCharType="end"/>
      </w:r>
      <w:r w:rsidR="004F2D8B">
        <w:rPr>
          <w:rFonts w:cs="Times New Roman"/>
        </w:rPr>
        <w:t>.</w:t>
      </w:r>
      <w:r w:rsidR="00FB59D3">
        <w:rPr>
          <w:rFonts w:cs="Times New Roman"/>
        </w:rPr>
        <w:t xml:space="preserve"> SDMs may also int</w:t>
      </w:r>
      <w:r w:rsidR="00992B33">
        <w:rPr>
          <w:rFonts w:cs="Times New Roman"/>
        </w:rPr>
        <w:t xml:space="preserve">egrate </w:t>
      </w:r>
      <w:r w:rsidR="00E81184">
        <w:rPr>
          <w:rFonts w:cs="Times New Roman"/>
        </w:rPr>
        <w:t>propagule pressure</w:t>
      </w:r>
      <w:r w:rsidR="00992B33">
        <w:rPr>
          <w:rFonts w:cs="Times New Roman"/>
        </w:rPr>
        <w:t xml:space="preserve"> to model the susceptibility of habitats to invasion. </w:t>
      </w:r>
      <w:r w:rsidR="00165CEE">
        <w:rPr>
          <w:rFonts w:cs="Times New Roman"/>
        </w:rPr>
        <w:t xml:space="preserve">This is an important consideration for cattail, as they </w:t>
      </w:r>
      <w:r w:rsidR="00E81184">
        <w:rPr>
          <w:rFonts w:cs="Times New Roman"/>
        </w:rPr>
        <w:t xml:space="preserve">are highly effective dispersers that </w:t>
      </w:r>
      <w:r w:rsidR="00670870">
        <w:rPr>
          <w:rFonts w:cs="Times New Roman"/>
        </w:rPr>
        <w:t>colonise sites via</w:t>
      </w:r>
      <w:r w:rsidR="004901D9">
        <w:rPr>
          <w:rFonts w:cs="Times New Roman"/>
        </w:rPr>
        <w:t xml:space="preserve"> </w:t>
      </w:r>
      <w:r w:rsidR="00992B33">
        <w:rPr>
          <w:rFonts w:cs="Times New Roman"/>
        </w:rPr>
        <w:t>sexual</w:t>
      </w:r>
      <w:r w:rsidR="004901D9">
        <w:rPr>
          <w:rFonts w:cs="Times New Roman"/>
        </w:rPr>
        <w:t xml:space="preserve"> and asexual</w:t>
      </w:r>
      <w:r w:rsidR="00670870">
        <w:rPr>
          <w:rFonts w:cs="Times New Roman"/>
        </w:rPr>
        <w:t xml:space="preserve"> reproduction</w:t>
      </w:r>
      <w:r w:rsidR="004901D9">
        <w:rPr>
          <w:rFonts w:cs="Times New Roman"/>
        </w:rPr>
        <w:t>.</w:t>
      </w:r>
      <w:r w:rsidR="00165CEE">
        <w:rPr>
          <w:rFonts w:cs="Times New Roman"/>
        </w:rPr>
        <w:t xml:space="preserve"> </w:t>
      </w:r>
      <w:r w:rsidR="001E4F46">
        <w:rPr>
          <w:rFonts w:cs="Times New Roman"/>
        </w:rPr>
        <w:t>S</w:t>
      </w:r>
      <w:r w:rsidR="00E81184">
        <w:rPr>
          <w:rFonts w:cs="Times New Roman"/>
        </w:rPr>
        <w:t>eeds</w:t>
      </w:r>
      <w:r w:rsidR="007B214F">
        <w:rPr>
          <w:rFonts w:cs="Times New Roman"/>
        </w:rPr>
        <w:t xml:space="preserve"> </w:t>
      </w:r>
      <w:r w:rsidR="001E4F46">
        <w:rPr>
          <w:rFonts w:cs="Times New Roman"/>
        </w:rPr>
        <w:t>number in the tens or hundreds of thousands per infloresecense</w:t>
      </w:r>
      <w:r w:rsidR="00E81184">
        <w:rPr>
          <w:rFonts w:cs="Times New Roman"/>
        </w:rPr>
        <w:t>,</w:t>
      </w:r>
      <w:r w:rsidR="004901D9">
        <w:rPr>
          <w:rFonts w:cs="Times New Roman"/>
        </w:rPr>
        <w:t xml:space="preserve"> which can </w:t>
      </w:r>
      <w:r w:rsidR="00E81184">
        <w:rPr>
          <w:rFonts w:cs="Times New Roman"/>
        </w:rPr>
        <w:t xml:space="preserve">then disperse &gt; 1 km </w:t>
      </w:r>
      <w:r w:rsidR="00992B33">
        <w:rPr>
          <w:rFonts w:cs="Times New Roman"/>
        </w:rPr>
        <w:t>via wind, water, and wildlife</w:t>
      </w:r>
      <w:r w:rsidR="00670870">
        <w:rPr>
          <w:rFonts w:cs="Times New Roman"/>
        </w:rPr>
        <w:t xml:space="preserve"> </w:t>
      </w:r>
      <w:r w:rsidR="00670870">
        <w:rPr>
          <w:rFonts w:cs="Times New Roman"/>
        </w:rPr>
        <w:fldChar w:fldCharType="begin"/>
      </w:r>
      <w:r w:rsidR="00670870">
        <w:rPr>
          <w:rFonts w:cs="Times New Roman"/>
        </w:rPr>
        <w:instrText xml:space="preserve"> ADDIN ZOTERO_ITEM CSL_CITATION {"citationID":"vgECcLWS","properties":{"formattedCitation":"(Yeo 1964; Baldwin &amp; Cannon 2007)","plainCitation":"(Yeo 1964; Baldwin &amp; Cannon 2007)","noteIndex":0},"citationItems":[{"id":1646,"uris":["http://zotero.org/users/6112721/items/AI7JIDTL"],"itemData":{"id":1646,"type":"article-journal","abstract":"Seed of common cattail (Typha latifolia L.) germinated 100 percent when the blunt ends of the seed coats were ruptured. Seedlings developed primarily while submersed in water. Growth of the seedlings was rapid. A single plant in 6 months developed a network of rhizomes covering an area 10 feet in diameter. Pistil- late spikes 7 inches long produced an average of over 222,000 seeds.","container-title":"Weeds","issue":"4","language":"en","page":"284-288","source":"Zotero","title":"Life History of Common Cattail","volume":"12","author":[{"family":"Yeo","given":"R. R."}],"issued":{"date-parts":[["1964"]]}}},{"id":2159,"uris":["http://zotero.org/users/6112721/items/KD2ZXC5C"],"itemData":{"id":2159,"type":"document","title":"&lt;i&gt;Typha review&lt;/i&gt;","URL":"http:// files.cfc.umt.edu/cesu/NPS/USU/2006/06Baldwin_GRKO_ Typha%20review_frpt.pdf","author":[{"family":"Baldwin","given":"Ben"},{"family":"Cannon","given":"Angie"}],"accessed":{"date-parts":[["2022",4,1]]},"issued":{"date-parts":[["2007"]]}}}],"schema":"https://github.com/citation-style-language/schema/raw/master/csl-citation.json"} </w:instrText>
      </w:r>
      <w:r w:rsidR="00670870">
        <w:rPr>
          <w:rFonts w:cs="Times New Roman"/>
        </w:rPr>
        <w:fldChar w:fldCharType="separate"/>
      </w:r>
      <w:r w:rsidR="00670870">
        <w:rPr>
          <w:rFonts w:cs="Times New Roman"/>
        </w:rPr>
        <w:t>(Yeo 1964; Baldwin &amp; Cannon 2007)</w:t>
      </w:r>
      <w:r w:rsidR="00670870">
        <w:rPr>
          <w:rFonts w:cs="Times New Roman"/>
        </w:rPr>
        <w:fldChar w:fldCharType="end"/>
      </w:r>
      <w:r w:rsidR="00E81184">
        <w:rPr>
          <w:rFonts w:cs="Times New Roman"/>
        </w:rPr>
        <w:t xml:space="preserve">. </w:t>
      </w:r>
      <w:r w:rsidR="0043165A">
        <w:rPr>
          <w:rFonts w:cs="Times New Roman"/>
        </w:rPr>
        <w:t>At one time f</w:t>
      </w:r>
      <w:proofErr w:type="spellStart"/>
      <w:ins w:id="205" w:author="Daniel Stewart" w:date="2022-03-17T11:42:00Z">
        <w:r w:rsidR="0043165A">
          <w:rPr>
            <w:rFonts w:cs="Times New Roman"/>
            <w:noProof w:val="0"/>
            <w:lang w:val="en-CA"/>
          </w:rPr>
          <w:t>irst</w:t>
        </w:r>
        <w:proofErr w:type="spellEnd"/>
        <w:r w:rsidR="0043165A">
          <w:rPr>
            <w:rFonts w:cs="Times New Roman"/>
            <w:noProof w:val="0"/>
            <w:lang w:val="en-CA"/>
          </w:rPr>
          <w:t>-generation</w:t>
        </w:r>
      </w:ins>
      <w:r w:rsidR="0043165A">
        <w:rPr>
          <w:rFonts w:cs="Times New Roman"/>
          <w:noProof w:val="0"/>
          <w:lang w:val="en-CA"/>
        </w:rPr>
        <w:t xml:space="preserve"> </w:t>
      </w:r>
      <w:ins w:id="206" w:author="Daniel Stewart" w:date="2022-03-17T13:45:00Z">
        <w:r w:rsidR="0043165A" w:rsidRPr="00247A13">
          <w:rPr>
            <w:rFonts w:cs="Times New Roman"/>
            <w:i/>
            <w:noProof w:val="0"/>
            <w:lang w:val="en-CA"/>
          </w:rPr>
          <w:t>T.</w:t>
        </w:r>
        <w:r w:rsidR="0043165A">
          <w:rPr>
            <w:rFonts w:cs="Times New Roman"/>
            <w:i/>
            <w:noProof w:val="0"/>
            <w:lang w:val="en-CA"/>
          </w:rPr>
          <w:t xml:space="preserve"> × </w:t>
        </w:r>
        <w:r w:rsidR="0043165A" w:rsidRPr="00247A13">
          <w:rPr>
            <w:rFonts w:cs="Times New Roman"/>
            <w:i/>
            <w:noProof w:val="0"/>
            <w:lang w:val="en-CA"/>
          </w:rPr>
          <w:t>glauca</w:t>
        </w:r>
      </w:ins>
      <w:ins w:id="207" w:author="Daniel Stewart" w:date="2022-02-11T12:39:00Z">
        <w:r w:rsidR="0043165A">
          <w:rPr>
            <w:rFonts w:cs="Times New Roman"/>
            <w:noProof w:val="0"/>
            <w:lang w:val="en-CA"/>
          </w:rPr>
          <w:t xml:space="preserve"> hybrids were considered sterile </w:t>
        </w:r>
      </w:ins>
      <w:r w:rsidR="0043165A">
        <w:rPr>
          <w:rFonts w:cs="Times New Roman"/>
          <w:noProof w:val="0"/>
          <w:lang w:val="en-CA"/>
        </w:rPr>
        <w:fldChar w:fldCharType="begin"/>
      </w:r>
      <w:r w:rsidR="0043165A">
        <w:rPr>
          <w:rFonts w:cs="Times New Roman"/>
          <w:noProof w:val="0"/>
          <w:lang w:val="en-CA"/>
        </w:rPr>
        <w:instrText xml:space="preserve"> ADDIN ZOTERO_ITEM CSL_CITATION {"citationID":"A1Id0HYq","properties":{"formattedCitation":"(Smith 1967)","plainCitation":"(Smith 1967)","noteIndex":0},"citationItems":[{"id":540,"uris":["http://zotero.org/users/6112721/items/E3HRNGLV"],"itemData":{"id":540,"type":"article-journal","abstract":"Typha latifolia L., T. angustifolia L. and T. domingensis Pers. occupy distinct but overlapping ecological and geographic ranges. The plants are protogynous, self-compatible and rhizomatous. Leaf mucilage glands and gynophore hair apices provide useful new taxonomic characters. The three interspecific hybrids synthesized in the field in California are intermediate between their parents and similar to numerous putative hybrids. Typha angustifolia X latifolia (T. X glauca Godron), widespread in temperate zones, and T. domingensis X latifolia, known from California and southern Europe, are morphologically similar and mostly sterile. Typha angustifolia X domingensis, known as hybrid swarms in California and reportedly southern France, is mostly fertile. Trihybrid populations occur in California and probably in the Southeast. The three species and three hybrids are diploids (n = 15). Microsporogenesis is regular in the three species and in T. angustifolia X domingensis with 15 bivalents at MI. About 1 to 6 univalents per PMC, infrequent bridges and rare micronuclei occur in both T. angustifolia X latifolia and T. domingensis X latifolia. The species remain distinct due to either hybrid sterility or relatively narrow zones of sympatry. Hybridization and introgression have probably allowed the evolution of ecotypic races. The hybrids appear to be better adapted than the parents to habitats with rapidly fluctuating water level.","container-title":"American Midland Naturalist","DOI":"10.2307/2485231","ISSN":"00030031","issue":"2","journalAbbreviation":"American Midland Naturalist","language":"en","page":"257","source":"DOI.org (Crossref)","title":"Experimental and Natural Hybrids in North American Typha (Typhaceae)","volume":"78","author":[{"family":"Smith","given":"S. Galen"}],"issued":{"date-parts":[["1967",10]]}}}],"schema":"https://github.com/citation-style-language/schema/raw/master/csl-citation.json"}  </w:instrText>
      </w:r>
      <w:r w:rsidR="0043165A">
        <w:rPr>
          <w:rFonts w:cs="Times New Roman"/>
          <w:noProof w:val="0"/>
          <w:lang w:val="en-CA"/>
        </w:rPr>
        <w:fldChar w:fldCharType="separate"/>
      </w:r>
      <w:r w:rsidR="0043165A">
        <w:rPr>
          <w:rFonts w:cs="Times New Roman"/>
          <w:lang w:val="en-CA"/>
        </w:rPr>
        <w:t>(Smith 1967)</w:t>
      </w:r>
      <w:r w:rsidR="0043165A">
        <w:rPr>
          <w:rFonts w:cs="Times New Roman"/>
          <w:noProof w:val="0"/>
          <w:lang w:val="en-CA"/>
        </w:rPr>
        <w:fldChar w:fldCharType="end"/>
      </w:r>
      <w:ins w:id="208" w:author="Daniel Stewart" w:date="2022-02-11T12:37:00Z">
        <w:r w:rsidR="0043165A">
          <w:rPr>
            <w:rFonts w:cs="Times New Roman"/>
            <w:noProof w:val="0"/>
            <w:lang w:val="en-CA"/>
          </w:rPr>
          <w:t>,</w:t>
        </w:r>
      </w:ins>
      <w:ins w:id="209" w:author="Daniel Stewart" w:date="2022-02-11T12:39:00Z">
        <w:r w:rsidR="0043165A">
          <w:rPr>
            <w:rFonts w:cs="Times New Roman"/>
            <w:noProof w:val="0"/>
            <w:lang w:val="en-CA"/>
          </w:rPr>
          <w:t xml:space="preserve"> but </w:t>
        </w:r>
      </w:ins>
      <w:del w:id="210" w:author="Daniel Stewart" w:date="2022-02-11T12:34:00Z">
        <w:r w:rsidR="0043165A" w:rsidRPr="00247A13" w:rsidDel="00D53F93">
          <w:rPr>
            <w:rFonts w:cs="Times New Roman"/>
            <w:noProof w:val="0"/>
            <w:lang w:val="en-CA"/>
          </w:rPr>
          <w:delText>The</w:delText>
        </w:r>
      </w:del>
      <w:del w:id="211" w:author="Daniel Stewart" w:date="2022-02-11T12:37:00Z">
        <w:r w:rsidR="0043165A" w:rsidRPr="00247A13" w:rsidDel="00D53F93">
          <w:rPr>
            <w:rFonts w:cs="Times New Roman"/>
            <w:noProof w:val="0"/>
            <w:lang w:val="en-CA"/>
          </w:rPr>
          <w:delText xml:space="preserve"> F1</w:delText>
        </w:r>
      </w:del>
      <w:del w:id="212" w:author="Daniel Stewart" w:date="2022-02-11T12:38:00Z">
        <w:r w:rsidR="0043165A" w:rsidRPr="00247A13" w:rsidDel="00D53F93">
          <w:rPr>
            <w:rFonts w:cs="Times New Roman"/>
            <w:noProof w:val="0"/>
            <w:lang w:val="en-CA"/>
          </w:rPr>
          <w:delText xml:space="preserve"> </w:delText>
        </w:r>
        <w:r w:rsidR="0043165A" w:rsidRPr="00247A13" w:rsidDel="00D53F93">
          <w:rPr>
            <w:rFonts w:cs="Times New Roman"/>
            <w:i/>
            <w:noProof w:val="0"/>
            <w:lang w:val="en-CA"/>
          </w:rPr>
          <w:delText xml:space="preserve">T. </w:delText>
        </w:r>
        <w:r w:rsidR="0043165A" w:rsidRPr="00247A13" w:rsidDel="00D53F93">
          <w:rPr>
            <w:rFonts w:cs="Times New Roman"/>
            <w:noProof w:val="0"/>
            <w:lang w:val="en-CA"/>
          </w:rPr>
          <w:delText xml:space="preserve">x </w:delText>
        </w:r>
        <w:r w:rsidR="0043165A" w:rsidRPr="00247A13" w:rsidDel="00D53F93">
          <w:rPr>
            <w:rFonts w:cs="Times New Roman"/>
            <w:i/>
            <w:noProof w:val="0"/>
            <w:lang w:val="en-CA"/>
          </w:rPr>
          <w:delText xml:space="preserve">glauca </w:delText>
        </w:r>
        <w:r w:rsidR="0043165A" w:rsidRPr="00247A13" w:rsidDel="00D53F93">
          <w:rPr>
            <w:rFonts w:cs="Times New Roman"/>
            <w:noProof w:val="0"/>
            <w:lang w:val="en-CA"/>
          </w:rPr>
          <w:delText xml:space="preserve">hybrid is often sterile </w:delText>
        </w:r>
        <w:bookmarkStart w:id="213" w:name="ZOTERO_BREF_V8hfW11VJSgH"/>
        <w:r w:rsidR="0043165A" w:rsidRPr="00247A13" w:rsidDel="00D53F93">
          <w:rPr>
            <w:rFonts w:cs="Times New Roman"/>
          </w:rPr>
          <w:delText>(Smith 1967; Kuehn et al. 1999)</w:delText>
        </w:r>
        <w:bookmarkEnd w:id="213"/>
        <w:r w:rsidR="0043165A" w:rsidRPr="00247A13" w:rsidDel="00D53F93">
          <w:rPr>
            <w:rFonts w:cs="Times New Roman"/>
          </w:rPr>
          <w:delText xml:space="preserve">, but </w:delText>
        </w:r>
      </w:del>
      <w:r w:rsidR="0043165A" w:rsidRPr="00247A13">
        <w:rPr>
          <w:rFonts w:cs="Times New Roman"/>
        </w:rPr>
        <w:t>backcrosses and advanced generation hybrids have been recently detected in the Great Lake</w:t>
      </w:r>
      <w:r w:rsidR="0043165A">
        <w:rPr>
          <w:rFonts w:cs="Times New Roman"/>
        </w:rPr>
        <w:t>s</w:t>
      </w:r>
      <w:r w:rsidR="0043165A" w:rsidRPr="00247A13">
        <w:rPr>
          <w:rFonts w:cs="Times New Roman"/>
        </w:rPr>
        <w:t xml:space="preserve"> </w:t>
      </w:r>
      <w:ins w:id="214" w:author="Daniel Stewart" w:date="2022-03-17T11:39:00Z">
        <w:r w:rsidR="0043165A">
          <w:rPr>
            <w:rFonts w:cs="Times New Roman"/>
          </w:rPr>
          <w:t xml:space="preserve">and Maritime </w:t>
        </w:r>
      </w:ins>
      <w:r w:rsidR="0043165A" w:rsidRPr="00247A13">
        <w:rPr>
          <w:rFonts w:cs="Times New Roman"/>
        </w:rPr>
        <w:t>Region</w:t>
      </w:r>
      <w:bookmarkStart w:id="215" w:name="ZOTERO_BREF_bLKil6Ck03M7"/>
      <w:ins w:id="216" w:author="Daniel Stewart" w:date="2022-03-17T11:39:00Z">
        <w:r w:rsidR="0043165A">
          <w:rPr>
            <w:rFonts w:cs="Times New Roman"/>
          </w:rPr>
          <w:t>s</w:t>
        </w:r>
      </w:ins>
      <w:r w:rsidR="0043165A">
        <w:rPr>
          <w:rFonts w:cs="Times New Roman"/>
        </w:rPr>
        <w:t xml:space="preserve"> </w:t>
      </w:r>
      <w:r w:rsidR="0043165A">
        <w:rPr>
          <w:rFonts w:cs="Times New Roman"/>
        </w:rPr>
        <w:fldChar w:fldCharType="begin"/>
      </w:r>
      <w:r w:rsidR="0043165A">
        <w:rPr>
          <w:rFonts w:cs="Times New Roman"/>
        </w:rPr>
        <w:instrText xml:space="preserve"> ADDIN ZOTERO_ITEM CSL_CITATION {"citationID":"lZtMVNtv","properties":{"formattedCitation":"(Travis et al. 2010; Snow et al. 2010; Kirk et al. 2011; Zapfe &amp; Freeland 2015; Pieper et al. 2017)","plainCitation":"(Travis et al. 2010; Snow et al. 2010; Kirk et al. 2011; Zapfe &amp; Freeland 2015; Pieper et al. 2017)","noteIndex":0},"citationItems":[{"id":699,"uris":["http://zotero.org/users/6112721/items/LQLD8K4Q"],"itemData":{"id":699,"type":"article-journal","abstract":"1. By increasing vigour and broadening ecological tolerances, hybridization between native and introduced species may serve as a primary driver of invasiveness. 2. Cattails (Typha, Typhaceae) are clonal wetland graminoids that are known to hybridize where anthropogenic influences have resulted in distributional overlap. 3. In order to gauge the relative performance of hybrid vs. pure Typha, we characterized hybridization and clonal growth where native Typha latifolia and introduced Typha angustifolia occur together in the Western Great Lakes Region of North America. 4. Based on microsatellite markers, we documented F1 hybrids as the most common class at five intensively sampled sites, constituting up to 90% of the genets and 99% of the ramets. Backcrosses to one or the other parent constituted 5–38% of the genets. Pure T. latifolia was rare and never constituted more than 12% of the genets. 5. F1 hybrid genets achieved the highest mean ramet numbers at three sites, and were second in size only to T. angustifolia at two sites; however, these differences were not significant based on site-specific one-way anovas. 6. F1 hybrids exhibited little height advantage over other Typha classes, although there was a general tendency for hybrids in relatively mixed stands to be among the tallest genets in shallow water, but among the shortest genets in deeper water. 7. Native T. latifolia was found growing at the shallowest water depths at the only site where it was sufficiently abundant to be included in statistical comparisons. 8. Synthesis. The role of hybridization in plant invasions can be difficult to confirm in the absence of molecular data, particularly for clonal species where the boundaries separating individuals are otherwise difficult to discern. Here, we used molecular markers to document the prevalence and performance of hybrid genets in five invasive Typha stands covering a broad area of the Western Great Lakes Region. We found an extremely high prevalence of F1 hybrids within mixed Typha stands. This, coupled with the typically larger sizes of hybrid genets, suggests that hybrids are capable of outperforming other Typha spp. and that hybridization has played an influential role in the North American cattail invasion.","container-title":"Journal of Ecology","DOI":"10.1111/j.1365-2745.2009.01596.x","ISSN":"1365-2745","issue":"1","language":"en","note":"_eprint: https://besjournals.onlinelibrary.wiley.com/doi/pdf/10.1111/j.1365-2745.2009.01596.x","page":"7-16","source":"Wiley Online Library","title":"Hybridization dynamics of invasive cattail (Typhaceae) stands in the Western Great Lakes Region of North America: a molecular analysis","title-short":"Hybridization dynamics of invasive cattail (Typhaceae) stands in the Western Great Lakes Region of North America","volume":"98","author":[{"family":"Travis","given":"Steven E."},{"family":"Marburger","given":"Joy E."},{"family":"Windels","given":"Steve"},{"family":"Kubátová","given":"Barbora"}],"issued":{"date-parts":[["2010"]]}}},{"id":1623,"uris":["http://zotero.org/users/6112721/items/VZXCDNCR"],"itemData":{"id":1623,"type":"article-journal","container-title":"American Journal of Botany","DOI":"10.3732/ajb.1000187","ISSN":"00029122","issue":"12","journalAbbreviation":"American Journal of Botany","language":"en","page":"2061-2067","source":"DOI.org (Crossref)","title":"Species-specific SSR alleles for studies of hybrid cattails ( &lt;i&gt;Typha latifolia&lt;/i&gt; × &lt;i&gt;T. angustifolia&lt;/i&gt; ; Typhaceae) in North America","volume":"97","author":[{"family":"Snow","given":"Allison A."},{"family":"Travis","given":"Steven E."},{"family":"Wildová","given":"Radka"},{"family":"Fér","given":"Tomáš"},{"family":"Sweeney","given":"Patricia M."},{"family":"Marburger","given":"Joy E."},{"family":"Windels","given":"Steven"},{"family":"Kubátová","given":"Barbora"},{"family":"Goldberg","given":"Deborah E."},{"family":"Mutegi","given":"Evans"}],"issued":{"date-parts":[["2010",12]]}}},{"id":"4LsnhJz1/2UiUoMeX","uris":["http://zotero.org/users/6112721/items/G6AFD6NN"],"itemData":{"id":"q1e9xkHj/V47sJ4n4","type":"article-journal","abstract":"A recent increase in the abundance of cattails (Typha spp.) in North American wetlands has been anecdotally linked with hybridization between Typha latifolia and Typha angustifolia. In this study, we used molecular genetic markers (microsatellites) to investigate whether the hybrid lineage (Typha × glauca) is restricted to The Great Lakes region, or exists across a much broader spatial scale. We also investigated the possibility of backcrossing and genetic introgression in natural populations. Parental species could be distinguished from one another based on the distribution of alleles at six microsatellite loci. Species identiﬁcation based on genetic data corresponded well with species identiﬁcations based on leaf width, a key morphological trait that can distinguish the two parental species. We found that hybrids occur in Ontario, Quebec, New Brunswick, and Nova Scotia, but we did not detect hybrids in Maine. F1s are more abundant than backcrossed or intercrossed hybrids, although we also found evidence of backcrossing, particularly in Ontario. This indicates that hybrids are fertile, and are therefore potential conduits of gene ﬂow between the parental species. Further work is needed to determine whether T. × glauca is particularly successful in the Great Lakes region relative to other areas in which the two parental species co-exist, and to assess whether introgression may lead to increased invasiveness in the species complex.","container-title":"Aquatic Botany","DOI":"10.1016/j.aquabot.2011.05.007","ISSN":"03043770","issue":"3","journalAbbreviation":"Aquatic Botany","language":"en","page":"189-193","source":"DOI.org (Crossref)","title":"Molecular genetic data reveal hybridization between Typha angustifolia and Typha latifolia across a broad spatial scale in eastern North America","volume":"95","author":[{"family":"Kirk","given":"Heather"},{"family":"Connolly","given":"Candace"},{"family":"Freeland","given":"Joanna R."}],"issued":{"date-parts":[["2011",10]]}}},{"id":503,"uris":["http://zotero.org/users/6112721/items/7Y38N87P"],"itemData":{"id":503,"type":"article-journal","abstract":"Rapid evolution following interspeciﬁc hybridization can facilitate biological invasions. Around the Great Lakes in North America, the hybrid cattail Typha × glauca is dominating wetlands and displacing both parental species. We measured water depth and height of T. × glauca and its parental species (Typha angustifolia and Typha latifolia) throughout the growing season at a site near Lake Ontario that harbors both parental species plus hybrids. We found no evidence of niche partitioning by water depth, nor was there evidence that water depth was inﬂuencing plant height. At the beginning of the growing season, T. latifolia comprised the tallest plants, but this potential advantage was short-lived, and for most of the growing season, F1 hybrids were taller than all or most other taxa (T. angustifolia, T. latifolia, and advancedgeneration/backcrossed hybrids). Heterosis, inferred from height, is therefore evident in F1 hybrids, but not in advanced-generation/backcrossed hybrids. Typha stands often achieve high densities, and the competitive advantage of superior height is likely contributing to the invasive success of T. × glauca F1 hybrids in the Great Lakes region.","container-title":"Aquatic Botany","DOI":"10.1016/j.aquabot.2015.05.004","ISSN":"03043770","journalAbbreviation":"Aquatic Botany","language":"en","page":"44-47","source":"DOI.org (Crossref)","title":"Heterosis in invasive F1 cattail hybrids (Typha × glauca)","volume":"125","author":[{"family":"Zapfe","given":"Lisa"},{"family":"Freeland","given":"Joanna R."}],"issued":{"date-parts":[["2015",8]]}}},{"id":2066,"uris":["http://zotero.org/users/6112721/items/KNY4F2TS"],"itemData":{"id":2066,"type":"article-journal","abstract":"Cattails (Typha spp.) have become an increasingly dominant component of wetlands in eastern North America and this dominance is largely attributable to the high frequency of Typha × glauca, the hybrid of native Typha latifolia and putatively introduced Typha angustifolia. Hybridization in this group is asymmetric, with T. angustifolia nearly always the maternal parent of F1 hybrids. However, the magnitude of hybrid infertility and whether mating asymmetries extend to the formation of advanced-generation hybrids have not been examined. We used hand-crosses to measure seed set and germination success. We found that mating asymmetries extend to the formation of backcrosses, with ~0 seeds set when T. latifolia was pollinated by hybrid cattails. Seed set was unaffected by pollen source for T. × glauca or T. angustifolia. However, seed production by T. angustifolia was consistently high while that of T. × glauca was variable and when pollinated by other T. × glauca more than 75% lower than for any other intraspecific cross indicating reduced hybrid fertility. We used these results to parameterize a model of hybrid zone evolution in which mating patterns and fertility were governed by interactions between alleles at nuclear and cytoplasmic loci. The model revealed that asymmetric mating and reduced hybrid fertility should favor the maintenance of T. latifolia over T. angustifolia compared to null expectations. However, the model also indicated restrictive conditions for the long-term maintenance of T. latifolia within populations, indicating that asymmetric mating might only stall rather than prevent the displacement of native cattails by hybrids.","container-title":"Journal of Heredity","DOI":"10.1093/jhered/esx036","ISSN":"0022-1503, 1465-7333","issue":"5","language":"en","page":"479-487","source":"DOI.org (Crossref)","title":"Asymmetric Hybridization in Cattails (Typha spp.) and Its Implications for the Evolutionary Maintenance of Native Typha latifolia","volume":"108","author":[{"family":"Pieper","given":"Sara J."},{"family":"Nicholls","given":"Allison A."},{"family":"Freeland","given":"Joanna R."},{"family":"Dorken","given":"Marcel E."}],"issued":{"date-parts":[["2017",7]]}}}],"schema":"https://github.com/citation-style-language/schema/raw/master/csl-citation.json"} </w:instrText>
      </w:r>
      <w:r w:rsidR="0043165A">
        <w:rPr>
          <w:rFonts w:cs="Times New Roman"/>
        </w:rPr>
        <w:fldChar w:fldCharType="separate"/>
      </w:r>
      <w:r w:rsidR="0043165A">
        <w:rPr>
          <w:rFonts w:cs="Times New Roman"/>
        </w:rPr>
        <w:t>(Travis et al. 2010; Snow et al. 2010; Kirk et al. 2011; Zapfe &amp; Freeland 2015; Pieper et al. 2017)</w:t>
      </w:r>
      <w:r w:rsidR="0043165A">
        <w:rPr>
          <w:rFonts w:cs="Times New Roman"/>
        </w:rPr>
        <w:fldChar w:fldCharType="end"/>
      </w:r>
      <w:bookmarkEnd w:id="215"/>
      <w:r w:rsidR="0043165A">
        <w:rPr>
          <w:rFonts w:cs="Times New Roman"/>
        </w:rPr>
        <w:t xml:space="preserve">, and genetic evidence suggests asexual and sexual reproduction is similar among taxa </w:t>
      </w:r>
      <w:r w:rsidR="0043165A">
        <w:rPr>
          <w:rFonts w:cs="Times New Roman"/>
        </w:rPr>
        <w:fldChar w:fldCharType="begin"/>
      </w:r>
      <w:r w:rsidR="0043165A">
        <w:rPr>
          <w:rFonts w:cs="Times New Roman"/>
        </w:rPr>
        <w:instrText xml:space="preserve"> ADDIN ZOTERO_ITEM CSL_CITATION {"citationID":"19uVA8LR","properties":{"formattedCitation":"(Pieper et al. 2020)","plainCitation":"(Pieper et al. 2020)","noteIndex":0},"citationItems":[{"id":618,"uris":["http://zotero.org/users/6112721/items/AQNAZHXL"],"itemData":{"id":618,"type":"article-journal","abstract":"Traditional models of hybrid zones have assumed relatively low hybrid ﬁtness, and thus focussed more on interspeciﬁc gene ﬂow than on hybrid dispersal. Therefore, when hybrids have high ﬁtness and the potential for autonomous dispersal, we have limited understanding of whether hybrid dispersal or repeated local hybrid formation is more important for maintaining hybrid zones. The invasive hybrid cattail Typha × glauca occupies an extensive hybrid zone in northeastern North America where it is sympatric with its progenitors T. latifolia and T. angustifolia. We characterized genetic diversity and genetic structure of the three taxa across a broad spatial scale where the maternal parent is relatively rare, and tested the hypothesis that the hybrid shows stronger evidence of gene ﬂow than its progenitor species, particularly among disturbed sites (ditches) compared with established wetlands. Support for this hypothesis would suggest that dispersal, rather than repeated local formation, is more important for maintaining hybrid zones. Within each taxon, genetic differentiation among ditches was comparable to that among wetlands, although clonal richness was consistently greater in ditches, suggesting more frequent seed establishment. Genetic structure across sites was more pronounced in the hybrid compared with either progenitor species. Overall, our data reﬂect relatively low gene ﬂow in hybrids, and suggest that hybrids are more likely to be created in situ than to be introduced from other sites. Despite the high ﬁtness of invasive T. × glauca and its potential for autonomy, local processes appear more important than dispersal in maintaining this hybrid zone.","container-title":"Heredity","DOI":"10.1038/s41437-020-0307-y","ISSN":"0018-067X, 1365-2540","issue":"6","journalAbbreviation":"Heredity","language":"en","page":"714-725","source":"DOI.org (Crossref)","title":"Genetic structure in hybrids and progenitors provides insight into processes underlying an invasive cattail (Typha × glauca) hybrid zone","volume":"124","author":[{"family":"Pieper","given":"Sara"},{"family":"Dorken","given":"Marcel"},{"family":"Freeland","given":"Joanna"}],"issued":{"date-parts":[["2020",6]]}}}],"schema":"https://github.com/citation-style-language/schema/raw/master/csl-citation.json"} </w:instrText>
      </w:r>
      <w:r w:rsidR="0043165A">
        <w:rPr>
          <w:rFonts w:cs="Times New Roman"/>
        </w:rPr>
        <w:fldChar w:fldCharType="separate"/>
      </w:r>
      <w:r w:rsidR="0043165A">
        <w:rPr>
          <w:rFonts w:cs="Times New Roman"/>
        </w:rPr>
        <w:t>(Pieper et al. 2020)</w:t>
      </w:r>
      <w:r w:rsidR="0043165A">
        <w:rPr>
          <w:rFonts w:cs="Times New Roman"/>
        </w:rPr>
        <w:fldChar w:fldCharType="end"/>
      </w:r>
      <w:r w:rsidR="0043165A">
        <w:rPr>
          <w:rFonts w:cs="Times New Roman"/>
        </w:rPr>
        <w:t xml:space="preserve">. </w:t>
      </w:r>
      <w:r w:rsidR="00E81184">
        <w:rPr>
          <w:rFonts w:cs="Times New Roman"/>
        </w:rPr>
        <w:t>Asexual reproduction occurs via</w:t>
      </w:r>
      <w:r w:rsidR="007B214F">
        <w:rPr>
          <w:rFonts w:cs="Times New Roman"/>
        </w:rPr>
        <w:t xml:space="preserve"> rapid</w:t>
      </w:r>
      <w:r w:rsidR="00E81184">
        <w:rPr>
          <w:rFonts w:cs="Times New Roman"/>
        </w:rPr>
        <w:t xml:space="preserve"> clonal </w:t>
      </w:r>
      <w:r w:rsidR="007B214F">
        <w:rPr>
          <w:rFonts w:cs="Times New Roman"/>
        </w:rPr>
        <w:t>expnasion</w:t>
      </w:r>
      <w:r w:rsidR="00E55D5A">
        <w:rPr>
          <w:rFonts w:cs="Times New Roman"/>
        </w:rPr>
        <w:t xml:space="preserve"> </w:t>
      </w:r>
      <w:r w:rsidR="00E55D5A">
        <w:rPr>
          <w:rFonts w:cs="Times New Roman"/>
        </w:rPr>
        <w:fldChar w:fldCharType="begin"/>
      </w:r>
      <w:r w:rsidR="007B214F">
        <w:rPr>
          <w:rFonts w:cs="Times New Roman"/>
        </w:rPr>
        <w:instrText xml:space="preserve"> ADDIN ZOTERO_ITEM CSL_CITATION {"citationID":"mu56Blrh","properties":{"formattedCitation":"(Boers &amp; Zedler 2008; Travis et al. 2011; Larkin et al. 2012a)","plainCitation":"(Boers &amp; Zedler 2008; Travis et al. 2011; Larkin et al. 2012a)","noteIndex":0},"citationItems":[{"id":"4LsnhJz1/3DFkCVCC","uris":["http://zotero.org/users/6112721/items/3WCXHKD7"],"itemData":{"id":"4LsnhJz1/3DFkCVCC","type":"article-journal","abstract":"Because Typha 3 glauca often dominates wetlands where humans have stabilized the natural hydrologic regime, we 1) compared its expansion rates where water levels were stabilized vs. fluctuating and 2) explored the potential for stabilized water levels to allow plants to accumulate more phosphorus (P) and increase growth. In three Wisconsin marshes, the area dominated by Typha expanded linearly over time, but rates were higher where water levels were stabilized than where they fluctuated naturally (based on nine aerial photos from 1963 to 2000). In a large wetland (412 ha) behind a dam, Typha 3 glauca expanded 81,152 m2/year, and clone diameters extended 3.9 6 0.61 m/year. In contrast, a mixed stand (mostly T. angustifolia) in an upstream wetland with fluctuating water levels expanded only 2,327 m2/year, and clones extended only 2.5 6 0.75 m/year. While various factors could have caused these differences, a separate two-factor experiment in outdoor microcosms supported the hypothesis that stabilized water levels alone can enhance T. 3 glauca spread. The experiment indicated that both stabilized water levels and P additions increased P accumulation and growth of T. 3 glauca. Constant inundation (5–10 cm deep) allowed T. 3 glauca to produce 56% more biomass (61.6 6 4.0 g) than a regime with two drawdowns (39.4 6 1.9 g; p , 0.001). Plants under constant inundation accumulated 0.15 6 0.007 g P, which was 36% more than with one drawdown (0.12 6 0.004 g; p , 0.001) and 67% more than with two drawdowns (0.09 6 0.005 g; p , 0.001). Also as expected, the addition of 2 g P/m2 increased biomass 23% more than the control (57.8 6 3.0 vs. 46.9 6 3.0 g/plant; p 5 0.02). Our microcosm results suggest that unavailable P can shift to a form that T. 3 glauca can use. Thus, internal eutrophication can augment rates of T. 3 glauca invasion.","container-title":"Wetlands","DOI":"10.1672/07-223.1","ISSN":"0277-5212, 1943-6246","issue":"3","journalAbbreviation":"Wetlands","language":"en","page":"676-685","source":"DOI.org (Crossref)","title":"Stabilized water levels and Typha invasiveness","volume":"28","author":[{"family":"Boers","given":"Aaron M."},{"family":"Zedler","given":"Joy B."}],"issued":{"date-parts":[["2008",9]]}}},{"id":622,"uris":["http://zotero.org/users/6112721/items/YHHMGYTJ"],"itemData":{"id":622,"type":"article-journal","container-title":"Wetlands","DOI":"10.1007/s13157-010-0142-7","ISSN":"0277-5212, 1943-6246","issue":"2","journalAbbreviation":"Wetlands","language":"en","page":"221-228","source":"DOI.org (Crossref)","title":"Clonal Structure of Invasive Cattail (Typhaceae) Stands in the Upper Midwest Region of the US","volume":"31","author":[{"family":"Travis","given":"Steven E."},{"family":"Marburger","given":"Joy E."},{"family":"Windels","given":"Steve K."},{"family":"Kubátová","given":"Barbora"}],"issued":{"date-parts":[["2011",4]]}}},{"id":"4LsnhJz1/KTcVwS07","uris":["http://zotero.org/users/6112721/items/WYA433UI"],"itemData":{"id":"4LsnhJz1/KTcVwS07","type":"article-journal","container-title":"Biological Invasions","DOI":"10.1007/s10530-011-0059-y","ISSN":"1387-3547, 1573-1464","issue":"1","journalAbbreviation":"Biol Invasions","language":"en","page":"65-77","source":"DOI.org (Crossref)","title":"Mechanisms of dominance by the invasive hybrid cattail Typha × glauca","volume":"14","author":[{"family":"Larkin","given":"Daniel J."},{"family":"Freyman","given":"Monika J."},{"family":"Lishawa","given":"Shane C."},{"family":"Geddes","given":"Pamela"},{"family":"Tuchman","given":"Nancy C."}],"issued":{"date-parts":[["2012",1]]}}}],"schema":"https://github.com/citation-style-language/schema/raw/master/csl-citation.json"} </w:instrText>
      </w:r>
      <w:r w:rsidR="00E55D5A">
        <w:rPr>
          <w:rFonts w:cs="Times New Roman"/>
        </w:rPr>
        <w:fldChar w:fldCharType="separate"/>
      </w:r>
      <w:r w:rsidR="007B214F">
        <w:rPr>
          <w:rFonts w:cs="Times New Roman"/>
        </w:rPr>
        <w:t>(Boers &amp; Zedler 2008; Travis et al. 2011; Larkin et al. 2012a)</w:t>
      </w:r>
      <w:r w:rsidR="00E55D5A">
        <w:rPr>
          <w:rFonts w:cs="Times New Roman"/>
        </w:rPr>
        <w:fldChar w:fldCharType="end"/>
      </w:r>
      <w:r w:rsidR="00E81184">
        <w:rPr>
          <w:rFonts w:cs="Times New Roman"/>
        </w:rPr>
        <w:t xml:space="preserve"> and through water-borne plant fragments</w:t>
      </w:r>
      <w:r w:rsidR="00E55D5A">
        <w:rPr>
          <w:rFonts w:cs="Times New Roman"/>
        </w:rPr>
        <w:t xml:space="preserve"> </w:t>
      </w:r>
      <w:r w:rsidR="0043165A">
        <w:rPr>
          <w:rFonts w:cs="Times New Roman"/>
        </w:rPr>
        <w:fldChar w:fldCharType="begin"/>
      </w:r>
      <w:r w:rsidR="0043165A">
        <w:rPr>
          <w:rFonts w:cs="Times New Roman"/>
        </w:rPr>
        <w:instrText xml:space="preserve"> ADDIN ZOTERO_ITEM CSL_CITATION {"citationID":"qi6yAnWF","properties":{"formattedCitation":"(Bansal et al. 2019)","plainCitation":"(Bansal et al. 2019)","noteIndex":0},"citationItems":[{"id":468,"uris":["http://zotero.org/users/6112721/items/FU4WUEB3"],"itemData":{"id":468,"type":"article-journal","abstract":"Typha is an iconic wetland plant found worldwide. Hybridization and anthropogenic disturbances have resulted in large increases in Typha abundance in wetland ecosystems throughout North America at a cost to native floral and faunal biodiversity. As demonstrated by three regional case studies, Typha is capable of rapidly colonizing habitats and forming monodominant vegetation stands due to traits such as robust size, rapid growth rate, and rhizomatic expansion. Increased nutrient inputs into wetlands and altered hydrologic regimes are among the principal anthropogenic drivers of Typha invasion. Typha is associated with a wide range of negative ecological impacts to wetland and agricultural systems, but also is linked with a variety of ecosystem services such as bioremediation and provisioning of biomass, as well as an assortment of traditional cultural uses. Numerous physical, chemical, and hydrologic control methods are used to manage invasive Typha, but results are inconsistent and multiple methods and repeated treatments often are required. While this review focuses on invasive Typha in North America, the literature cited comes from research on Typha and other invasive species from around the world. As such, many of the underlying concepts in this review are relevant to invasive species in other wetland ecosystems worldwide.","container-title":"Wetlands","DOI":"10.1007/s13157-019-01174-7","ISSN":"0277-5212, 1943-6246","issue":"4","journalAbbreviation":"Wetlands","language":"en","page":"645-684","source":"DOI.org (Crossref)","title":"Typha (Cattail) Invasion in North American Wetlands: Biology, Regional Problems, Impacts, Ecosystem Services, and Management","title-short":"Typha (Cattail) Invasion in North American Wetlands","volume":"39","author":[{"family":"Bansal","given":"Sheel"},{"family":"Lishawa","given":"Shane C."},{"family":"Newman","given":"Sue"},{"family":"Tangen","given":"Brian A."},{"family":"Wilcox","given":"Douglas"},{"family":"Albert","given":"Dennis"},{"family":"Anteau","given":"Michael J."},{"family":"Chimney","given":"Michael J."},{"family":"Cressey","given":"Ryann L."},{"family":"DeKeyser","given":"Edward"},{"family":"Elgersma","given":"Kenneth J."},{"family":"Finkelstein","given":"Sarah A."},{"family":"Freeland","given":"Joanna"},{"family":"Grosshans","given":"Richard"},{"family":"Klug","given":"Page E."},{"family":"Larkin","given":"Daniel J."},{"family":"Lawrence","given":"Beth A."},{"family":"Linz","given":"George"},{"family":"Marburger","given":"Joy"},{"family":"Noe","given":"Gregory"},{"family":"Otto","given":"Clint"},{"family":"Reo","given":"Nicholas"},{"family":"Richards","given":"Jennifer"},{"family":"Richardson","given":"Curtis"},{"family":"Rodgers","given":"LeRoy"},{"family":"Schrank","given":"Amy J."},{"family":"Svedarsky","given":"Dan"},{"family":"Travis","given":"Steven"},{"family":"Tuchman","given":"Nancy"},{"family":"Windham-Myers","given":"Lisamarie"}],"issued":{"date-parts":[["2019",8]]}}}],"schema":"https://github.com/citation-style-language/schema/raw/master/csl-citation.json"} </w:instrText>
      </w:r>
      <w:r w:rsidR="0043165A">
        <w:rPr>
          <w:rFonts w:cs="Times New Roman"/>
        </w:rPr>
        <w:fldChar w:fldCharType="separate"/>
      </w:r>
      <w:r w:rsidR="0043165A">
        <w:rPr>
          <w:rFonts w:cs="Times New Roman"/>
        </w:rPr>
        <w:t>(Bansal et al. 2019)</w:t>
      </w:r>
      <w:r w:rsidR="0043165A">
        <w:rPr>
          <w:rFonts w:cs="Times New Roman"/>
        </w:rPr>
        <w:fldChar w:fldCharType="end"/>
      </w:r>
      <w:r w:rsidR="00E81184">
        <w:rPr>
          <w:rFonts w:cs="Times New Roman"/>
        </w:rPr>
        <w:t xml:space="preserve">. </w:t>
      </w:r>
    </w:p>
    <w:p w14:paraId="3659D1B9" w14:textId="2AAA121C" w:rsidR="00D85502" w:rsidRPr="00247A13" w:rsidDel="0085509B" w:rsidRDefault="002F654D" w:rsidP="007C3CD7">
      <w:pPr>
        <w:ind w:firstLine="284"/>
        <w:jc w:val="left"/>
        <w:rPr>
          <w:del w:id="217" w:author="Daniel Stewart" w:date="2022-03-16T16:29:00Z"/>
          <w:rFonts w:cs="Times New Roman"/>
          <w:noProof w:val="0"/>
          <w:lang w:val="en-CA"/>
        </w:rPr>
      </w:pPr>
      <w:del w:id="218" w:author="Daniel Stewart" w:date="2022-03-16T16:14:00Z">
        <w:r w:rsidRPr="006655EC" w:rsidDel="00371D9E">
          <w:rPr>
            <w:rFonts w:cs="Times New Roman"/>
            <w:noProof w:val="0"/>
            <w:lang w:val="en-CA"/>
          </w:rPr>
          <w:delText>T</w:delText>
        </w:r>
        <w:r w:rsidR="00C031CE" w:rsidRPr="006655EC" w:rsidDel="00371D9E">
          <w:rPr>
            <w:rFonts w:cs="Times New Roman"/>
            <w:noProof w:val="0"/>
            <w:lang w:val="en-CA"/>
          </w:rPr>
          <w:delText>o our knowledge</w:delText>
        </w:r>
        <w:r w:rsidR="000861B5" w:rsidRPr="006655EC" w:rsidDel="00371D9E">
          <w:rPr>
            <w:rFonts w:cs="Times New Roman"/>
            <w:noProof w:val="0"/>
            <w:lang w:val="en-CA"/>
          </w:rPr>
          <w:delText xml:space="preserve"> there are no instances of an SDM being used to predict </w:delText>
        </w:r>
        <w:r w:rsidR="001A35FF" w:rsidRPr="006655EC" w:rsidDel="00371D9E">
          <w:rPr>
            <w:rFonts w:cs="Times New Roman"/>
            <w:noProof w:val="0"/>
            <w:lang w:val="en-CA"/>
          </w:rPr>
          <w:delText>an invasive plant in an estuary</w:delText>
        </w:r>
        <w:r w:rsidR="000861B5" w:rsidRPr="006655EC" w:rsidDel="00371D9E">
          <w:rPr>
            <w:rFonts w:cs="Times New Roman"/>
            <w:noProof w:val="0"/>
            <w:lang w:val="en-CA"/>
          </w:rPr>
          <w:delText>,</w:delText>
        </w:r>
        <w:r w:rsidR="001A35FF" w:rsidRPr="006655EC" w:rsidDel="00371D9E">
          <w:rPr>
            <w:rFonts w:cs="Times New Roman"/>
            <w:noProof w:val="0"/>
            <w:lang w:val="en-CA"/>
          </w:rPr>
          <w:delText xml:space="preserve"> apart from modelling by </w:delText>
        </w:r>
        <w:bookmarkStart w:id="219" w:name="ZOTERO_BREF_dQ44mH4nCnNS"/>
        <w:r w:rsidR="001A35FF" w:rsidRPr="006655EC" w:rsidDel="00371D9E">
          <w:rPr>
            <w:rFonts w:cs="Times New Roman"/>
          </w:rPr>
          <w:delText>Hood (2013</w:delText>
        </w:r>
        <w:bookmarkEnd w:id="219"/>
        <w:r w:rsidR="001A35FF" w:rsidRPr="006655EC" w:rsidDel="00371D9E">
          <w:rPr>
            <w:rFonts w:cs="Times New Roman"/>
          </w:rPr>
          <w:delText>)</w:delText>
        </w:r>
        <w:r w:rsidRPr="006655EC" w:rsidDel="00371D9E">
          <w:rPr>
            <w:rFonts w:cs="Times New Roman"/>
          </w:rPr>
          <w:delText xml:space="preserve"> for predicting </w:delText>
        </w:r>
        <w:r w:rsidRPr="006655EC" w:rsidDel="00371D9E">
          <w:rPr>
            <w:rFonts w:cs="Times New Roman"/>
            <w:rPrChange w:id="220" w:author="Daniel Stewart" w:date="2022-03-16T16:19:00Z">
              <w:rPr>
                <w:rFonts w:cs="Times New Roman"/>
                <w:i/>
              </w:rPr>
            </w:rPrChange>
          </w:rPr>
          <w:delText xml:space="preserve">T. angustifolia </w:delText>
        </w:r>
        <w:r w:rsidRPr="006655EC" w:rsidDel="00371D9E">
          <w:rPr>
            <w:rFonts w:cs="Times New Roman"/>
          </w:rPr>
          <w:delText>distributions</w:delText>
        </w:r>
        <w:r w:rsidRPr="006655EC" w:rsidDel="00371D9E">
          <w:rPr>
            <w:rFonts w:cs="Times New Roman"/>
            <w:rPrChange w:id="221" w:author="Daniel Stewart" w:date="2022-03-16T16:19:00Z">
              <w:rPr>
                <w:rFonts w:cs="Times New Roman"/>
                <w:i/>
              </w:rPr>
            </w:rPrChange>
          </w:rPr>
          <w:delText xml:space="preserve"> </w:delText>
        </w:r>
        <w:r w:rsidRPr="006655EC" w:rsidDel="00371D9E">
          <w:rPr>
            <w:rFonts w:cs="Times New Roman"/>
          </w:rPr>
          <w:delText xml:space="preserve">in </w:delText>
        </w:r>
        <w:r w:rsidR="0089704C" w:rsidRPr="006655EC" w:rsidDel="00371D9E">
          <w:rPr>
            <w:rFonts w:cs="Times New Roman"/>
          </w:rPr>
          <w:delText xml:space="preserve">small </w:delText>
        </w:r>
        <w:r w:rsidRPr="006655EC" w:rsidDel="00371D9E">
          <w:rPr>
            <w:rFonts w:cs="Times New Roman"/>
          </w:rPr>
          <w:delText>restoration sites.</w:delText>
        </w:r>
      </w:del>
      <w:del w:id="222" w:author="Daniel Stewart" w:date="2022-03-16T16:29:00Z">
        <w:r w:rsidR="001A35FF" w:rsidRPr="00247A13" w:rsidDel="0085509B">
          <w:rPr>
            <w:rFonts w:cs="Times New Roman"/>
          </w:rPr>
          <w:delText xml:space="preserve"> </w:delText>
        </w:r>
      </w:del>
    </w:p>
    <w:p w14:paraId="044D09A8" w14:textId="78612704" w:rsidR="00E36FB5" w:rsidRDefault="00E36FB5" w:rsidP="007C3CD7">
      <w:pPr>
        <w:ind w:firstLine="284"/>
        <w:jc w:val="left"/>
        <w:rPr>
          <w:rFonts w:cs="Times New Roman"/>
          <w:noProof w:val="0"/>
          <w:lang w:val="en-CA"/>
        </w:rPr>
      </w:pPr>
      <w:r w:rsidRPr="00247A13">
        <w:rPr>
          <w:rFonts w:cs="Times New Roman"/>
          <w:noProof w:val="0"/>
          <w:lang w:val="en-CA"/>
        </w:rPr>
        <w:t>Using a combination of spectral analysis and species distribution modelling, we investigate the threat of non-native cattail</w:t>
      </w:r>
      <w:r w:rsidR="00694F6E">
        <w:rPr>
          <w:rFonts w:cs="Times New Roman"/>
          <w:noProof w:val="0"/>
          <w:lang w:val="en-CA"/>
        </w:rPr>
        <w:t>s</w:t>
      </w:r>
      <w:r w:rsidRPr="00247A13">
        <w:rPr>
          <w:rFonts w:cs="Times New Roman"/>
          <w:noProof w:val="0"/>
          <w:lang w:val="en-CA"/>
        </w:rPr>
        <w:t xml:space="preserve"> to the FRE. Knowing that the distribution and abundance of these taxa have significant implications on the cost, effort, and incentives behind their </w:t>
      </w:r>
      <w:r w:rsidR="00895230">
        <w:rPr>
          <w:rFonts w:cs="Times New Roman"/>
          <w:noProof w:val="0"/>
          <w:lang w:val="en-CA"/>
        </w:rPr>
        <w:t xml:space="preserve">future </w:t>
      </w:r>
      <w:r w:rsidRPr="00247A13">
        <w:rPr>
          <w:rFonts w:cs="Times New Roman"/>
          <w:noProof w:val="0"/>
          <w:lang w:val="en-CA"/>
        </w:rPr>
        <w:t>managemen</w:t>
      </w:r>
      <w:ins w:id="223" w:author="Daniel Stewart" w:date="2022-02-11T12:52:00Z">
        <w:r w:rsidR="00CD5ED9">
          <w:rPr>
            <w:rFonts w:cs="Times New Roman"/>
            <w:noProof w:val="0"/>
            <w:lang w:val="en-CA"/>
          </w:rPr>
          <w:t>t</w:t>
        </w:r>
      </w:ins>
      <w:del w:id="224" w:author="Daniel Stewart" w:date="2022-02-11T12:52:00Z">
        <w:r w:rsidRPr="00247A13" w:rsidDel="00CD5ED9">
          <w:rPr>
            <w:rFonts w:cs="Times New Roman"/>
            <w:noProof w:val="0"/>
            <w:lang w:val="en-CA"/>
          </w:rPr>
          <w:delText xml:space="preserve">t </w:delText>
        </w:r>
        <w:bookmarkStart w:id="225" w:name="ZOTERO_BREF_r5Y28ACYy301"/>
        <w:r w:rsidRPr="00247A13" w:rsidDel="00CD5ED9">
          <w:rPr>
            <w:rFonts w:cs="Times New Roman"/>
          </w:rPr>
          <w:delText>(Martin et al. 2015)</w:delText>
        </w:r>
      </w:del>
      <w:bookmarkEnd w:id="225"/>
      <w:r w:rsidRPr="00247A13">
        <w:rPr>
          <w:rFonts w:cs="Times New Roman"/>
          <w:noProof w:val="0"/>
          <w:lang w:val="en-CA"/>
        </w:rPr>
        <w:t xml:space="preserve">, we ask: </w:t>
      </w:r>
    </w:p>
    <w:p w14:paraId="7A69A646" w14:textId="7FF16F33" w:rsidR="00E36FB5" w:rsidRPr="00247A13" w:rsidRDefault="005F6736" w:rsidP="007C3CD7">
      <w:pPr>
        <w:pStyle w:val="ListParagraph"/>
        <w:numPr>
          <w:ilvl w:val="0"/>
          <w:numId w:val="17"/>
        </w:numPr>
        <w:jc w:val="left"/>
        <w:rPr>
          <w:rFonts w:cs="Times New Roman"/>
          <w:noProof w:val="0"/>
          <w:lang w:val="en-CA"/>
        </w:rPr>
      </w:pPr>
      <w:r w:rsidRPr="00247A13">
        <w:rPr>
          <w:rFonts w:cs="Times New Roman"/>
          <w:noProof w:val="0"/>
          <w:lang w:val="en-CA"/>
        </w:rPr>
        <w:lastRenderedPageBreak/>
        <w:t>W</w:t>
      </w:r>
      <w:r w:rsidR="00D35DDD" w:rsidRPr="00247A13">
        <w:rPr>
          <w:rFonts w:cs="Times New Roman"/>
          <w:noProof w:val="0"/>
          <w:lang w:val="en-CA"/>
        </w:rPr>
        <w:t xml:space="preserve">hat is the current distribution of </w:t>
      </w:r>
      <w:r w:rsidR="008B4864" w:rsidRPr="00247A13">
        <w:rPr>
          <w:rFonts w:cs="Times New Roman"/>
          <w:noProof w:val="0"/>
          <w:lang w:val="en-CA"/>
        </w:rPr>
        <w:t>non-native</w:t>
      </w:r>
      <w:r w:rsidR="00D35DDD" w:rsidRPr="00247A13">
        <w:rPr>
          <w:rFonts w:cs="Times New Roman"/>
          <w:noProof w:val="0"/>
          <w:lang w:val="en-CA"/>
        </w:rPr>
        <w:t xml:space="preserve"> cattail</w:t>
      </w:r>
      <w:r w:rsidR="00371558" w:rsidRPr="00247A13">
        <w:rPr>
          <w:rFonts w:cs="Times New Roman"/>
          <w:noProof w:val="0"/>
          <w:lang w:val="en-CA"/>
        </w:rPr>
        <w:t xml:space="preserve"> in the FRE</w:t>
      </w:r>
      <w:r w:rsidR="00BC4485" w:rsidRPr="00247A13">
        <w:rPr>
          <w:rFonts w:cs="Times New Roman"/>
          <w:noProof w:val="0"/>
          <w:lang w:val="en-CA"/>
        </w:rPr>
        <w:t xml:space="preserve">? </w:t>
      </w:r>
    </w:p>
    <w:p w14:paraId="50239102" w14:textId="039B141B" w:rsidR="00E36FB5" w:rsidRPr="00247A13" w:rsidRDefault="005F6736" w:rsidP="007C3CD7">
      <w:pPr>
        <w:pStyle w:val="ListParagraph"/>
        <w:numPr>
          <w:ilvl w:val="0"/>
          <w:numId w:val="17"/>
        </w:numPr>
        <w:jc w:val="left"/>
        <w:rPr>
          <w:rFonts w:cs="Times New Roman"/>
          <w:noProof w:val="0"/>
          <w:lang w:val="en-CA"/>
        </w:rPr>
      </w:pPr>
      <w:r w:rsidRPr="00247A13">
        <w:rPr>
          <w:rFonts w:cs="Times New Roman"/>
          <w:noProof w:val="0"/>
          <w:lang w:val="en-CA"/>
        </w:rPr>
        <w:t>W</w:t>
      </w:r>
      <w:r w:rsidR="00D35DDD" w:rsidRPr="00247A13">
        <w:rPr>
          <w:rFonts w:cs="Times New Roman"/>
          <w:noProof w:val="0"/>
          <w:lang w:val="en-CA"/>
        </w:rPr>
        <w:t>hat is the projected distribution of</w:t>
      </w:r>
      <w:r w:rsidR="00A611C9" w:rsidRPr="00247A13">
        <w:rPr>
          <w:rFonts w:cs="Times New Roman"/>
          <w:noProof w:val="0"/>
          <w:lang w:val="en-CA"/>
        </w:rPr>
        <w:t xml:space="preserve"> non-native cattail</w:t>
      </w:r>
      <w:r w:rsidR="00D35DDD" w:rsidRPr="00247A13">
        <w:rPr>
          <w:rFonts w:cs="Times New Roman"/>
          <w:noProof w:val="0"/>
          <w:lang w:val="en-CA"/>
        </w:rPr>
        <w:t>, should they remain unmanaged?</w:t>
      </w:r>
      <w:r w:rsidR="00BC4485" w:rsidRPr="00247A13">
        <w:rPr>
          <w:rFonts w:cs="Times New Roman"/>
          <w:noProof w:val="0"/>
          <w:lang w:val="en-CA"/>
        </w:rPr>
        <w:t xml:space="preserve"> </w:t>
      </w:r>
    </w:p>
    <w:p w14:paraId="6A614EAF" w14:textId="78242BC4" w:rsidR="00603701" w:rsidRDefault="00BD6778" w:rsidP="00603701">
      <w:pPr>
        <w:pStyle w:val="ListParagraph"/>
        <w:numPr>
          <w:ilvl w:val="0"/>
          <w:numId w:val="17"/>
        </w:numPr>
        <w:jc w:val="left"/>
        <w:rPr>
          <w:rFonts w:cs="Times New Roman"/>
          <w:noProof w:val="0"/>
          <w:lang w:val="en-CA"/>
        </w:rPr>
      </w:pPr>
      <w:r w:rsidRPr="00247A13">
        <w:rPr>
          <w:rFonts w:cs="Times New Roman"/>
          <w:noProof w:val="0"/>
          <w:lang w:val="en-CA"/>
        </w:rPr>
        <w:t xml:space="preserve">Are certain </w:t>
      </w:r>
      <w:r w:rsidR="00DE3FDC" w:rsidRPr="00247A13">
        <w:rPr>
          <w:rFonts w:cs="Times New Roman"/>
          <w:noProof w:val="0"/>
          <w:lang w:val="en-CA"/>
        </w:rPr>
        <w:t xml:space="preserve">habitat types </w:t>
      </w:r>
      <w:del w:id="226" w:author="Daniel Stewart" w:date="2022-02-11T12:52:00Z">
        <w:r w:rsidR="00DE3FDC" w:rsidRPr="00247A13" w:rsidDel="00CD5ED9">
          <w:rPr>
            <w:rFonts w:cs="Times New Roman"/>
            <w:noProof w:val="0"/>
            <w:lang w:val="en-CA"/>
          </w:rPr>
          <w:delText>(e.g. protected areas, non-protected areas, restoration sites)</w:delText>
        </w:r>
        <w:r w:rsidRPr="00247A13" w:rsidDel="00CD5ED9">
          <w:rPr>
            <w:rFonts w:cs="Times New Roman"/>
            <w:noProof w:val="0"/>
            <w:lang w:val="en-CA"/>
          </w:rPr>
          <w:delText xml:space="preserve"> </w:delText>
        </w:r>
      </w:del>
      <w:r w:rsidRPr="00247A13">
        <w:rPr>
          <w:rFonts w:cs="Times New Roman"/>
          <w:noProof w:val="0"/>
          <w:lang w:val="en-CA"/>
        </w:rPr>
        <w:t>more prone to cattail invasions</w:t>
      </w:r>
      <w:ins w:id="227" w:author="Daniel Stewart" w:date="2022-02-11T12:52:00Z">
        <w:r w:rsidR="00CD5ED9">
          <w:rPr>
            <w:rFonts w:cs="Times New Roman"/>
            <w:noProof w:val="0"/>
            <w:lang w:val="en-CA"/>
          </w:rPr>
          <w:t xml:space="preserve"> than others</w:t>
        </w:r>
      </w:ins>
      <w:r w:rsidR="00DE3FDC" w:rsidRPr="00247A13">
        <w:rPr>
          <w:rFonts w:cs="Times New Roman"/>
          <w:noProof w:val="0"/>
          <w:lang w:val="en-CA"/>
        </w:rPr>
        <w:t>?</w:t>
      </w:r>
    </w:p>
    <w:p w14:paraId="3CC39DE8" w14:textId="432ABC4A" w:rsidR="00603701" w:rsidRPr="00603701" w:rsidDel="00603701" w:rsidRDefault="00603701">
      <w:pPr>
        <w:jc w:val="left"/>
        <w:rPr>
          <w:del w:id="228" w:author="Daniel Stewart" w:date="2022-03-15T15:32:00Z"/>
          <w:rFonts w:cs="Times New Roman"/>
          <w:noProof w:val="0"/>
          <w:lang w:val="en-CA"/>
          <w:rPrChange w:id="229" w:author="Daniel Stewart" w:date="2022-03-15T15:32:00Z">
            <w:rPr>
              <w:del w:id="230" w:author="Daniel Stewart" w:date="2022-03-15T15:32:00Z"/>
              <w:lang w:val="en-CA"/>
            </w:rPr>
          </w:rPrChange>
        </w:rPr>
        <w:pPrChange w:id="231" w:author="Daniel Stewart" w:date="2022-03-15T15:32:00Z">
          <w:pPr>
            <w:pStyle w:val="ListParagraph"/>
            <w:numPr>
              <w:numId w:val="17"/>
            </w:numPr>
            <w:ind w:hanging="360"/>
            <w:jc w:val="left"/>
          </w:pPr>
        </w:pPrChange>
      </w:pPr>
    </w:p>
    <w:p w14:paraId="2A53A7DC" w14:textId="14ED7ECE" w:rsidR="00E13EBB" w:rsidRDefault="00E91B22" w:rsidP="00E13EBB">
      <w:pPr>
        <w:pStyle w:val="Heading1"/>
      </w:pPr>
      <w:r w:rsidRPr="00E13EBB">
        <w:t>Methods</w:t>
      </w:r>
      <w:r w:rsidR="00E13EBB" w:rsidRPr="00E13EBB">
        <w:t xml:space="preserve"> </w:t>
      </w:r>
    </w:p>
    <w:p w14:paraId="7635405F" w14:textId="3BF4EA4D" w:rsidR="000F3112" w:rsidRPr="00E13EBB" w:rsidRDefault="00E92935" w:rsidP="00E13EBB">
      <w:pPr>
        <w:pStyle w:val="Heading2"/>
      </w:pPr>
      <w:r w:rsidRPr="00E13EBB">
        <w:t>Study Area</w:t>
      </w:r>
    </w:p>
    <w:p w14:paraId="5EA64124" w14:textId="7BD474C7" w:rsidR="00DB0126" w:rsidRDefault="009F3D28" w:rsidP="00371E2D">
      <w:pPr>
        <w:ind w:firstLine="284"/>
        <w:jc w:val="left"/>
        <w:rPr>
          <w:rFonts w:cs="Times New Roman"/>
          <w:noProof w:val="0"/>
          <w:lang w:val="en-CA"/>
        </w:rPr>
      </w:pPr>
      <w:r>
        <w:rPr>
          <w:rFonts w:cs="Times New Roman"/>
          <w:noProof w:val="0"/>
          <w:lang w:val="en-CA"/>
        </w:rPr>
        <w:t>This study</w:t>
      </w:r>
      <w:r w:rsidR="00856929" w:rsidRPr="00247A13">
        <w:rPr>
          <w:rFonts w:cs="Times New Roman"/>
          <w:noProof w:val="0"/>
          <w:lang w:val="en-CA"/>
        </w:rPr>
        <w:t xml:space="preserve"> </w:t>
      </w:r>
      <w:r w:rsidR="00B755BC">
        <w:rPr>
          <w:rFonts w:cs="Times New Roman"/>
          <w:noProof w:val="0"/>
          <w:lang w:val="en-CA"/>
        </w:rPr>
        <w:t xml:space="preserve">occurred </w:t>
      </w:r>
      <w:r w:rsidR="00856929" w:rsidRPr="00247A13">
        <w:rPr>
          <w:rFonts w:cs="Times New Roman"/>
          <w:noProof w:val="0"/>
          <w:lang w:val="en-CA"/>
        </w:rPr>
        <w:t xml:space="preserve">in </w:t>
      </w:r>
      <w:r w:rsidR="007B0FB9" w:rsidRPr="00247A13">
        <w:rPr>
          <w:rFonts w:cs="Times New Roman"/>
          <w:noProof w:val="0"/>
          <w:lang w:val="en-CA"/>
        </w:rPr>
        <w:t>the tidal marsh</w:t>
      </w:r>
      <w:r w:rsidR="000B318D" w:rsidRPr="00247A13">
        <w:rPr>
          <w:rFonts w:cs="Times New Roman"/>
          <w:noProof w:val="0"/>
          <w:lang w:val="en-CA"/>
        </w:rPr>
        <w:t>e</w:t>
      </w:r>
      <w:r w:rsidR="0085244D" w:rsidRPr="00247A13">
        <w:rPr>
          <w:rFonts w:cs="Times New Roman"/>
          <w:noProof w:val="0"/>
          <w:lang w:val="en-CA"/>
        </w:rPr>
        <w:t>s</w:t>
      </w:r>
      <w:r w:rsidR="007B0FB9" w:rsidRPr="00247A13">
        <w:rPr>
          <w:rFonts w:cs="Times New Roman"/>
          <w:noProof w:val="0"/>
          <w:lang w:val="en-CA"/>
        </w:rPr>
        <w:t xml:space="preserve"> of the </w:t>
      </w:r>
      <w:r w:rsidR="00E92935" w:rsidRPr="00247A13">
        <w:rPr>
          <w:rFonts w:cs="Times New Roman"/>
          <w:noProof w:val="0"/>
          <w:lang w:val="en-CA"/>
        </w:rPr>
        <w:t>Fraser River Estuar</w:t>
      </w:r>
      <w:r w:rsidR="00A53E62" w:rsidRPr="00247A13">
        <w:rPr>
          <w:rFonts w:cs="Times New Roman"/>
          <w:noProof w:val="0"/>
          <w:lang w:val="en-CA"/>
        </w:rPr>
        <w:t>y</w:t>
      </w:r>
      <w:r w:rsidR="00E92935" w:rsidRPr="00247A13">
        <w:rPr>
          <w:rFonts w:cs="Times New Roman"/>
          <w:noProof w:val="0"/>
          <w:lang w:val="en-CA"/>
        </w:rPr>
        <w:t xml:space="preserve">, </w:t>
      </w:r>
      <w:r w:rsidR="00346B60" w:rsidRPr="00247A13">
        <w:rPr>
          <w:rFonts w:cs="Times New Roman"/>
          <w:noProof w:val="0"/>
          <w:lang w:val="en-CA"/>
        </w:rPr>
        <w:t>British Columbia, Canada</w:t>
      </w:r>
      <w:r w:rsidR="009E707B">
        <w:rPr>
          <w:rFonts w:cs="Times New Roman"/>
          <w:noProof w:val="0"/>
          <w:lang w:val="en-CA"/>
        </w:rPr>
        <w:t xml:space="preserve"> (10 U </w:t>
      </w:r>
      <w:r w:rsidR="009E707B" w:rsidRPr="009E707B">
        <w:rPr>
          <w:rFonts w:cs="Times New Roman"/>
          <w:noProof w:val="0"/>
          <w:lang w:val="en-CA"/>
        </w:rPr>
        <w:t>501906</w:t>
      </w:r>
      <w:r w:rsidR="009E707B">
        <w:rPr>
          <w:rFonts w:cs="Times New Roman"/>
          <w:noProof w:val="0"/>
          <w:lang w:val="en-CA"/>
        </w:rPr>
        <w:t xml:space="preserve"> </w:t>
      </w:r>
      <w:r w:rsidR="009E707B" w:rsidRPr="009E707B">
        <w:rPr>
          <w:rFonts w:cs="Times New Roman"/>
          <w:noProof w:val="0"/>
          <w:lang w:val="en-CA"/>
        </w:rPr>
        <w:t>5446049</w:t>
      </w:r>
      <w:r w:rsidR="009E707B">
        <w:rPr>
          <w:rFonts w:cs="Times New Roman"/>
          <w:noProof w:val="0"/>
          <w:lang w:val="en-CA"/>
        </w:rPr>
        <w:t>)</w:t>
      </w:r>
      <w:r w:rsidR="00E92935" w:rsidRPr="00247A13">
        <w:rPr>
          <w:rFonts w:cs="Times New Roman"/>
          <w:noProof w:val="0"/>
          <w:lang w:val="en-CA"/>
        </w:rPr>
        <w:t>.</w:t>
      </w:r>
      <w:r w:rsidR="00A53E62" w:rsidRPr="00247A13">
        <w:rPr>
          <w:rFonts w:cs="Times New Roman"/>
          <w:noProof w:val="0"/>
          <w:lang w:val="en-CA"/>
        </w:rPr>
        <w:t xml:space="preserve"> At </w:t>
      </w:r>
      <w:r w:rsidR="003864EA" w:rsidRPr="00247A13">
        <w:rPr>
          <w:rFonts w:cs="Times New Roman"/>
          <w:noProof w:val="0"/>
          <w:lang w:val="en-CA"/>
        </w:rPr>
        <w:t>over 21,000 hectares</w:t>
      </w:r>
      <w:r w:rsidR="00A53E62" w:rsidRPr="00247A13">
        <w:rPr>
          <w:rFonts w:cs="Times New Roman"/>
          <w:noProof w:val="0"/>
          <w:lang w:val="en-CA"/>
        </w:rPr>
        <w:t>, th</w:t>
      </w:r>
      <w:r w:rsidR="00141740" w:rsidRPr="00247A13">
        <w:rPr>
          <w:rFonts w:cs="Times New Roman"/>
          <w:noProof w:val="0"/>
          <w:lang w:val="en-CA"/>
        </w:rPr>
        <w:t>e F</w:t>
      </w:r>
      <w:r w:rsidR="00CE4FF9">
        <w:rPr>
          <w:rFonts w:cs="Times New Roman"/>
          <w:noProof w:val="0"/>
          <w:lang w:val="en-CA"/>
        </w:rPr>
        <w:t xml:space="preserve">RE </w:t>
      </w:r>
      <w:r w:rsidR="00141740" w:rsidRPr="00247A13">
        <w:rPr>
          <w:rFonts w:cs="Times New Roman"/>
          <w:noProof w:val="0"/>
          <w:lang w:val="en-CA"/>
        </w:rPr>
        <w:t>is one</w:t>
      </w:r>
      <w:r w:rsidR="00B35B30" w:rsidRPr="00247A13">
        <w:rPr>
          <w:rFonts w:cs="Times New Roman"/>
          <w:noProof w:val="0"/>
          <w:lang w:val="en-CA"/>
        </w:rPr>
        <w:t xml:space="preserve"> of the largest</w:t>
      </w:r>
      <w:r w:rsidR="00A9266F" w:rsidRPr="00247A13">
        <w:rPr>
          <w:rFonts w:cs="Times New Roman"/>
          <w:noProof w:val="0"/>
          <w:lang w:val="en-CA"/>
        </w:rPr>
        <w:t xml:space="preserve"> estuaries</w:t>
      </w:r>
      <w:r w:rsidR="00B35B30" w:rsidRPr="00247A13">
        <w:rPr>
          <w:rFonts w:cs="Times New Roman"/>
          <w:noProof w:val="0"/>
          <w:lang w:val="en-CA"/>
        </w:rPr>
        <w:t xml:space="preserve"> in </w:t>
      </w:r>
      <w:r w:rsidR="00A53E62" w:rsidRPr="00247A13">
        <w:rPr>
          <w:rFonts w:cs="Times New Roman"/>
          <w:noProof w:val="0"/>
          <w:lang w:val="en-CA"/>
        </w:rPr>
        <w:t xml:space="preserve">Pacific North America, and the largest </w:t>
      </w:r>
      <w:r w:rsidR="003864EA" w:rsidRPr="00247A13">
        <w:rPr>
          <w:rFonts w:cs="Times New Roman"/>
          <w:noProof w:val="0"/>
          <w:lang w:val="en-CA"/>
        </w:rPr>
        <w:t>of</w:t>
      </w:r>
      <w:r w:rsidR="00A53E62" w:rsidRPr="00247A13">
        <w:rPr>
          <w:rFonts w:cs="Times New Roman"/>
          <w:noProof w:val="0"/>
          <w:lang w:val="en-CA"/>
        </w:rPr>
        <w:t xml:space="preserve"> </w:t>
      </w:r>
      <w:r w:rsidR="00A5529E">
        <w:rPr>
          <w:rFonts w:cs="Times New Roman"/>
          <w:noProof w:val="0"/>
          <w:lang w:val="en-CA"/>
        </w:rPr>
        <w:t>W</w:t>
      </w:r>
      <w:r w:rsidR="00A53E62" w:rsidRPr="00247A13">
        <w:rPr>
          <w:rFonts w:cs="Times New Roman"/>
          <w:noProof w:val="0"/>
          <w:lang w:val="en-CA"/>
        </w:rPr>
        <w:t>estern Canada</w:t>
      </w:r>
      <w:r w:rsidR="00B35B30" w:rsidRPr="00247A13">
        <w:rPr>
          <w:rFonts w:cs="Times New Roman"/>
          <w:noProof w:val="0"/>
          <w:lang w:val="en-CA"/>
        </w:rPr>
        <w:t>.</w:t>
      </w:r>
      <w:r w:rsidR="00F575A5">
        <w:rPr>
          <w:rFonts w:cs="Times New Roman"/>
          <w:noProof w:val="0"/>
          <w:lang w:val="en-CA"/>
        </w:rPr>
        <w:t xml:space="preserve"> </w:t>
      </w:r>
      <w:r w:rsidR="00CA64AF">
        <w:rPr>
          <w:rFonts w:cs="Times New Roman"/>
          <w:noProof w:val="0"/>
          <w:lang w:val="en-CA"/>
        </w:rPr>
        <w:t xml:space="preserve">For the purposes of this </w:t>
      </w:r>
      <w:r w:rsidR="00371E2D">
        <w:rPr>
          <w:rFonts w:cs="Times New Roman"/>
          <w:noProof w:val="0"/>
          <w:lang w:val="en-CA"/>
        </w:rPr>
        <w:t>study,</w:t>
      </w:r>
      <w:r w:rsidR="004B6F7D">
        <w:rPr>
          <w:rFonts w:cs="Times New Roman"/>
          <w:noProof w:val="0"/>
          <w:lang w:val="en-CA"/>
        </w:rPr>
        <w:t xml:space="preserve"> </w:t>
      </w:r>
      <w:r w:rsidR="00CA64AF">
        <w:rPr>
          <w:rFonts w:cs="Times New Roman"/>
          <w:noProof w:val="0"/>
          <w:lang w:val="en-CA"/>
        </w:rPr>
        <w:t xml:space="preserve">we included all habitats downstream of the Port Mann Bridge, located approximately 35 km upstream from the river mouth via channel distance (10 U </w:t>
      </w:r>
      <w:r w:rsidR="00CA64AF" w:rsidRPr="00CA64AF">
        <w:rPr>
          <w:rFonts w:cs="Times New Roman"/>
          <w:noProof w:val="0"/>
          <w:lang w:val="en-CA"/>
        </w:rPr>
        <w:t>513641</w:t>
      </w:r>
      <w:r w:rsidR="00CA64AF">
        <w:rPr>
          <w:rFonts w:cs="Times New Roman"/>
          <w:noProof w:val="0"/>
          <w:lang w:val="en-CA"/>
        </w:rPr>
        <w:t xml:space="preserve"> </w:t>
      </w:r>
      <w:r w:rsidR="00CA64AF" w:rsidRPr="00CA64AF">
        <w:rPr>
          <w:rFonts w:cs="Times New Roman"/>
          <w:noProof w:val="0"/>
          <w:lang w:val="en-CA"/>
        </w:rPr>
        <w:t>5451852</w:t>
      </w:r>
      <w:r w:rsidR="00CA64AF">
        <w:rPr>
          <w:rFonts w:cs="Times New Roman"/>
          <w:noProof w:val="0"/>
          <w:lang w:val="en-CA"/>
        </w:rPr>
        <w:t xml:space="preserve">). </w:t>
      </w:r>
      <w:r w:rsidR="00DB0126" w:rsidRPr="00247A13">
        <w:rPr>
          <w:rFonts w:cs="Times New Roman"/>
          <w:noProof w:val="0"/>
          <w:lang w:val="en-CA"/>
        </w:rPr>
        <w:t>Marsh habitats were delineated using the BC Land Use spatial layer provided by GeoBC for high water boundaries.</w:t>
      </w:r>
      <w:r w:rsidR="00DB0126">
        <w:rPr>
          <w:rFonts w:cs="Times New Roman"/>
          <w:noProof w:val="0"/>
          <w:lang w:val="en-CA"/>
        </w:rPr>
        <w:t xml:space="preserve"> </w:t>
      </w:r>
      <w:r w:rsidR="00DB0126" w:rsidRPr="00247A13">
        <w:rPr>
          <w:rFonts w:cs="Times New Roman"/>
          <w:noProof w:val="0"/>
          <w:lang w:val="en-CA"/>
        </w:rPr>
        <w:t xml:space="preserve">Low water boundaries were based on 0.2 m ASL elevation using </w:t>
      </w:r>
      <w:r w:rsidR="00C40931">
        <w:rPr>
          <w:rFonts w:cs="Times New Roman"/>
          <w:noProof w:val="0"/>
          <w:lang w:val="en-CA"/>
        </w:rPr>
        <w:t xml:space="preserve">data extracted from a </w:t>
      </w:r>
      <w:r w:rsidR="00A224EC">
        <w:rPr>
          <w:rFonts w:cs="Times New Roman"/>
          <w:noProof w:val="0"/>
          <w:lang w:val="en-CA"/>
        </w:rPr>
        <w:t>d</w:t>
      </w:r>
      <w:r w:rsidR="00DB0126" w:rsidRPr="00247A13">
        <w:rPr>
          <w:rFonts w:cs="Times New Roman"/>
          <w:noProof w:val="0"/>
          <w:lang w:val="en-CA"/>
        </w:rPr>
        <w:t xml:space="preserve">igital </w:t>
      </w:r>
      <w:r w:rsidR="00A224EC">
        <w:rPr>
          <w:rFonts w:cs="Times New Roman"/>
          <w:noProof w:val="0"/>
          <w:lang w:val="en-CA"/>
        </w:rPr>
        <w:t>e</w:t>
      </w:r>
      <w:r w:rsidR="00DB0126" w:rsidRPr="00247A13">
        <w:rPr>
          <w:rFonts w:cs="Times New Roman"/>
          <w:noProof w:val="0"/>
          <w:lang w:val="en-CA"/>
        </w:rPr>
        <w:t xml:space="preserve">levation </w:t>
      </w:r>
      <w:r w:rsidR="00A224EC">
        <w:rPr>
          <w:rFonts w:cs="Times New Roman"/>
          <w:noProof w:val="0"/>
          <w:lang w:val="en-CA"/>
        </w:rPr>
        <w:t>m</w:t>
      </w:r>
      <w:r w:rsidR="00DB0126" w:rsidRPr="00247A13">
        <w:rPr>
          <w:rFonts w:cs="Times New Roman"/>
          <w:noProof w:val="0"/>
          <w:lang w:val="en-CA"/>
        </w:rPr>
        <w:t>odel (DEM</w:t>
      </w:r>
      <w:r w:rsidR="00C40931">
        <w:rPr>
          <w:rFonts w:cs="Times New Roman"/>
          <w:noProof w:val="0"/>
          <w:lang w:val="en-CA"/>
        </w:rPr>
        <w:t xml:space="preserve">; </w:t>
      </w:r>
      <w:r w:rsidR="00DB0126" w:rsidRPr="00247A13">
        <w:rPr>
          <w:rFonts w:cs="Times New Roman"/>
          <w:noProof w:val="0"/>
          <w:lang w:val="en-CA"/>
        </w:rPr>
        <w:t xml:space="preserve">see 2.3.1 for specifications), an elevation determined in </w:t>
      </w:r>
      <w:del w:id="232" w:author="Daniel Stewart" w:date="2022-03-16T12:46:00Z">
        <w:r w:rsidR="00DB0126" w:rsidRPr="00247A13" w:rsidDel="00206CD3">
          <w:rPr>
            <w:rFonts w:cs="Times New Roman"/>
            <w:noProof w:val="0"/>
            <w:lang w:val="en-CA"/>
          </w:rPr>
          <w:delText xml:space="preserve">baseline </w:delText>
        </w:r>
      </w:del>
      <w:ins w:id="233" w:author="Daniel Stewart" w:date="2022-03-16T12:46:00Z">
        <w:r w:rsidR="00DB0126">
          <w:rPr>
            <w:rFonts w:cs="Times New Roman"/>
            <w:noProof w:val="0"/>
            <w:lang w:val="en-CA"/>
          </w:rPr>
          <w:t>exploratory</w:t>
        </w:r>
        <w:r w:rsidR="00DB0126" w:rsidRPr="00247A13">
          <w:rPr>
            <w:rFonts w:cs="Times New Roman"/>
            <w:noProof w:val="0"/>
            <w:lang w:val="en-CA"/>
          </w:rPr>
          <w:t xml:space="preserve"> </w:t>
        </w:r>
      </w:ins>
      <w:r w:rsidR="00DB0126" w:rsidRPr="00247A13">
        <w:rPr>
          <w:rFonts w:cs="Times New Roman"/>
          <w:noProof w:val="0"/>
          <w:lang w:val="en-CA"/>
        </w:rPr>
        <w:t>surveys as generally demarking the lower limits of marsh vegetation.</w:t>
      </w:r>
      <w:r w:rsidR="00DB0126">
        <w:rPr>
          <w:rFonts w:cs="Times New Roman"/>
          <w:noProof w:val="0"/>
          <w:lang w:val="en-CA"/>
        </w:rPr>
        <w:t xml:space="preserve"> </w:t>
      </w:r>
    </w:p>
    <w:p w14:paraId="295DE145" w14:textId="2A32423E" w:rsidR="00CA64AF" w:rsidRPr="00E0473D" w:rsidRDefault="009F3D28" w:rsidP="00371E2D">
      <w:pPr>
        <w:ind w:firstLine="284"/>
        <w:jc w:val="left"/>
        <w:rPr>
          <w:rFonts w:cs="Times New Roman"/>
          <w:i/>
          <w:iCs/>
          <w:noProof w:val="0"/>
          <w:lang w:val="en-CA"/>
        </w:rPr>
      </w:pPr>
      <w:r>
        <w:rPr>
          <w:rFonts w:cs="Times New Roman"/>
          <w:noProof w:val="0"/>
          <w:lang w:val="en-CA"/>
        </w:rPr>
        <w:t xml:space="preserve">These marsh habitats possess a </w:t>
      </w:r>
      <w:r w:rsidR="00245A91">
        <w:rPr>
          <w:rFonts w:cs="Times New Roman"/>
          <w:noProof w:val="0"/>
          <w:lang w:val="en-CA"/>
        </w:rPr>
        <w:t>mixed diurnal and semi-diurnal tidal regime</w:t>
      </w:r>
      <w:r>
        <w:rPr>
          <w:rFonts w:cs="Times New Roman"/>
          <w:noProof w:val="0"/>
          <w:lang w:val="en-CA"/>
        </w:rPr>
        <w:t>,</w:t>
      </w:r>
      <w:r w:rsidR="00031493">
        <w:rPr>
          <w:rFonts w:cs="Times New Roman"/>
          <w:noProof w:val="0"/>
          <w:lang w:val="en-CA"/>
        </w:rPr>
        <w:t xml:space="preserve"> where the timing and amplitude of tides are influenced by </w:t>
      </w:r>
      <w:r>
        <w:rPr>
          <w:rFonts w:cs="Times New Roman"/>
          <w:noProof w:val="0"/>
          <w:lang w:val="en-CA"/>
        </w:rPr>
        <w:t xml:space="preserve">seasonal </w:t>
      </w:r>
      <w:r w:rsidR="00031493">
        <w:rPr>
          <w:rFonts w:cs="Times New Roman"/>
          <w:noProof w:val="0"/>
          <w:lang w:val="en-CA"/>
        </w:rPr>
        <w:t>river discharge and distance upriver</w:t>
      </w:r>
      <w:r w:rsidR="003B287A">
        <w:rPr>
          <w:rFonts w:cs="Times New Roman"/>
          <w:noProof w:val="0"/>
          <w:lang w:val="en-CA"/>
        </w:rPr>
        <w:t xml:space="preserve"> </w:t>
      </w:r>
      <w:r w:rsidR="00245A91">
        <w:rPr>
          <w:rFonts w:cs="Times New Roman"/>
          <w:noProof w:val="0"/>
          <w:lang w:val="en-CA"/>
        </w:rPr>
        <w:fldChar w:fldCharType="begin"/>
      </w:r>
      <w:r w:rsidR="00245A91">
        <w:rPr>
          <w:rFonts w:cs="Times New Roman"/>
          <w:noProof w:val="0"/>
          <w:lang w:val="en-CA"/>
        </w:rPr>
        <w:instrText xml:space="preserve"> ADDIN ZOTERO_ITEM CSL_CITATION {"citationID":"dNb7NizD","properties":{"formattedCitation":"(Ages &amp; Woollard 1976; Wu et al. 2022)","plainCitation":"(Ages &amp; Woollard 1976; Wu et al. 2022)","noteIndex":0},"citationItems":[{"id":1975,"uris":["http://zotero.org/users/6112721/items/S5GNXH7Q"],"itemData":{"id":1975,"type":"report","abstract":"The interaction between the tides in the Strait of Georgia and the discharge of the Fraser River is examined by a one-dimensional numerical model of the Fraser estuary. The model computes water surface elevations between the head of the tide water at Chilliwack and the mouth of the Fraser, including all four delta arms and Pitt Lake.","event-place":"Victoria, B.C.","genre":"Pacific Marine Science Report","language":"en","number":"76-5","page":"113","publisher":"Institute of Ocean Sciences, Patricia Bay","publisher-place":"Victoria, B.C.","source":"Zotero","title":"The tides in the Fraser Estuary","author":[{"family":"Ages","given":"Alard"},{"family":"Woollard","given":"Anne"}],"issued":{"date-parts":[["1976"]]}}},{"id":2143,"uris":["http://zotero.org/users/6112721/items/PAS3PPPM"],"itemData":{"id":2143,"type":"article-journal","abstract":"We investigated the tidal propagation in the Lower Fraser River (LFR) in British Columbia, Canada using observed water elevations, river discharge, and a hydrodynamic model. The observed water elevations and discharge are analyzed using a tidal analysis package called NS_Tide. The results indicate that the amplitudes of the two principal tides (lunar semidiurnal, M2, and luni-solar diurnal, K1) decrease from the river mouth to the upstream. The amplitudes in the high flow season (spring and summer) are lower than those in the low flow season (fall and winter). The amplitudes of the overtides and compound tides amplify from the downstream to the upstream in the low flow season; however, in the high flow season, the amplitudes only amplify in the lower part (0–35 km from the river mouth) and then decrease in the upper part (60–78 km from the river mouth). The temporal variation of tidal amplitudes are strongly correlated to the river discharge. Using the model results in 2013, we analyzed the momentum balance in the river channel and examined the significance of the Pitt River and Pitt Lake system. The momentum balance in the river channel is dominated by the balance between the pressure gradient and the bottom friction. The river-tide interaction plays an important role in the friction term in the lower part of the river channel, while the river flow explains most of the variability moving upstream. The system of the Pitt River and Pitt Lake is important for the tidal propagation in the river channel. Modelling tides without including this system systematically leads to significant inaccuracies of the tides in the river channel of the LFR.","container-title":"Estuarine, Coastal and Shelf Science","DOI":"10.1016/j.ecss.2021.107695","ISSN":"02727714","journalAbbreviation":"Estuarine, Coastal and Shelf Science","language":"en","page":"107695","source":"DOI.org (Crossref)","title":"Tidal propagation in the Lower Fraser River, British Columbia, Canada","volume":"264","author":[{"family":"Wu","given":"Yongsheng"},{"family":"Hannah","given":"Charles"},{"family":"Matte","given":"Pascal"},{"family":"O'Flaherty-Sproul","given":"Mitchell"},{"family":"Mo","given":"Ruping"},{"family":"Wang","given":"Xiaoyi"},{"family":"MacAulay","given":"Phillip"}],"issued":{"date-parts":[["2022",1]]}}}],"schema":"https://github.com/citation-style-language/schema/raw/master/csl-citation.json"} </w:instrText>
      </w:r>
      <w:r w:rsidR="00245A91">
        <w:rPr>
          <w:rFonts w:cs="Times New Roman"/>
          <w:noProof w:val="0"/>
          <w:lang w:val="en-CA"/>
        </w:rPr>
        <w:fldChar w:fldCharType="separate"/>
      </w:r>
      <w:r w:rsidR="00245A91">
        <w:rPr>
          <w:rFonts w:cs="Times New Roman"/>
          <w:lang w:val="en-CA"/>
        </w:rPr>
        <w:t>(Ages &amp; Woollard 1976; Wu et al. 2022)</w:t>
      </w:r>
      <w:r w:rsidR="00245A91">
        <w:rPr>
          <w:rFonts w:cs="Times New Roman"/>
          <w:noProof w:val="0"/>
          <w:lang w:val="en-CA"/>
        </w:rPr>
        <w:fldChar w:fldCharType="end"/>
      </w:r>
      <w:r w:rsidR="00245A91">
        <w:rPr>
          <w:rFonts w:cs="Times New Roman"/>
          <w:noProof w:val="0"/>
          <w:lang w:val="en-CA"/>
        </w:rPr>
        <w:t>.</w:t>
      </w:r>
      <w:r w:rsidR="00E5402F">
        <w:rPr>
          <w:rFonts w:cs="Times New Roman"/>
          <w:noProof w:val="0"/>
          <w:lang w:val="en-CA"/>
        </w:rPr>
        <w:t xml:space="preserve"> </w:t>
      </w:r>
      <w:r w:rsidR="00830747">
        <w:rPr>
          <w:rFonts w:cs="Times New Roman"/>
          <w:noProof w:val="0"/>
          <w:lang w:val="en-CA"/>
        </w:rPr>
        <w:t xml:space="preserve">The effects of salinity are </w:t>
      </w:r>
      <w:r>
        <w:rPr>
          <w:rFonts w:cs="Times New Roman"/>
          <w:noProof w:val="0"/>
          <w:lang w:val="en-CA"/>
        </w:rPr>
        <w:t>greatest</w:t>
      </w:r>
      <w:r w:rsidR="00830747">
        <w:rPr>
          <w:rFonts w:cs="Times New Roman"/>
          <w:noProof w:val="0"/>
          <w:lang w:val="en-CA"/>
        </w:rPr>
        <w:t xml:space="preserve"> at </w:t>
      </w:r>
      <w:r w:rsidR="00C40931">
        <w:rPr>
          <w:rFonts w:cs="Times New Roman"/>
          <w:noProof w:val="0"/>
          <w:lang w:val="en-CA"/>
        </w:rPr>
        <w:t xml:space="preserve">the </w:t>
      </w:r>
      <w:r w:rsidR="00E5402F">
        <w:rPr>
          <w:rFonts w:cs="Times New Roman"/>
          <w:noProof w:val="0"/>
          <w:lang w:val="en-CA"/>
        </w:rPr>
        <w:t>estuary</w:t>
      </w:r>
      <w:r w:rsidR="00031493">
        <w:rPr>
          <w:rFonts w:cs="Times New Roman"/>
          <w:noProof w:val="0"/>
          <w:lang w:val="en-CA"/>
        </w:rPr>
        <w:t xml:space="preserve"> mouth</w:t>
      </w:r>
      <w:r w:rsidR="00551585">
        <w:rPr>
          <w:rFonts w:cs="Times New Roman"/>
          <w:noProof w:val="0"/>
          <w:lang w:val="en-CA"/>
        </w:rPr>
        <w:t>, particularly</w:t>
      </w:r>
      <w:r w:rsidR="00564D5C">
        <w:rPr>
          <w:rFonts w:cs="Times New Roman"/>
          <w:noProof w:val="0"/>
          <w:lang w:val="en-CA"/>
        </w:rPr>
        <w:t xml:space="preserve"> in marshes isolated </w:t>
      </w:r>
      <w:r w:rsidR="000413CD">
        <w:rPr>
          <w:rFonts w:cs="Times New Roman"/>
          <w:noProof w:val="0"/>
          <w:lang w:val="en-CA"/>
        </w:rPr>
        <w:t>from river flows</w:t>
      </w:r>
      <w:r w:rsidR="002A1B3F">
        <w:rPr>
          <w:rFonts w:cs="Times New Roman"/>
          <w:noProof w:val="0"/>
          <w:lang w:val="en-CA"/>
        </w:rPr>
        <w:t xml:space="preserve"> by jetties</w:t>
      </w:r>
      <w:r w:rsidR="00E5402F">
        <w:rPr>
          <w:rFonts w:cs="Times New Roman"/>
          <w:noProof w:val="0"/>
          <w:lang w:val="en-CA"/>
        </w:rPr>
        <w:t xml:space="preserve">, </w:t>
      </w:r>
      <w:r>
        <w:rPr>
          <w:rFonts w:cs="Times New Roman"/>
          <w:noProof w:val="0"/>
          <w:lang w:val="en-CA"/>
        </w:rPr>
        <w:t>w</w:t>
      </w:r>
      <w:r w:rsidR="000F03E6">
        <w:rPr>
          <w:rFonts w:cs="Times New Roman"/>
          <w:noProof w:val="0"/>
          <w:lang w:val="en-CA"/>
        </w:rPr>
        <w:t>here</w:t>
      </w:r>
      <w:r>
        <w:rPr>
          <w:rFonts w:cs="Times New Roman"/>
          <w:noProof w:val="0"/>
          <w:lang w:val="en-CA"/>
        </w:rPr>
        <w:t xml:space="preserve"> soil pore water rang</w:t>
      </w:r>
      <w:r w:rsidR="000F03E6">
        <w:rPr>
          <w:rFonts w:cs="Times New Roman"/>
          <w:noProof w:val="0"/>
          <w:lang w:val="en-CA"/>
        </w:rPr>
        <w:t>es</w:t>
      </w:r>
      <w:r>
        <w:rPr>
          <w:rFonts w:cs="Times New Roman"/>
          <w:noProof w:val="0"/>
          <w:lang w:val="en-CA"/>
        </w:rPr>
        <w:t xml:space="preserve"> f</w:t>
      </w:r>
      <w:r w:rsidR="00830747">
        <w:rPr>
          <w:rFonts w:cs="Times New Roman"/>
          <w:noProof w:val="0"/>
          <w:lang w:val="en-CA"/>
        </w:rPr>
        <w:t xml:space="preserve">rom </w:t>
      </w:r>
      <w:r w:rsidR="00564D5C">
        <w:rPr>
          <w:rFonts w:cs="Times New Roman"/>
          <w:noProof w:val="0"/>
          <w:lang w:val="en-CA"/>
        </w:rPr>
        <w:t>approximately 3.5</w:t>
      </w:r>
      <w:r w:rsidR="00082BAF">
        <w:rPr>
          <w:rFonts w:cs="Times New Roman"/>
          <w:noProof w:val="0"/>
          <w:lang w:val="en-CA"/>
        </w:rPr>
        <w:t>–</w:t>
      </w:r>
      <w:r w:rsidR="00564D5C">
        <w:rPr>
          <w:rFonts w:cs="Times New Roman"/>
          <w:noProof w:val="0"/>
          <w:lang w:val="en-CA"/>
        </w:rPr>
        <w:t>15.5</w:t>
      </w:r>
      <w:r w:rsidR="00082BAF">
        <w:rPr>
          <w:rFonts w:cs="Times New Roman"/>
          <w:noProof w:val="0"/>
          <w:lang w:val="en-CA"/>
        </w:rPr>
        <w:t xml:space="preserve"> ppt</w:t>
      </w:r>
      <w:r w:rsidR="00564D5C">
        <w:rPr>
          <w:rFonts w:cs="Times New Roman"/>
          <w:noProof w:val="0"/>
          <w:lang w:val="en-CA"/>
        </w:rPr>
        <w:t xml:space="preserve"> during </w:t>
      </w:r>
      <w:r w:rsidR="008761D3">
        <w:rPr>
          <w:rFonts w:cs="Times New Roman"/>
          <w:noProof w:val="0"/>
          <w:lang w:val="en-CA"/>
        </w:rPr>
        <w:t xml:space="preserve">high river flows </w:t>
      </w:r>
      <w:r w:rsidR="00564D5C">
        <w:rPr>
          <w:rFonts w:cs="Times New Roman"/>
          <w:noProof w:val="0"/>
          <w:lang w:val="en-CA"/>
        </w:rPr>
        <w:fldChar w:fldCharType="begin"/>
      </w:r>
      <w:r w:rsidR="00564D5C">
        <w:rPr>
          <w:rFonts w:cs="Times New Roman"/>
          <w:noProof w:val="0"/>
          <w:lang w:val="en-CA"/>
        </w:rPr>
        <w:instrText xml:space="preserve"> ADDIN ZOTERO_ITEM CSL_CITATION {"citationID":"FmU6oLwo","properties":{"formattedCitation":"(Hutchinson 1982)","plainCitation":"(Hutchinson 1982)","noteIndex":0},"citationItems":[{"id":1551,"uris":["http://zotero.org/users/6112721/items/P5C7MJXZ"],"itemData":{"id":1551,"type":"article-journal","abstract":"A study of plant–environment relations was conducted on the foreshore marshes of Lulu Island in the Fraser River delta. Analysis of tidal records indicated that the marsh platform could be subdivided into three elevational zones: a low marsh dominated by Scirpus americanus and S. maritimus; a middle marsh dominated by Carex lyngbyei, Triglochin maritimum, and S. maritimus; and a high marsh community of Agrostis exarata, Potentilla pacifica, Distichlis spicata, and Typha latifolia. This is interpreted as a successional sequence. The low marsh experiences a maximum continuous submergence of 21–16 h, the middle marsh a maximum of 8 h, and the high marsh a maximum continuous exposure of &gt; 200 h. ANOVA results demonstrate the overwhelming importance of elevation (Typha, Potentilla, Distichlis) and elevation–salinity interactions (Scirpus spp., Carex, Agrostis) as controls on plant distribution. In addition substrate texture and moisture content are significantly associated with variations in species abundance. The Lulu Island marshes are floristically and ecologically similar to estuarine and deltaic marshes of Washington and Oregon. Variations in vegetation and successional pattern within this group are likely a function of fluvial regimes, which influence salinity and sediment characteristics.","container-title":"Canadian Journal of Botany","DOI":"10.1139/b82-061","ISSN":"0008-4026","issue":"4","journalAbbreviation":"Can. J. Bot.","language":"en","page":"452-462","source":"DOI.org (Crossref)","title":"Vegetation–environment relations in a brackish marsh, Lulu Island, Richmond, B.C.","volume":"60","author":[{"family":"Hutchinson","given":"I."}],"issued":{"date-parts":[["1982"]]}}}],"schema":"https://github.com/citation-style-language/schema/raw/master/csl-citation.json"} </w:instrText>
      </w:r>
      <w:r w:rsidR="00564D5C">
        <w:rPr>
          <w:rFonts w:cs="Times New Roman"/>
          <w:noProof w:val="0"/>
          <w:lang w:val="en-CA"/>
        </w:rPr>
        <w:fldChar w:fldCharType="separate"/>
      </w:r>
      <w:r w:rsidR="00564D5C">
        <w:rPr>
          <w:rFonts w:cs="Times New Roman"/>
          <w:lang w:val="en-CA"/>
        </w:rPr>
        <w:t>(Hutchinson 1982)</w:t>
      </w:r>
      <w:r w:rsidR="00564D5C">
        <w:rPr>
          <w:rFonts w:cs="Times New Roman"/>
          <w:noProof w:val="0"/>
          <w:lang w:val="en-CA"/>
        </w:rPr>
        <w:fldChar w:fldCharType="end"/>
      </w:r>
      <w:r w:rsidR="004B6BEB">
        <w:rPr>
          <w:rFonts w:cs="Times New Roman"/>
          <w:noProof w:val="0"/>
          <w:lang w:val="en-CA"/>
        </w:rPr>
        <w:t>.</w:t>
      </w:r>
      <w:r w:rsidR="008761D3">
        <w:rPr>
          <w:rFonts w:cs="Times New Roman"/>
          <w:noProof w:val="0"/>
          <w:lang w:val="en-CA"/>
        </w:rPr>
        <w:t xml:space="preserve"> </w:t>
      </w:r>
      <w:r w:rsidR="000413CD">
        <w:rPr>
          <w:rFonts w:cs="Times New Roman"/>
          <w:noProof w:val="0"/>
          <w:lang w:val="en-CA"/>
        </w:rPr>
        <w:t>S</w:t>
      </w:r>
      <w:r w:rsidR="004E4679">
        <w:rPr>
          <w:rFonts w:cs="Times New Roman"/>
          <w:noProof w:val="0"/>
          <w:lang w:val="en-CA"/>
        </w:rPr>
        <w:t>altwater</w:t>
      </w:r>
      <w:r w:rsidR="008761D3">
        <w:rPr>
          <w:rFonts w:cs="Times New Roman"/>
          <w:noProof w:val="0"/>
          <w:lang w:val="en-CA"/>
        </w:rPr>
        <w:t xml:space="preserve"> intrusion</w:t>
      </w:r>
      <w:r w:rsidR="000413CD">
        <w:rPr>
          <w:rFonts w:cs="Times New Roman"/>
          <w:noProof w:val="0"/>
          <w:lang w:val="en-CA"/>
        </w:rPr>
        <w:t xml:space="preserve"> diminishes with d</w:t>
      </w:r>
      <w:r w:rsidR="004E4679">
        <w:rPr>
          <w:rFonts w:cs="Times New Roman"/>
          <w:noProof w:val="0"/>
          <w:lang w:val="en-CA"/>
        </w:rPr>
        <w:t>istance upriver</w:t>
      </w:r>
      <w:r w:rsidR="002A1B3F">
        <w:rPr>
          <w:rFonts w:cs="Times New Roman"/>
          <w:noProof w:val="0"/>
          <w:lang w:val="en-CA"/>
        </w:rPr>
        <w:t>, influenced primarily by tides and river discharge. During high river flows (mid-May to mid-August)</w:t>
      </w:r>
      <w:r w:rsidR="000413CD">
        <w:rPr>
          <w:rFonts w:cs="Times New Roman"/>
          <w:noProof w:val="0"/>
          <w:lang w:val="en-CA"/>
        </w:rPr>
        <w:t xml:space="preserve"> surface waters </w:t>
      </w:r>
      <w:r w:rsidR="00551585">
        <w:rPr>
          <w:rFonts w:cs="Times New Roman"/>
          <w:noProof w:val="0"/>
          <w:lang w:val="en-CA"/>
        </w:rPr>
        <w:t xml:space="preserve">are fresh </w:t>
      </w:r>
      <w:r w:rsidR="000F03E6">
        <w:rPr>
          <w:rFonts w:cs="Times New Roman"/>
          <w:noProof w:val="0"/>
          <w:lang w:val="en-CA"/>
        </w:rPr>
        <w:t xml:space="preserve">in most of the </w:t>
      </w:r>
      <w:r w:rsidR="00551585">
        <w:rPr>
          <w:rFonts w:cs="Times New Roman"/>
          <w:noProof w:val="0"/>
          <w:lang w:val="en-CA"/>
        </w:rPr>
        <w:t>study area</w:t>
      </w:r>
      <w:r w:rsidR="00670ED7">
        <w:rPr>
          <w:rFonts w:cs="Times New Roman"/>
          <w:noProof w:val="0"/>
          <w:lang w:val="en-CA"/>
        </w:rPr>
        <w:t>,</w:t>
      </w:r>
      <w:r w:rsidR="008761D3">
        <w:rPr>
          <w:rFonts w:cs="Times New Roman"/>
          <w:noProof w:val="0"/>
          <w:lang w:val="en-CA"/>
        </w:rPr>
        <w:t xml:space="preserve"> apart from</w:t>
      </w:r>
      <w:r w:rsidR="00CE4FF9">
        <w:rPr>
          <w:rFonts w:cs="Times New Roman"/>
          <w:noProof w:val="0"/>
          <w:lang w:val="en-CA"/>
        </w:rPr>
        <w:t xml:space="preserve"> the</w:t>
      </w:r>
      <w:r w:rsidR="008761D3">
        <w:rPr>
          <w:rFonts w:cs="Times New Roman"/>
          <w:noProof w:val="0"/>
          <w:lang w:val="en-CA"/>
        </w:rPr>
        <w:t xml:space="preserve"> </w:t>
      </w:r>
      <w:r w:rsidR="00C40931">
        <w:rPr>
          <w:rFonts w:cs="Times New Roman"/>
          <w:noProof w:val="0"/>
          <w:lang w:val="en-CA"/>
        </w:rPr>
        <w:t xml:space="preserve">isolated </w:t>
      </w:r>
      <w:r w:rsidR="00CE4FF9">
        <w:rPr>
          <w:rFonts w:cs="Times New Roman"/>
          <w:noProof w:val="0"/>
          <w:lang w:val="en-CA"/>
        </w:rPr>
        <w:t xml:space="preserve">habitats </w:t>
      </w:r>
      <w:r w:rsidR="008761D3">
        <w:rPr>
          <w:rFonts w:cs="Times New Roman"/>
          <w:noProof w:val="0"/>
          <w:lang w:val="en-CA"/>
        </w:rPr>
        <w:t>mentioned above</w:t>
      </w:r>
      <w:r w:rsidR="00C40931">
        <w:rPr>
          <w:rFonts w:cs="Times New Roman"/>
          <w:noProof w:val="0"/>
          <w:lang w:val="en-CA"/>
        </w:rPr>
        <w:t>. S</w:t>
      </w:r>
      <w:r w:rsidR="000F03E6">
        <w:rPr>
          <w:rFonts w:cs="Times New Roman"/>
          <w:noProof w:val="0"/>
          <w:lang w:val="en-CA"/>
        </w:rPr>
        <w:t xml:space="preserve">urface water salinity can reach </w:t>
      </w:r>
      <w:r w:rsidR="00551585">
        <w:rPr>
          <w:rFonts w:cs="Times New Roman"/>
          <w:noProof w:val="0"/>
          <w:lang w:val="en-CA"/>
        </w:rPr>
        <w:t xml:space="preserve">4.0 ppt </w:t>
      </w:r>
      <w:r w:rsidR="008761D3">
        <w:rPr>
          <w:rFonts w:cs="Times New Roman"/>
          <w:noProof w:val="0"/>
          <w:lang w:val="en-CA"/>
        </w:rPr>
        <w:t xml:space="preserve">approximately </w:t>
      </w:r>
      <w:r w:rsidR="00551585">
        <w:rPr>
          <w:rFonts w:cs="Times New Roman"/>
          <w:noProof w:val="0"/>
          <w:lang w:val="en-CA"/>
        </w:rPr>
        <w:t>10 km upstream</w:t>
      </w:r>
      <w:r w:rsidR="000F03E6">
        <w:rPr>
          <w:rFonts w:cs="Times New Roman"/>
          <w:noProof w:val="0"/>
          <w:lang w:val="en-CA"/>
        </w:rPr>
        <w:t xml:space="preserve"> </w:t>
      </w:r>
      <w:r w:rsidR="002A1B3F">
        <w:rPr>
          <w:rFonts w:cs="Times New Roman"/>
          <w:noProof w:val="0"/>
          <w:lang w:val="en-CA"/>
        </w:rPr>
        <w:t xml:space="preserve">during </w:t>
      </w:r>
      <w:r w:rsidR="00C40931">
        <w:rPr>
          <w:rFonts w:cs="Times New Roman"/>
          <w:noProof w:val="0"/>
          <w:lang w:val="en-CA"/>
        </w:rPr>
        <w:t>low-flow</w:t>
      </w:r>
      <w:r w:rsidR="002A1B3F">
        <w:rPr>
          <w:rFonts w:cs="Times New Roman"/>
          <w:noProof w:val="0"/>
          <w:lang w:val="en-CA"/>
        </w:rPr>
        <w:t xml:space="preserve"> winter months </w:t>
      </w:r>
      <w:r w:rsidR="001B5CF0">
        <w:rPr>
          <w:rFonts w:cs="Times New Roman"/>
          <w:noProof w:val="0"/>
          <w:lang w:val="en-CA"/>
        </w:rPr>
        <w:fldChar w:fldCharType="begin"/>
      </w:r>
      <w:r w:rsidR="00AB529D">
        <w:rPr>
          <w:rFonts w:cs="Times New Roman"/>
          <w:noProof w:val="0"/>
          <w:lang w:val="en-CA"/>
        </w:rPr>
        <w:instrText xml:space="preserve"> ADDIN ZOTERO_ITEM CSL_CITATION {"citationID":"zoX26bQB","properties":{"formattedCitation":"(Ages &amp; Woollard 1994; Adams &amp; Williams 2004)","plainCitation":"(Ages &amp; Woollard 1994; Adams &amp; Williams 2004)","noteIndex":0},"citationItems":[{"id":2141,"uris":["http://zotero.org/users/6112721/items/5UWA6UY2"],"itemData":{"id":2141,"type":"report","collection-title":"Canadian Data Report of Hydrography and Ocean Sciences","number":"133","page":"239","source":"FS 97-16/133","title":"The salinity intrusion in the Fraser River: observations of salinities, temperatures and currents by profiles and bottom time series 1988, 1989","author":[{"family":"Ages","given":"A.B."},{"family":"Woollard","given":"A.L."}],"issued":{"date-parts":[["1994"]]}}},{"id":886,"uris":["http://zotero.org/users/6112721/items/KKDSKZWG"],"itemData":{"id":886,"type":"chapter","abstract":"Tidal marshes support important habitat for the fish and wildlife of the Fraser River estuary.\nThe presence and distribution of plant species within these marshes are governed by salinity and tidal inundation.\nThese parameters are in turn related to the location ofthe salt wedge within the estuary. Distinct salt-,\nbrackish-, and fresh-marsh species assemblages occur throughout the estuary as a result of these influences.\nPast human activities have resulted in the net loss of tidal marsh, impacting the estuary's ability to\nsustain fish and wildlife.\nTidal-marsh creation is a technical tool to achieve environmentally sustainable development within the\nestuary. Early marsh-creation efforts achieved limited success. Deficiencies in project performance were\nprimarily a result of poor quality assurance and control during site preparation and planting. Recent efforts\nhave achieved excellent success in establishing tidal marshes through an intense focus on compliance with\nsound design criteria.","collection-title":"Geological Survey of Canada, Bulletin","container-title":"Fraser River Delta, British Columbia: Issues of an Urban Estuary","language":"en","note":"DOI: 10.4095/215772","page":"147-172","source":"DOI.org (Crossref)","title":"Tidal marshes of the Fraser River estuary: composition, structure, and a history of marsh creation efforts to 1997","title-short":"Fraser River Delta, British Columbia","volume":"567","author":[{"family":"Adams","given":"M A"},{"family":"Williams","given":"G L"}],"editor":[{"family":"Groulx","given":"D C"},{"family":"Luternauer","given":"J L"},{"family":"Bilderback","given":"D E"}],"accessed":{"date-parts":[["2021",9,7]]},"issued":{"date-parts":[["2004"]]}}}],"schema":"https://github.com/citation-style-language/schema/raw/master/csl-citation.json"} </w:instrText>
      </w:r>
      <w:r w:rsidR="001B5CF0">
        <w:rPr>
          <w:rFonts w:cs="Times New Roman"/>
          <w:noProof w:val="0"/>
          <w:lang w:val="en-CA"/>
        </w:rPr>
        <w:fldChar w:fldCharType="separate"/>
      </w:r>
      <w:r w:rsidR="00AB529D">
        <w:rPr>
          <w:rFonts w:cs="Times New Roman"/>
          <w:lang w:val="en-CA"/>
        </w:rPr>
        <w:t>(Ages &amp; Woollard 1994; Adams &amp; Williams 2004)</w:t>
      </w:r>
      <w:r w:rsidR="001B5CF0">
        <w:rPr>
          <w:rFonts w:cs="Times New Roman"/>
          <w:noProof w:val="0"/>
          <w:lang w:val="en-CA"/>
        </w:rPr>
        <w:fldChar w:fldCharType="end"/>
      </w:r>
      <w:r w:rsidR="00551585">
        <w:rPr>
          <w:rFonts w:cs="Times New Roman"/>
          <w:noProof w:val="0"/>
          <w:lang w:val="en-CA"/>
        </w:rPr>
        <w:t>.</w:t>
      </w:r>
      <w:r w:rsidR="004E4679">
        <w:rPr>
          <w:rFonts w:cs="Times New Roman"/>
          <w:noProof w:val="0"/>
          <w:lang w:val="en-CA"/>
        </w:rPr>
        <w:t xml:space="preserve"> </w:t>
      </w:r>
      <w:r w:rsidR="00993F9A">
        <w:rPr>
          <w:rFonts w:cs="Times New Roman"/>
          <w:noProof w:val="0"/>
          <w:lang w:val="en-CA"/>
        </w:rPr>
        <w:t xml:space="preserve">The </w:t>
      </w:r>
      <w:r w:rsidR="00551585">
        <w:rPr>
          <w:rFonts w:cs="Times New Roman"/>
          <w:noProof w:val="0"/>
          <w:lang w:val="en-CA"/>
        </w:rPr>
        <w:t>co</w:t>
      </w:r>
      <w:r w:rsidR="00993F9A">
        <w:rPr>
          <w:rFonts w:cs="Times New Roman"/>
          <w:noProof w:val="0"/>
          <w:lang w:val="en-CA"/>
        </w:rPr>
        <w:t>mposition of d</w:t>
      </w:r>
      <w:r w:rsidR="00371E2D">
        <w:rPr>
          <w:rFonts w:cs="Times New Roman"/>
          <w:noProof w:val="0"/>
          <w:lang w:val="en-CA"/>
        </w:rPr>
        <w:t>ominant vegetation in the estuary reflects these environmental differences</w:t>
      </w:r>
      <w:r w:rsidR="00993F9A">
        <w:rPr>
          <w:rFonts w:cs="Times New Roman"/>
          <w:noProof w:val="0"/>
          <w:lang w:val="en-CA"/>
        </w:rPr>
        <w:t xml:space="preserve">. </w:t>
      </w:r>
      <w:r w:rsidR="002A1B3F">
        <w:rPr>
          <w:rFonts w:cs="Times New Roman"/>
          <w:noProof w:val="0"/>
          <w:lang w:val="en-CA"/>
        </w:rPr>
        <w:t>Species with high relative salt tolerance</w:t>
      </w:r>
      <w:r w:rsidR="00E0473D">
        <w:rPr>
          <w:rFonts w:cs="Times New Roman"/>
          <w:noProof w:val="0"/>
          <w:lang w:val="en-CA"/>
        </w:rPr>
        <w:t xml:space="preserve"> </w:t>
      </w:r>
      <w:r w:rsidR="00993F9A">
        <w:rPr>
          <w:rFonts w:cs="Times New Roman"/>
          <w:noProof w:val="0"/>
          <w:lang w:val="en-CA"/>
        </w:rPr>
        <w:t xml:space="preserve">such as </w:t>
      </w:r>
      <w:r w:rsidR="00A5529E">
        <w:rPr>
          <w:rFonts w:cs="Times New Roman"/>
          <w:noProof w:val="0"/>
          <w:lang w:val="en-CA"/>
        </w:rPr>
        <w:t>three-square bulrush</w:t>
      </w:r>
      <w:r w:rsidR="00A5529E">
        <w:rPr>
          <w:rFonts w:cs="Times New Roman"/>
          <w:i/>
          <w:iCs/>
          <w:noProof w:val="0"/>
          <w:lang w:val="en-CA"/>
        </w:rPr>
        <w:t xml:space="preserve"> </w:t>
      </w:r>
      <w:r w:rsidR="00A5529E" w:rsidRPr="00A5529E">
        <w:rPr>
          <w:rFonts w:cs="Times New Roman"/>
          <w:noProof w:val="0"/>
          <w:lang w:val="en-CA"/>
        </w:rPr>
        <w:t>(</w:t>
      </w:r>
      <w:r w:rsidR="00E0473D">
        <w:rPr>
          <w:rFonts w:cs="Times New Roman"/>
          <w:i/>
          <w:iCs/>
          <w:noProof w:val="0"/>
          <w:lang w:val="en-CA"/>
        </w:rPr>
        <w:t xml:space="preserve">Schoenoplectus </w:t>
      </w:r>
      <w:proofErr w:type="spellStart"/>
      <w:r w:rsidR="00E0473D">
        <w:rPr>
          <w:rFonts w:cs="Times New Roman"/>
          <w:i/>
          <w:iCs/>
          <w:noProof w:val="0"/>
          <w:lang w:val="en-CA"/>
        </w:rPr>
        <w:t>pungens</w:t>
      </w:r>
      <w:proofErr w:type="spellEnd"/>
      <w:r w:rsidR="00993F9A">
        <w:rPr>
          <w:rFonts w:cs="Times New Roman"/>
          <w:noProof w:val="0"/>
          <w:lang w:val="en-CA"/>
        </w:rPr>
        <w:t xml:space="preserve">), </w:t>
      </w:r>
      <w:r w:rsidR="00A5529E">
        <w:rPr>
          <w:rFonts w:cs="Times New Roman"/>
          <w:noProof w:val="0"/>
          <w:lang w:val="en-CA"/>
        </w:rPr>
        <w:t>seacoast bulrush (</w:t>
      </w:r>
      <w:proofErr w:type="spellStart"/>
      <w:r w:rsidR="00993F9A">
        <w:rPr>
          <w:rFonts w:cs="Times New Roman"/>
          <w:i/>
          <w:iCs/>
          <w:noProof w:val="0"/>
          <w:lang w:val="en-CA"/>
        </w:rPr>
        <w:t>Bolboschoenus</w:t>
      </w:r>
      <w:proofErr w:type="spellEnd"/>
      <w:r w:rsidR="00993F9A">
        <w:rPr>
          <w:rFonts w:cs="Times New Roman"/>
          <w:i/>
          <w:iCs/>
          <w:noProof w:val="0"/>
          <w:lang w:val="en-CA"/>
        </w:rPr>
        <w:t xml:space="preserve"> maritimus</w:t>
      </w:r>
      <w:r w:rsidR="00A5529E">
        <w:rPr>
          <w:rFonts w:cs="Times New Roman"/>
          <w:noProof w:val="0"/>
          <w:lang w:val="en-CA"/>
        </w:rPr>
        <w:t>),</w:t>
      </w:r>
      <w:r w:rsidR="00993F9A">
        <w:rPr>
          <w:rFonts w:cs="Times New Roman"/>
          <w:noProof w:val="0"/>
          <w:lang w:val="en-CA"/>
        </w:rPr>
        <w:t xml:space="preserve"> and </w:t>
      </w:r>
      <w:r w:rsidR="00A5529E">
        <w:rPr>
          <w:rFonts w:cs="Times New Roman"/>
          <w:noProof w:val="0"/>
          <w:lang w:val="en-CA"/>
        </w:rPr>
        <w:t>salt grass (</w:t>
      </w:r>
      <w:proofErr w:type="spellStart"/>
      <w:r w:rsidR="00993F9A">
        <w:rPr>
          <w:rFonts w:cs="Times New Roman"/>
          <w:i/>
          <w:iCs/>
          <w:noProof w:val="0"/>
          <w:lang w:val="en-CA"/>
        </w:rPr>
        <w:t>Distichilis</w:t>
      </w:r>
      <w:proofErr w:type="spellEnd"/>
      <w:r w:rsidR="00993F9A">
        <w:rPr>
          <w:rFonts w:cs="Times New Roman"/>
          <w:i/>
          <w:iCs/>
          <w:noProof w:val="0"/>
          <w:lang w:val="en-CA"/>
        </w:rPr>
        <w:t xml:space="preserve"> </w:t>
      </w:r>
      <w:proofErr w:type="spellStart"/>
      <w:r w:rsidR="00993F9A">
        <w:rPr>
          <w:rFonts w:cs="Times New Roman"/>
          <w:i/>
          <w:iCs/>
          <w:noProof w:val="0"/>
          <w:lang w:val="en-CA"/>
        </w:rPr>
        <w:t>spicant</w:t>
      </w:r>
      <w:proofErr w:type="spellEnd"/>
      <w:r w:rsidR="00A5529E" w:rsidRPr="00A5529E">
        <w:rPr>
          <w:rFonts w:cs="Times New Roman"/>
          <w:noProof w:val="0"/>
          <w:lang w:val="en-CA"/>
        </w:rPr>
        <w:t>)</w:t>
      </w:r>
      <w:r w:rsidR="00993F9A">
        <w:rPr>
          <w:rFonts w:cs="Times New Roman"/>
          <w:i/>
          <w:iCs/>
          <w:noProof w:val="0"/>
          <w:lang w:val="en-CA"/>
        </w:rPr>
        <w:t xml:space="preserve"> </w:t>
      </w:r>
      <w:r w:rsidR="00E0473D">
        <w:rPr>
          <w:rFonts w:cs="Times New Roman"/>
          <w:noProof w:val="0"/>
          <w:lang w:val="en-CA"/>
        </w:rPr>
        <w:t>domina</w:t>
      </w:r>
      <w:r w:rsidR="00993F9A">
        <w:rPr>
          <w:rFonts w:cs="Times New Roman"/>
          <w:noProof w:val="0"/>
          <w:lang w:val="en-CA"/>
        </w:rPr>
        <w:t>te</w:t>
      </w:r>
      <w:r w:rsidR="00E0473D">
        <w:rPr>
          <w:rFonts w:cs="Times New Roman"/>
          <w:noProof w:val="0"/>
          <w:lang w:val="en-CA"/>
        </w:rPr>
        <w:t xml:space="preserve"> </w:t>
      </w:r>
      <w:r w:rsidR="00993F9A">
        <w:rPr>
          <w:rFonts w:cs="Times New Roman"/>
          <w:noProof w:val="0"/>
          <w:lang w:val="en-CA"/>
        </w:rPr>
        <w:t xml:space="preserve">significant </w:t>
      </w:r>
      <w:r w:rsidR="002A1B3F">
        <w:rPr>
          <w:rFonts w:cs="Times New Roman"/>
          <w:noProof w:val="0"/>
          <w:lang w:val="en-CA"/>
        </w:rPr>
        <w:t xml:space="preserve">portions </w:t>
      </w:r>
      <w:r w:rsidR="00993F9A">
        <w:rPr>
          <w:rFonts w:cs="Times New Roman"/>
          <w:noProof w:val="0"/>
          <w:lang w:val="en-CA"/>
        </w:rPr>
        <w:t xml:space="preserve">of the </w:t>
      </w:r>
      <w:r w:rsidR="00E0473D">
        <w:rPr>
          <w:rFonts w:cs="Times New Roman"/>
          <w:noProof w:val="0"/>
          <w:lang w:val="en-CA"/>
        </w:rPr>
        <w:t>estuary</w:t>
      </w:r>
      <w:r w:rsidR="00993F9A">
        <w:rPr>
          <w:rFonts w:cs="Times New Roman"/>
          <w:noProof w:val="0"/>
          <w:lang w:val="en-CA"/>
        </w:rPr>
        <w:t xml:space="preserve"> leading edge</w:t>
      </w:r>
      <w:r w:rsidR="00CE4FF9">
        <w:rPr>
          <w:rFonts w:cs="Times New Roman"/>
          <w:noProof w:val="0"/>
          <w:lang w:val="en-CA"/>
        </w:rPr>
        <w:t>. T</w:t>
      </w:r>
      <w:r w:rsidR="000F03E6">
        <w:rPr>
          <w:rFonts w:cs="Times New Roman"/>
          <w:noProof w:val="0"/>
          <w:lang w:val="en-CA"/>
        </w:rPr>
        <w:t xml:space="preserve">he </w:t>
      </w:r>
      <w:r w:rsidR="004B6BEB">
        <w:rPr>
          <w:rFonts w:cs="Times New Roman"/>
          <w:noProof w:val="0"/>
          <w:lang w:val="en-CA"/>
        </w:rPr>
        <w:t>oligohaline</w:t>
      </w:r>
      <w:r w:rsidR="00165C9B">
        <w:rPr>
          <w:rFonts w:cs="Times New Roman"/>
          <w:noProof w:val="0"/>
          <w:lang w:val="en-CA"/>
        </w:rPr>
        <w:t xml:space="preserve">-associated </w:t>
      </w:r>
      <w:r w:rsidR="00993F9A">
        <w:rPr>
          <w:rFonts w:cs="Times New Roman"/>
          <w:noProof w:val="0"/>
          <w:lang w:val="en-CA"/>
        </w:rPr>
        <w:t>Lyngbye’s sedge</w:t>
      </w:r>
      <w:r w:rsidR="00A5529E">
        <w:rPr>
          <w:rFonts w:cs="Times New Roman"/>
          <w:noProof w:val="0"/>
          <w:lang w:val="en-CA"/>
        </w:rPr>
        <w:t xml:space="preserve"> (</w:t>
      </w:r>
      <w:r w:rsidR="00A5529E">
        <w:rPr>
          <w:rFonts w:cs="Times New Roman"/>
          <w:i/>
          <w:iCs/>
          <w:noProof w:val="0"/>
          <w:lang w:val="en-CA"/>
        </w:rPr>
        <w:t>Carex lyngbyei</w:t>
      </w:r>
      <w:r w:rsidR="00A5529E">
        <w:rPr>
          <w:rFonts w:cs="Times New Roman"/>
          <w:noProof w:val="0"/>
          <w:lang w:val="en-CA"/>
        </w:rPr>
        <w:t>)</w:t>
      </w:r>
      <w:r w:rsidR="000F03E6">
        <w:rPr>
          <w:rFonts w:cs="Times New Roman"/>
          <w:noProof w:val="0"/>
          <w:lang w:val="en-CA"/>
        </w:rPr>
        <w:t xml:space="preserve"> dominates much of the remaining study area</w:t>
      </w:r>
      <w:r w:rsidR="00993F9A">
        <w:rPr>
          <w:rFonts w:cs="Times New Roman"/>
          <w:noProof w:val="0"/>
          <w:lang w:val="en-CA"/>
        </w:rPr>
        <w:t>, a</w:t>
      </w:r>
      <w:r w:rsidR="00082BAF">
        <w:rPr>
          <w:rFonts w:cs="Times New Roman"/>
          <w:noProof w:val="0"/>
          <w:lang w:val="en-CA"/>
        </w:rPr>
        <w:t xml:space="preserve">long with </w:t>
      </w:r>
      <w:r w:rsidR="00993F9A">
        <w:rPr>
          <w:rFonts w:cs="Times New Roman"/>
          <w:noProof w:val="0"/>
          <w:lang w:val="en-CA"/>
        </w:rPr>
        <w:t xml:space="preserve">other </w:t>
      </w:r>
      <w:proofErr w:type="gramStart"/>
      <w:r w:rsidR="00993F9A">
        <w:rPr>
          <w:rFonts w:cs="Times New Roman"/>
          <w:noProof w:val="0"/>
          <w:lang w:val="en-CA"/>
        </w:rPr>
        <w:t>locally-abundant</w:t>
      </w:r>
      <w:proofErr w:type="gramEnd"/>
      <w:r w:rsidR="00993F9A">
        <w:rPr>
          <w:rFonts w:cs="Times New Roman"/>
          <w:noProof w:val="0"/>
          <w:lang w:val="en-CA"/>
        </w:rPr>
        <w:t xml:space="preserve"> species such as soft-stem</w:t>
      </w:r>
      <w:r w:rsidR="00165C9B">
        <w:rPr>
          <w:rFonts w:cs="Times New Roman"/>
          <w:noProof w:val="0"/>
          <w:lang w:val="en-CA"/>
        </w:rPr>
        <w:t>med</w:t>
      </w:r>
      <w:r w:rsidR="00993F9A">
        <w:rPr>
          <w:rFonts w:cs="Times New Roman"/>
          <w:noProof w:val="0"/>
          <w:lang w:val="en-CA"/>
        </w:rPr>
        <w:t xml:space="preserve"> bulrush</w:t>
      </w:r>
      <w:r w:rsidR="00A5529E">
        <w:rPr>
          <w:rFonts w:cs="Times New Roman"/>
          <w:noProof w:val="0"/>
          <w:lang w:val="en-CA"/>
        </w:rPr>
        <w:t xml:space="preserve"> (</w:t>
      </w:r>
      <w:r w:rsidR="00A5529E">
        <w:rPr>
          <w:rFonts w:cs="Times New Roman"/>
          <w:i/>
          <w:iCs/>
          <w:noProof w:val="0"/>
          <w:lang w:val="en-CA"/>
        </w:rPr>
        <w:t xml:space="preserve">Schoenoplectus </w:t>
      </w:r>
      <w:proofErr w:type="spellStart"/>
      <w:r w:rsidR="00A5529E">
        <w:rPr>
          <w:rFonts w:cs="Times New Roman"/>
          <w:i/>
          <w:iCs/>
          <w:noProof w:val="0"/>
          <w:lang w:val="en-CA"/>
        </w:rPr>
        <w:t>tabernaemontani</w:t>
      </w:r>
      <w:proofErr w:type="spellEnd"/>
      <w:r w:rsidR="00A5529E" w:rsidRPr="00A5529E">
        <w:rPr>
          <w:rFonts w:cs="Times New Roman"/>
          <w:noProof w:val="0"/>
          <w:lang w:val="en-CA"/>
        </w:rPr>
        <w:t>)</w:t>
      </w:r>
      <w:r w:rsidR="00C745A9">
        <w:rPr>
          <w:rFonts w:cs="Times New Roman"/>
          <w:noProof w:val="0"/>
          <w:lang w:val="en-CA"/>
        </w:rPr>
        <w:t xml:space="preserve">, </w:t>
      </w:r>
      <w:r w:rsidR="000D7914">
        <w:rPr>
          <w:rFonts w:cs="Times New Roman"/>
          <w:noProof w:val="0"/>
          <w:lang w:val="en-CA"/>
        </w:rPr>
        <w:t>common spike-rush</w:t>
      </w:r>
      <w:r w:rsidR="00A5529E">
        <w:rPr>
          <w:rFonts w:cs="Times New Roman"/>
          <w:noProof w:val="0"/>
          <w:lang w:val="en-CA"/>
        </w:rPr>
        <w:t xml:space="preserve"> (</w:t>
      </w:r>
      <w:r w:rsidR="00A5529E">
        <w:rPr>
          <w:rFonts w:cs="Times New Roman"/>
          <w:i/>
          <w:iCs/>
          <w:noProof w:val="0"/>
          <w:lang w:val="en-CA"/>
        </w:rPr>
        <w:t>Eleocharis palustris</w:t>
      </w:r>
      <w:r w:rsidR="00A5529E" w:rsidRPr="00A5529E">
        <w:rPr>
          <w:rFonts w:cs="Times New Roman"/>
          <w:noProof w:val="0"/>
          <w:lang w:val="en-CA"/>
        </w:rPr>
        <w:t>)</w:t>
      </w:r>
      <w:r w:rsidR="000D7914">
        <w:rPr>
          <w:rFonts w:cs="Times New Roman"/>
          <w:noProof w:val="0"/>
          <w:lang w:val="en-CA"/>
        </w:rPr>
        <w:t xml:space="preserve">, </w:t>
      </w:r>
      <w:r w:rsidR="00C745A9">
        <w:rPr>
          <w:rFonts w:cs="Times New Roman"/>
          <w:noProof w:val="0"/>
          <w:lang w:val="en-CA"/>
        </w:rPr>
        <w:t>reed</w:t>
      </w:r>
      <w:r w:rsidR="00A5529E">
        <w:rPr>
          <w:rFonts w:cs="Times New Roman"/>
          <w:noProof w:val="0"/>
          <w:lang w:val="en-CA"/>
        </w:rPr>
        <w:t xml:space="preserve"> canarygrass</w:t>
      </w:r>
      <w:r w:rsidR="00C745A9">
        <w:rPr>
          <w:rFonts w:cs="Times New Roman"/>
          <w:noProof w:val="0"/>
          <w:lang w:val="en-CA"/>
        </w:rPr>
        <w:t xml:space="preserve"> </w:t>
      </w:r>
      <w:r w:rsidR="00A5529E">
        <w:rPr>
          <w:rFonts w:cs="Times New Roman"/>
          <w:noProof w:val="0"/>
          <w:lang w:val="en-CA"/>
        </w:rPr>
        <w:t>(</w:t>
      </w:r>
      <w:r w:rsidR="00C745A9">
        <w:rPr>
          <w:rFonts w:cs="Times New Roman"/>
          <w:i/>
          <w:iCs/>
          <w:noProof w:val="0"/>
          <w:lang w:val="en-CA"/>
        </w:rPr>
        <w:t>Phalaris arundinacea</w:t>
      </w:r>
      <w:r w:rsidR="00A5529E">
        <w:rPr>
          <w:rFonts w:cs="Times New Roman"/>
          <w:noProof w:val="0"/>
          <w:lang w:val="en-CA"/>
        </w:rPr>
        <w:t xml:space="preserve">) and </w:t>
      </w:r>
      <w:r w:rsidR="00A5529E">
        <w:rPr>
          <w:rFonts w:cs="Times New Roman"/>
          <w:i/>
          <w:iCs/>
          <w:noProof w:val="0"/>
          <w:lang w:val="en-CA"/>
        </w:rPr>
        <w:t>T. latifolia</w:t>
      </w:r>
      <w:r w:rsidR="00993F9A">
        <w:rPr>
          <w:rFonts w:cs="Times New Roman"/>
          <w:i/>
          <w:iCs/>
          <w:noProof w:val="0"/>
          <w:lang w:val="en-CA"/>
        </w:rPr>
        <w:t>.</w:t>
      </w:r>
    </w:p>
    <w:p w14:paraId="4B460376" w14:textId="1E42C947" w:rsidR="00603701" w:rsidRPr="00247A13" w:rsidDel="00603701" w:rsidRDefault="00F66E4C" w:rsidP="007C3CD7">
      <w:pPr>
        <w:ind w:firstLine="284"/>
        <w:jc w:val="left"/>
        <w:rPr>
          <w:del w:id="234" w:author="Daniel Stewart" w:date="2022-03-15T15:33:00Z"/>
          <w:rFonts w:cs="Times New Roman"/>
          <w:noProof w:val="0"/>
          <w:lang w:val="en-CA"/>
        </w:rPr>
      </w:pPr>
      <w:del w:id="235" w:author="Daniel Stewart" w:date="2022-03-15T20:07:00Z">
        <w:r w:rsidRPr="00247A13" w:rsidDel="000229C2">
          <w:rPr>
            <w:rFonts w:cs="Times New Roman"/>
            <w:noProof w:val="0"/>
            <w:lang w:val="en-CA"/>
          </w:rPr>
          <w:lastRenderedPageBreak/>
          <w:delText xml:space="preserve">As a result of </w:delText>
        </w:r>
        <w:r w:rsidR="00F75DB8" w:rsidRPr="00247A13" w:rsidDel="000229C2">
          <w:rPr>
            <w:rFonts w:cs="Times New Roman"/>
            <w:noProof w:val="0"/>
            <w:lang w:val="en-CA"/>
          </w:rPr>
          <w:delText>urban and agricultural development</w:delText>
        </w:r>
        <w:r w:rsidRPr="00247A13" w:rsidDel="000229C2">
          <w:rPr>
            <w:rFonts w:cs="Times New Roman"/>
            <w:noProof w:val="0"/>
            <w:lang w:val="en-CA"/>
          </w:rPr>
          <w:delText>, t</w:delText>
        </w:r>
        <w:r w:rsidR="007807CA" w:rsidRPr="00247A13" w:rsidDel="000229C2">
          <w:rPr>
            <w:rFonts w:cs="Times New Roman"/>
            <w:noProof w:val="0"/>
            <w:lang w:val="en-CA"/>
          </w:rPr>
          <w:delText xml:space="preserve">he </w:delText>
        </w:r>
        <w:r w:rsidR="00714C91" w:rsidRPr="00247A13" w:rsidDel="000229C2">
          <w:rPr>
            <w:rFonts w:cs="Times New Roman"/>
            <w:noProof w:val="0"/>
            <w:lang w:val="en-CA"/>
          </w:rPr>
          <w:delText>FRE</w:delText>
        </w:r>
        <w:r w:rsidR="00E977BC" w:rsidRPr="00247A13" w:rsidDel="000229C2">
          <w:rPr>
            <w:rFonts w:cs="Times New Roman"/>
            <w:noProof w:val="0"/>
            <w:lang w:val="en-CA"/>
          </w:rPr>
          <w:delText xml:space="preserve"> </w:delText>
        </w:r>
        <w:r w:rsidR="007807CA" w:rsidRPr="00247A13" w:rsidDel="000229C2">
          <w:rPr>
            <w:rFonts w:cs="Times New Roman"/>
            <w:noProof w:val="0"/>
            <w:lang w:val="en-CA"/>
          </w:rPr>
          <w:delText xml:space="preserve">has experienced wetland losses of 70-90% since European settlement </w:delText>
        </w:r>
        <w:bookmarkStart w:id="236" w:name="ZOTERO_BREF_vu2jBouAQZ8D"/>
        <w:r w:rsidR="003A7D77" w:rsidRPr="00247A13" w:rsidDel="000229C2">
          <w:rPr>
            <w:rFonts w:cs="Times New Roman"/>
          </w:rPr>
          <w:delText>(Hoos &amp; Packman 1974; Boyle 1997)</w:delText>
        </w:r>
        <w:bookmarkEnd w:id="236"/>
        <w:r w:rsidR="007807CA" w:rsidRPr="00247A13" w:rsidDel="000229C2">
          <w:rPr>
            <w:rFonts w:cs="Times New Roman"/>
            <w:noProof w:val="0"/>
            <w:lang w:val="en-CA"/>
          </w:rPr>
          <w:delText>. Remnant marsh habitats,</w:delText>
        </w:r>
        <w:r w:rsidR="00E977BC" w:rsidRPr="00247A13" w:rsidDel="000229C2">
          <w:rPr>
            <w:rFonts w:cs="Times New Roman"/>
            <w:noProof w:val="0"/>
            <w:lang w:val="en-CA"/>
          </w:rPr>
          <w:delText xml:space="preserve"> </w:delText>
        </w:r>
        <w:r w:rsidR="00AC308C" w:rsidRPr="00247A13" w:rsidDel="000229C2">
          <w:rPr>
            <w:rFonts w:cs="Times New Roman"/>
            <w:noProof w:val="0"/>
            <w:lang w:val="en-CA"/>
          </w:rPr>
          <w:delText xml:space="preserve">approximately 70% of which </w:delText>
        </w:r>
        <w:r w:rsidR="000B0C64" w:rsidRPr="00247A13" w:rsidDel="000229C2">
          <w:rPr>
            <w:rFonts w:cs="Times New Roman"/>
            <w:noProof w:val="0"/>
            <w:lang w:val="en-CA"/>
          </w:rPr>
          <w:delText>are</w:delText>
        </w:r>
        <w:r w:rsidR="00AC308C" w:rsidRPr="00247A13" w:rsidDel="000229C2">
          <w:rPr>
            <w:rFonts w:cs="Times New Roman"/>
            <w:noProof w:val="0"/>
            <w:lang w:val="en-CA"/>
          </w:rPr>
          <w:delText xml:space="preserve"> now</w:delText>
        </w:r>
        <w:r w:rsidR="00E977BC" w:rsidRPr="00247A13" w:rsidDel="000229C2">
          <w:rPr>
            <w:rFonts w:cs="Times New Roman"/>
            <w:noProof w:val="0"/>
            <w:lang w:val="en-CA"/>
          </w:rPr>
          <w:delText xml:space="preserve"> protected by governments</w:delText>
        </w:r>
        <w:r w:rsidR="003E3854" w:rsidRPr="00247A13" w:rsidDel="000229C2">
          <w:rPr>
            <w:rFonts w:cs="Times New Roman"/>
            <w:noProof w:val="0"/>
            <w:lang w:val="en-CA"/>
          </w:rPr>
          <w:delText xml:space="preserve"> </w:delText>
        </w:r>
        <w:r w:rsidR="00E977BC" w:rsidRPr="00247A13" w:rsidDel="000229C2">
          <w:rPr>
            <w:rFonts w:cs="Times New Roman"/>
            <w:noProof w:val="0"/>
            <w:lang w:val="en-CA"/>
          </w:rPr>
          <w:delText>and NGOs</w:delText>
        </w:r>
        <w:r w:rsidR="00DA21D8" w:rsidRPr="00247A13" w:rsidDel="000229C2">
          <w:rPr>
            <w:rFonts w:cs="Times New Roman"/>
            <w:noProof w:val="0"/>
            <w:lang w:val="en-CA"/>
          </w:rPr>
          <w:delText xml:space="preserve">, </w:delText>
        </w:r>
        <w:r w:rsidR="007807CA" w:rsidRPr="00247A13" w:rsidDel="000229C2">
          <w:rPr>
            <w:rFonts w:cs="Times New Roman"/>
            <w:noProof w:val="0"/>
            <w:lang w:val="en-CA"/>
          </w:rPr>
          <w:delText xml:space="preserve">continue to be degraded by a multitude of </w:delText>
        </w:r>
        <w:r w:rsidR="00E977BC" w:rsidRPr="00247A13" w:rsidDel="000229C2">
          <w:rPr>
            <w:rFonts w:cs="Times New Roman"/>
            <w:noProof w:val="0"/>
            <w:lang w:val="en-CA"/>
          </w:rPr>
          <w:delText xml:space="preserve">historical and emerging </w:delText>
        </w:r>
        <w:r w:rsidR="007807CA" w:rsidRPr="00247A13" w:rsidDel="000229C2">
          <w:rPr>
            <w:rFonts w:cs="Times New Roman"/>
            <w:noProof w:val="0"/>
            <w:lang w:val="en-CA"/>
          </w:rPr>
          <w:delText>threats, including invasive plants</w:delText>
        </w:r>
        <w:r w:rsidR="00146E13" w:rsidRPr="00247A13" w:rsidDel="000229C2">
          <w:rPr>
            <w:rFonts w:cs="Times New Roman"/>
            <w:noProof w:val="0"/>
            <w:lang w:val="en-CA"/>
          </w:rPr>
          <w:delText xml:space="preserve">, </w:delText>
        </w:r>
        <w:r w:rsidR="007807CA" w:rsidRPr="00247A13" w:rsidDel="000229C2">
          <w:rPr>
            <w:rFonts w:cs="Times New Roman"/>
            <w:noProof w:val="0"/>
            <w:lang w:val="en-CA"/>
          </w:rPr>
          <w:delText xml:space="preserve">sea level rise </w:delText>
        </w:r>
        <w:bookmarkStart w:id="237" w:name="ZOTERO_BREF_HCtQ5KktZoyA"/>
        <w:r w:rsidR="003A7D77" w:rsidRPr="00247A13" w:rsidDel="000229C2">
          <w:rPr>
            <w:rFonts w:cs="Times New Roman"/>
          </w:rPr>
          <w:delText>(Bornhold et al. 2008; Kirwan &amp; Murray 2008)</w:delText>
        </w:r>
        <w:bookmarkEnd w:id="237"/>
        <w:r w:rsidR="007807CA" w:rsidRPr="00247A13" w:rsidDel="000229C2">
          <w:rPr>
            <w:rFonts w:cs="Times New Roman"/>
            <w:noProof w:val="0"/>
            <w:lang w:val="en-CA"/>
          </w:rPr>
          <w:delText xml:space="preserve">, climate change </w:delText>
        </w:r>
        <w:bookmarkStart w:id="238" w:name="ZOTERO_BREF_cWV6Q4CSeLA0"/>
        <w:r w:rsidR="003A7D77" w:rsidRPr="00247A13" w:rsidDel="000229C2">
          <w:rPr>
            <w:rFonts w:cs="Times New Roman"/>
          </w:rPr>
          <w:delText>(Taylor 2004)</w:delText>
        </w:r>
        <w:bookmarkEnd w:id="238"/>
        <w:r w:rsidR="007807CA" w:rsidRPr="00247A13" w:rsidDel="000229C2">
          <w:rPr>
            <w:rFonts w:cs="Times New Roman"/>
            <w:noProof w:val="0"/>
            <w:lang w:val="en-CA"/>
          </w:rPr>
          <w:delText>, habitat loss</w:delText>
        </w:r>
        <w:r w:rsidR="003E3854" w:rsidRPr="00247A13" w:rsidDel="000229C2">
          <w:rPr>
            <w:rFonts w:cs="Times New Roman"/>
            <w:noProof w:val="0"/>
            <w:lang w:val="en-CA"/>
          </w:rPr>
          <w:delText xml:space="preserve"> </w:delText>
        </w:r>
        <w:bookmarkStart w:id="239" w:name="ZOTERO_BREF_PHHK58PLa9pE"/>
        <w:r w:rsidR="003A7D77" w:rsidRPr="00247A13" w:rsidDel="000229C2">
          <w:rPr>
            <w:rFonts w:cs="Times New Roman"/>
          </w:rPr>
          <w:delText>(Balke 2017)</w:delText>
        </w:r>
        <w:bookmarkEnd w:id="239"/>
        <w:r w:rsidR="007807CA" w:rsidRPr="00247A13" w:rsidDel="000229C2">
          <w:rPr>
            <w:rFonts w:cs="Times New Roman"/>
            <w:noProof w:val="0"/>
            <w:lang w:val="en-CA"/>
          </w:rPr>
          <w:delText xml:space="preserve">, habitat fragmentation, and </w:delText>
        </w:r>
        <w:r w:rsidR="00146E13" w:rsidRPr="00247A13" w:rsidDel="000229C2">
          <w:rPr>
            <w:rFonts w:cs="Times New Roman"/>
            <w:noProof w:val="0"/>
            <w:lang w:val="en-CA"/>
          </w:rPr>
          <w:delText xml:space="preserve">excessive </w:delText>
        </w:r>
        <w:r w:rsidR="007807CA" w:rsidRPr="00247A13" w:rsidDel="000229C2">
          <w:rPr>
            <w:rFonts w:cs="Times New Roman"/>
            <w:noProof w:val="0"/>
            <w:lang w:val="en-CA"/>
          </w:rPr>
          <w:delText>waterfowl</w:delText>
        </w:r>
        <w:r w:rsidR="00146E13" w:rsidRPr="00247A13" w:rsidDel="000229C2">
          <w:rPr>
            <w:rFonts w:cs="Times New Roman"/>
            <w:noProof w:val="0"/>
            <w:lang w:val="en-CA"/>
          </w:rPr>
          <w:delText xml:space="preserve"> herbivory</w:delText>
        </w:r>
        <w:r w:rsidR="007807CA" w:rsidRPr="00247A13" w:rsidDel="000229C2">
          <w:rPr>
            <w:rFonts w:cs="Times New Roman"/>
            <w:noProof w:val="0"/>
            <w:lang w:val="en-CA"/>
          </w:rPr>
          <w:delText xml:space="preserve"> </w:delText>
        </w:r>
        <w:bookmarkStart w:id="240" w:name="ZOTERO_BREF_JkEH03oF1x7s"/>
        <w:r w:rsidR="003A7D77" w:rsidRPr="00247A13" w:rsidDel="000229C2">
          <w:rPr>
            <w:rFonts w:cs="Times New Roman"/>
          </w:rPr>
          <w:delText>(Demarchi 2006)</w:delText>
        </w:r>
        <w:bookmarkEnd w:id="240"/>
        <w:r w:rsidR="007807CA" w:rsidRPr="00247A13" w:rsidDel="000229C2">
          <w:rPr>
            <w:rFonts w:cs="Times New Roman"/>
            <w:noProof w:val="0"/>
            <w:lang w:val="en-CA"/>
          </w:rPr>
          <w:delText xml:space="preserve">. These threats are </w:delText>
        </w:r>
        <w:r w:rsidR="004A0D06" w:rsidRPr="00247A13" w:rsidDel="000229C2">
          <w:rPr>
            <w:rFonts w:cs="Times New Roman"/>
            <w:noProof w:val="0"/>
            <w:lang w:val="en-CA"/>
          </w:rPr>
          <w:delText>likely to</w:delText>
        </w:r>
        <w:r w:rsidR="007807CA" w:rsidRPr="00247A13" w:rsidDel="000229C2">
          <w:rPr>
            <w:rFonts w:cs="Times New Roman"/>
            <w:noProof w:val="0"/>
            <w:lang w:val="en-CA"/>
          </w:rPr>
          <w:delText xml:space="preserve"> compound</w:delText>
        </w:r>
        <w:r w:rsidR="000B0C64" w:rsidRPr="00247A13" w:rsidDel="000229C2">
          <w:rPr>
            <w:rFonts w:cs="Times New Roman"/>
            <w:noProof w:val="0"/>
            <w:lang w:val="en-CA"/>
          </w:rPr>
          <w:delText>,</w:delText>
        </w:r>
        <w:r w:rsidR="007807CA" w:rsidRPr="00247A13" w:rsidDel="000229C2">
          <w:rPr>
            <w:rFonts w:cs="Times New Roman"/>
            <w:noProof w:val="0"/>
            <w:lang w:val="en-CA"/>
          </w:rPr>
          <w:delText xml:space="preserve"> </w:delText>
        </w:r>
        <w:r w:rsidR="000B0C64" w:rsidRPr="00247A13" w:rsidDel="000229C2">
          <w:rPr>
            <w:rFonts w:cs="Times New Roman"/>
            <w:noProof w:val="0"/>
            <w:lang w:val="en-CA"/>
          </w:rPr>
          <w:delText xml:space="preserve">because </w:delText>
        </w:r>
        <w:r w:rsidR="007807CA" w:rsidRPr="00247A13" w:rsidDel="000229C2">
          <w:rPr>
            <w:rFonts w:cs="Times New Roman"/>
            <w:noProof w:val="0"/>
            <w:lang w:val="en-CA"/>
          </w:rPr>
          <w:delText>the human population in the region</w:delText>
        </w:r>
        <w:r w:rsidR="004A0D06" w:rsidRPr="00247A13" w:rsidDel="000229C2">
          <w:rPr>
            <w:rFonts w:cs="Times New Roman"/>
            <w:noProof w:val="0"/>
            <w:lang w:val="en-CA"/>
          </w:rPr>
          <w:delText xml:space="preserve"> is</w:delText>
        </w:r>
        <w:r w:rsidR="007807CA" w:rsidRPr="00247A13" w:rsidDel="000229C2">
          <w:rPr>
            <w:rFonts w:cs="Times New Roman"/>
            <w:noProof w:val="0"/>
            <w:lang w:val="en-CA"/>
          </w:rPr>
          <w:delText xml:space="preserve"> pr</w:delText>
        </w:r>
        <w:r w:rsidR="000716CB" w:rsidRPr="00247A13" w:rsidDel="000229C2">
          <w:rPr>
            <w:rFonts w:cs="Times New Roman"/>
            <w:noProof w:val="0"/>
            <w:lang w:val="en-CA"/>
          </w:rPr>
          <w:delText>ojected</w:delText>
        </w:r>
        <w:r w:rsidR="007807CA" w:rsidRPr="00247A13" w:rsidDel="000229C2">
          <w:rPr>
            <w:rFonts w:cs="Times New Roman"/>
            <w:noProof w:val="0"/>
            <w:lang w:val="en-CA"/>
          </w:rPr>
          <w:delText xml:space="preserve"> to increase at a 1.4% annual</w:delText>
        </w:r>
        <w:r w:rsidR="000B0C64" w:rsidRPr="00247A13" w:rsidDel="000229C2">
          <w:rPr>
            <w:rFonts w:cs="Times New Roman"/>
            <w:noProof w:val="0"/>
            <w:lang w:val="en-CA"/>
          </w:rPr>
          <w:delText xml:space="preserve"> rate</w:delText>
        </w:r>
        <w:r w:rsidR="007807CA" w:rsidRPr="00247A13" w:rsidDel="000229C2">
          <w:rPr>
            <w:rFonts w:cs="Times New Roman"/>
            <w:noProof w:val="0"/>
            <w:lang w:val="en-CA"/>
          </w:rPr>
          <w:delText xml:space="preserve"> </w:delText>
        </w:r>
        <w:r w:rsidR="00637111" w:rsidRPr="00247A13" w:rsidDel="000229C2">
          <w:rPr>
            <w:rFonts w:cs="Times New Roman"/>
            <w:noProof w:val="0"/>
            <w:lang w:val="en-CA"/>
          </w:rPr>
          <w:delText>until</w:delText>
        </w:r>
        <w:r w:rsidR="000716CB" w:rsidRPr="00247A13" w:rsidDel="000229C2">
          <w:rPr>
            <w:rFonts w:cs="Times New Roman"/>
            <w:noProof w:val="0"/>
            <w:lang w:val="en-CA"/>
          </w:rPr>
          <w:delText xml:space="preserve"> </w:delText>
        </w:r>
        <w:r w:rsidR="00637111" w:rsidRPr="00247A13" w:rsidDel="000229C2">
          <w:rPr>
            <w:rFonts w:cs="Times New Roman"/>
            <w:noProof w:val="0"/>
            <w:lang w:val="en-CA"/>
          </w:rPr>
          <w:delText>20</w:delText>
        </w:r>
        <w:r w:rsidR="000716CB" w:rsidRPr="00247A13" w:rsidDel="000229C2">
          <w:rPr>
            <w:rFonts w:cs="Times New Roman"/>
            <w:noProof w:val="0"/>
            <w:lang w:val="en-CA"/>
          </w:rPr>
          <w:delText>41</w:delText>
        </w:r>
        <w:r w:rsidR="00637111" w:rsidRPr="00247A13" w:rsidDel="000229C2">
          <w:rPr>
            <w:rFonts w:cs="Times New Roman"/>
            <w:noProof w:val="0"/>
            <w:lang w:val="en-CA"/>
          </w:rPr>
          <w:delText xml:space="preserve"> </w:delText>
        </w:r>
        <w:bookmarkStart w:id="241" w:name="ZOTERO_BREF_7uCF3EvB9GAh"/>
        <w:r w:rsidR="003A7D77" w:rsidRPr="00247A13" w:rsidDel="000229C2">
          <w:rPr>
            <w:rFonts w:cs="Times New Roman"/>
          </w:rPr>
          <w:delText>(Ip &amp; Lavoie 2019)</w:delText>
        </w:r>
        <w:bookmarkEnd w:id="241"/>
        <w:r w:rsidR="007807CA" w:rsidRPr="00247A13" w:rsidDel="000229C2">
          <w:rPr>
            <w:rFonts w:cs="Times New Roman"/>
            <w:noProof w:val="0"/>
            <w:lang w:val="en-CA"/>
          </w:rPr>
          <w:delText xml:space="preserve">. </w:delText>
        </w:r>
        <w:r w:rsidR="004A0D06" w:rsidRPr="00247A13" w:rsidDel="000229C2">
          <w:rPr>
            <w:rFonts w:cs="Times New Roman"/>
            <w:noProof w:val="0"/>
            <w:lang w:val="en-CA"/>
          </w:rPr>
          <w:delText>Research that investigates and improves our understanding of these threats is therefore critical for</w:delText>
        </w:r>
        <w:r w:rsidR="00087672" w:rsidRPr="00247A13" w:rsidDel="000229C2">
          <w:rPr>
            <w:rFonts w:cs="Times New Roman"/>
            <w:noProof w:val="0"/>
            <w:lang w:val="en-CA"/>
          </w:rPr>
          <w:delText xml:space="preserve"> conserving </w:delText>
        </w:r>
        <w:r w:rsidR="002C5952" w:rsidRPr="00247A13" w:rsidDel="000229C2">
          <w:rPr>
            <w:rFonts w:cs="Times New Roman"/>
            <w:noProof w:val="0"/>
            <w:lang w:val="en-CA"/>
          </w:rPr>
          <w:delText xml:space="preserve">and restoring </w:delText>
        </w:r>
        <w:r w:rsidR="004334BE" w:rsidRPr="00247A13" w:rsidDel="000229C2">
          <w:rPr>
            <w:rFonts w:cs="Times New Roman"/>
            <w:noProof w:val="0"/>
            <w:lang w:val="en-CA"/>
          </w:rPr>
          <w:delText>these importan</w:delText>
        </w:r>
        <w:r w:rsidR="00E977BC" w:rsidRPr="00247A13" w:rsidDel="000229C2">
          <w:rPr>
            <w:rFonts w:cs="Times New Roman"/>
            <w:noProof w:val="0"/>
            <w:lang w:val="en-CA"/>
          </w:rPr>
          <w:delText>t</w:delText>
        </w:r>
        <w:r w:rsidR="004334BE" w:rsidRPr="00247A13" w:rsidDel="000229C2">
          <w:rPr>
            <w:rFonts w:cs="Times New Roman"/>
            <w:noProof w:val="0"/>
            <w:lang w:val="en-CA"/>
          </w:rPr>
          <w:delText xml:space="preserve"> remnant</w:delText>
        </w:r>
        <w:r w:rsidR="00E977BC" w:rsidRPr="00247A13" w:rsidDel="000229C2">
          <w:rPr>
            <w:rFonts w:cs="Times New Roman"/>
            <w:noProof w:val="0"/>
            <w:lang w:val="en-CA"/>
          </w:rPr>
          <w:delText xml:space="preserve"> habitats</w:delText>
        </w:r>
        <w:r w:rsidR="004334BE" w:rsidRPr="00247A13" w:rsidDel="000229C2">
          <w:rPr>
            <w:rFonts w:cs="Times New Roman"/>
            <w:noProof w:val="0"/>
            <w:lang w:val="en-CA"/>
          </w:rPr>
          <w:delText>.</w:delText>
        </w:r>
      </w:del>
    </w:p>
    <w:p w14:paraId="48E770EB" w14:textId="0DB0CE09" w:rsidR="00E91B22" w:rsidRPr="00247A13" w:rsidRDefault="000F3112" w:rsidP="00E13EBB">
      <w:pPr>
        <w:pStyle w:val="Heading2"/>
      </w:pPr>
      <w:r w:rsidRPr="00247A13">
        <w:t>Spectral Analysis</w:t>
      </w:r>
    </w:p>
    <w:p w14:paraId="4041A78D" w14:textId="3446FB8E" w:rsidR="009E3F7B" w:rsidRPr="00247A13" w:rsidRDefault="00C40931" w:rsidP="007C3CD7">
      <w:pPr>
        <w:ind w:firstLine="284"/>
        <w:jc w:val="left"/>
        <w:rPr>
          <w:rFonts w:cs="Times New Roman"/>
          <w:noProof w:val="0"/>
          <w:lang w:val="en-CA"/>
        </w:rPr>
      </w:pPr>
      <w:bookmarkStart w:id="242" w:name="_Hlk40866135"/>
      <w:r>
        <w:rPr>
          <w:rFonts w:cs="Times New Roman"/>
          <w:noProof w:val="0"/>
          <w:lang w:val="en-CA"/>
        </w:rPr>
        <w:t>Imagery used in our s</w:t>
      </w:r>
      <w:r w:rsidR="00AB529D">
        <w:rPr>
          <w:rFonts w:cs="Times New Roman"/>
          <w:noProof w:val="0"/>
          <w:lang w:val="en-CA"/>
        </w:rPr>
        <w:t>pectral</w:t>
      </w:r>
      <w:r w:rsidR="002B0D86" w:rsidRPr="00247A13">
        <w:rPr>
          <w:rFonts w:cs="Times New Roman"/>
          <w:noProof w:val="0"/>
          <w:lang w:val="en-CA"/>
        </w:rPr>
        <w:t xml:space="preserve"> </w:t>
      </w:r>
      <w:r w:rsidR="00CE4FF9">
        <w:rPr>
          <w:rFonts w:cs="Times New Roman"/>
          <w:noProof w:val="0"/>
          <w:lang w:val="en-CA"/>
        </w:rPr>
        <w:t xml:space="preserve">analysis </w:t>
      </w:r>
      <w:r w:rsidR="002B0D86" w:rsidRPr="00247A13">
        <w:rPr>
          <w:rFonts w:cs="Times New Roman"/>
          <w:noProof w:val="0"/>
          <w:lang w:val="en-CA"/>
        </w:rPr>
        <w:t xml:space="preserve">was </w:t>
      </w:r>
      <w:r w:rsidR="00670ED7">
        <w:rPr>
          <w:rFonts w:cs="Times New Roman"/>
          <w:noProof w:val="0"/>
          <w:lang w:val="en-CA"/>
        </w:rPr>
        <w:t>acquired from</w:t>
      </w:r>
      <w:r w:rsidR="002B0D86" w:rsidRPr="00247A13">
        <w:rPr>
          <w:rFonts w:cs="Times New Roman"/>
          <w:noProof w:val="0"/>
          <w:lang w:val="en-CA"/>
        </w:rPr>
        <w:t xml:space="preserve"> the Vancouver Fraser Port Authority (VFPA) and GeoBC.</w:t>
      </w:r>
      <w:r w:rsidR="002B0D86" w:rsidRPr="00247A13" w:rsidDel="00AC308C">
        <w:rPr>
          <w:rFonts w:cs="Times New Roman"/>
          <w:noProof w:val="0"/>
          <w:lang w:val="en-CA"/>
        </w:rPr>
        <w:t xml:space="preserve"> </w:t>
      </w:r>
      <w:r w:rsidR="002B0D86" w:rsidRPr="00247A13">
        <w:rPr>
          <w:rFonts w:cs="Times New Roman"/>
          <w:noProof w:val="0"/>
          <w:lang w:val="en-CA"/>
        </w:rPr>
        <w:t xml:space="preserve">The datasets were identical in their </w:t>
      </w:r>
      <w:ins w:id="243" w:author="Daniel Stewart" w:date="2022-03-15T15:37:00Z">
        <w:r w:rsidR="0088719B">
          <w:rPr>
            <w:rFonts w:cs="Times New Roman"/>
            <w:noProof w:val="0"/>
            <w:lang w:val="en-CA"/>
          </w:rPr>
          <w:t xml:space="preserve">respective </w:t>
        </w:r>
      </w:ins>
      <w:r w:rsidR="00AB529D">
        <w:rPr>
          <w:rFonts w:cs="Times New Roman"/>
          <w:noProof w:val="0"/>
          <w:lang w:val="en-CA"/>
        </w:rPr>
        <w:t>spec</w:t>
      </w:r>
      <w:r w:rsidR="00670ED7">
        <w:rPr>
          <w:rFonts w:cs="Times New Roman"/>
          <w:noProof w:val="0"/>
          <w:lang w:val="en-CA"/>
        </w:rPr>
        <w:t>ifications</w:t>
      </w:r>
      <w:ins w:id="244" w:author="Daniel Stewart" w:date="2022-03-15T15:37:00Z">
        <w:r w:rsidR="0088719B">
          <w:rPr>
            <w:rFonts w:cs="Times New Roman"/>
            <w:noProof w:val="0"/>
            <w:lang w:val="en-CA"/>
          </w:rPr>
          <w:t xml:space="preserve"> </w:t>
        </w:r>
      </w:ins>
      <w:del w:id="245" w:author="Daniel Stewart" w:date="2022-03-15T15:37:00Z">
        <w:r w:rsidR="002B0D86" w:rsidRPr="00247A13" w:rsidDel="0088719B">
          <w:rPr>
            <w:rFonts w:cs="Times New Roman"/>
            <w:noProof w:val="0"/>
            <w:lang w:val="en-CA"/>
          </w:rPr>
          <w:delText>spatial (10 cm) and spectral (8bit RGB stereo) resolutions</w:delText>
        </w:r>
      </w:del>
      <w:ins w:id="246" w:author="Daniel Stewart" w:date="2022-03-15T15:37:00Z">
        <w:r w:rsidR="0088719B">
          <w:rPr>
            <w:rFonts w:cs="Times New Roman"/>
            <w:noProof w:val="0"/>
            <w:lang w:val="en-CA"/>
          </w:rPr>
          <w:t>(10 cm, 8bit RGB stereo)</w:t>
        </w:r>
      </w:ins>
      <w:r w:rsidR="002B0D86" w:rsidRPr="00247A13">
        <w:rPr>
          <w:rFonts w:cs="Times New Roman"/>
          <w:noProof w:val="0"/>
          <w:lang w:val="en-CA"/>
        </w:rPr>
        <w:t>, however VFPA imagery was taken 19</w:t>
      </w:r>
      <w:ins w:id="247" w:author="Daniel Stewart" w:date="2022-03-15T20:14:00Z">
        <w:r w:rsidR="003B3BBF" w:rsidRPr="003B3BBF">
          <w:rPr>
            <w:rFonts w:cs="Times New Roman"/>
            <w:noProof w:val="0"/>
            <w:lang w:val="en-CA"/>
          </w:rPr>
          <w:t>–</w:t>
        </w:r>
      </w:ins>
      <w:del w:id="248" w:author="Daniel Stewart" w:date="2022-03-15T20:14:00Z">
        <w:r w:rsidR="002B0D86" w:rsidRPr="00247A13" w:rsidDel="003B3BBF">
          <w:rPr>
            <w:rFonts w:cs="Times New Roman"/>
            <w:noProof w:val="0"/>
            <w:lang w:val="en-CA"/>
          </w:rPr>
          <w:delText>-</w:delText>
        </w:r>
      </w:del>
      <w:r w:rsidR="002B0D86" w:rsidRPr="00247A13">
        <w:rPr>
          <w:rFonts w:cs="Times New Roman"/>
          <w:noProof w:val="0"/>
          <w:lang w:val="en-CA"/>
        </w:rPr>
        <w:t xml:space="preserve">24 April 2018 while GeoBC imagery was taken in </w:t>
      </w:r>
      <w:ins w:id="249" w:author="Daniel Stewart" w:date="2022-03-15T20:14:00Z">
        <w:r w:rsidR="003B3BBF">
          <w:rPr>
            <w:rFonts w:cs="Times New Roman"/>
            <w:noProof w:val="0"/>
            <w:lang w:val="en-CA"/>
          </w:rPr>
          <w:t xml:space="preserve">June </w:t>
        </w:r>
      </w:ins>
      <w:del w:id="250" w:author="Daniel Stewart" w:date="2022-03-15T20:14:00Z">
        <w:r w:rsidR="002B0D86" w:rsidRPr="00247A13" w:rsidDel="003B3BBF">
          <w:rPr>
            <w:rFonts w:cs="Times New Roman"/>
            <w:noProof w:val="0"/>
            <w:lang w:val="en-CA"/>
          </w:rPr>
          <w:delText xml:space="preserve">summer </w:delText>
        </w:r>
      </w:del>
      <w:r w:rsidR="002B0D86" w:rsidRPr="00247A13">
        <w:rPr>
          <w:rFonts w:cs="Times New Roman"/>
          <w:noProof w:val="0"/>
          <w:lang w:val="en-CA"/>
        </w:rPr>
        <w:t>2016</w:t>
      </w:r>
      <w:r w:rsidR="002B0D86" w:rsidRPr="00247A13">
        <w:rPr>
          <w:rFonts w:cs="Times New Roman"/>
          <w:b/>
          <w:noProof w:val="0"/>
          <w:lang w:val="en-CA"/>
        </w:rPr>
        <w:t>.</w:t>
      </w:r>
      <w:r w:rsidR="002B0D86" w:rsidRPr="00247A13">
        <w:rPr>
          <w:rFonts w:cs="Times New Roman"/>
          <w:noProof w:val="0"/>
          <w:lang w:val="en-CA"/>
        </w:rPr>
        <w:t xml:space="preserve"> Both</w:t>
      </w:r>
      <w:del w:id="251" w:author="Daniel Stewart" w:date="2022-03-15T20:10:00Z">
        <w:r w:rsidR="002B0D86" w:rsidRPr="00247A13" w:rsidDel="000229C2">
          <w:rPr>
            <w:rFonts w:cs="Times New Roman"/>
            <w:noProof w:val="0"/>
            <w:lang w:val="en-CA"/>
          </w:rPr>
          <w:delText xml:space="preserve">imagery </w:delText>
        </w:r>
      </w:del>
      <w:ins w:id="252" w:author="Daniel Stewart" w:date="2022-03-15T20:10:00Z">
        <w:r w:rsidR="000229C2" w:rsidRPr="00247A13">
          <w:rPr>
            <w:rFonts w:cs="Times New Roman"/>
            <w:noProof w:val="0"/>
            <w:lang w:val="en-CA"/>
          </w:rPr>
          <w:t xml:space="preserve"> </w:t>
        </w:r>
      </w:ins>
      <w:r w:rsidR="002B0D86" w:rsidRPr="00247A13">
        <w:rPr>
          <w:rFonts w:cs="Times New Roman"/>
          <w:noProof w:val="0"/>
          <w:lang w:val="en-CA"/>
        </w:rPr>
        <w:t xml:space="preserve">datasets were acquired at low tide using manned aerial vehicles. </w:t>
      </w:r>
      <w:r w:rsidR="0011234F">
        <w:rPr>
          <w:rFonts w:cs="Times New Roman"/>
          <w:noProof w:val="0"/>
          <w:lang w:val="en-CA"/>
        </w:rPr>
        <w:t>Prior to</w:t>
      </w:r>
      <w:r w:rsidR="007F6021" w:rsidRPr="00247A13">
        <w:rPr>
          <w:rFonts w:cs="Times New Roman"/>
          <w:noProof w:val="0"/>
          <w:lang w:val="en-CA"/>
        </w:rPr>
        <w:t xml:space="preserve"> analyzing</w:t>
      </w:r>
      <w:r w:rsidR="00012517" w:rsidRPr="00247A13">
        <w:rPr>
          <w:rFonts w:cs="Times New Roman"/>
          <w:noProof w:val="0"/>
          <w:lang w:val="en-CA"/>
        </w:rPr>
        <w:t xml:space="preserve"> the imagery</w:t>
      </w:r>
      <w:r w:rsidR="0011234F">
        <w:rPr>
          <w:rFonts w:cs="Times New Roman"/>
          <w:noProof w:val="0"/>
          <w:lang w:val="en-CA"/>
        </w:rPr>
        <w:t xml:space="preserve"> </w:t>
      </w:r>
      <w:r w:rsidR="00012517" w:rsidRPr="00247A13">
        <w:rPr>
          <w:rFonts w:cs="Times New Roman"/>
          <w:noProof w:val="0"/>
          <w:lang w:val="en-CA"/>
        </w:rPr>
        <w:t xml:space="preserve">we </w:t>
      </w:r>
      <w:r w:rsidR="00EA40EE" w:rsidRPr="00247A13">
        <w:rPr>
          <w:rFonts w:cs="Times New Roman"/>
          <w:noProof w:val="0"/>
          <w:lang w:val="en-CA"/>
        </w:rPr>
        <w:t>catalogued the</w:t>
      </w:r>
      <w:r w:rsidR="004C3887" w:rsidRPr="00247A13">
        <w:rPr>
          <w:rFonts w:cs="Times New Roman"/>
          <w:noProof w:val="0"/>
          <w:lang w:val="en-CA"/>
        </w:rPr>
        <w:t xml:space="preserve"> dominant </w:t>
      </w:r>
      <w:r w:rsidR="007F6021" w:rsidRPr="00247A13">
        <w:rPr>
          <w:rFonts w:cs="Times New Roman"/>
          <w:noProof w:val="0"/>
          <w:lang w:val="en-CA"/>
        </w:rPr>
        <w:t>land cover types</w:t>
      </w:r>
      <w:r w:rsidR="00146E13" w:rsidRPr="00247A13">
        <w:rPr>
          <w:rFonts w:cs="Times New Roman"/>
          <w:noProof w:val="0"/>
          <w:lang w:val="en-CA"/>
        </w:rPr>
        <w:t xml:space="preserve"> of the</w:t>
      </w:r>
      <w:r w:rsidR="009264CB" w:rsidRPr="00247A13">
        <w:rPr>
          <w:rFonts w:cs="Times New Roman"/>
          <w:noProof w:val="0"/>
          <w:lang w:val="en-CA"/>
        </w:rPr>
        <w:t xml:space="preserve"> estuary</w:t>
      </w:r>
      <w:r w:rsidR="00146E13" w:rsidRPr="00247A13">
        <w:rPr>
          <w:rFonts w:cs="Times New Roman"/>
          <w:noProof w:val="0"/>
          <w:lang w:val="en-CA"/>
        </w:rPr>
        <w:t>, which</w:t>
      </w:r>
      <w:r w:rsidR="00DB51A8" w:rsidRPr="00247A13">
        <w:rPr>
          <w:rFonts w:cs="Times New Roman"/>
          <w:noProof w:val="0"/>
          <w:lang w:val="en-CA"/>
        </w:rPr>
        <w:t xml:space="preserve"> varied from </w:t>
      </w:r>
      <w:del w:id="253" w:author="Daniel Stewart" w:date="2022-03-15T15:39:00Z">
        <w:r w:rsidR="00DB51A8" w:rsidRPr="00247A13" w:rsidDel="0088719B">
          <w:rPr>
            <w:rFonts w:cs="Times New Roman"/>
            <w:noProof w:val="0"/>
            <w:lang w:val="en-CA"/>
          </w:rPr>
          <w:delText>monoculture-forming</w:delText>
        </w:r>
      </w:del>
      <w:ins w:id="254" w:author="Daniel Stewart" w:date="2022-03-15T15:39:00Z">
        <w:r w:rsidR="0088719B">
          <w:rPr>
            <w:rFonts w:cs="Times New Roman"/>
            <w:noProof w:val="0"/>
            <w:lang w:val="en-CA"/>
          </w:rPr>
          <w:t>monodominant</w:t>
        </w:r>
      </w:ins>
      <w:r w:rsidR="00DB51A8" w:rsidRPr="00247A13">
        <w:rPr>
          <w:rFonts w:cs="Times New Roman"/>
          <w:noProof w:val="0"/>
          <w:lang w:val="en-CA"/>
        </w:rPr>
        <w:t xml:space="preserve"> herbaceous </w:t>
      </w:r>
      <w:del w:id="255" w:author="Daniel Stewart" w:date="2022-03-15T15:38:00Z">
        <w:r w:rsidR="00DB51A8" w:rsidRPr="00247A13" w:rsidDel="0088719B">
          <w:rPr>
            <w:rFonts w:cs="Times New Roman"/>
            <w:noProof w:val="0"/>
            <w:lang w:val="en-CA"/>
          </w:rPr>
          <w:delText xml:space="preserve">species </w:delText>
        </w:r>
      </w:del>
      <w:ins w:id="256" w:author="Daniel Stewart" w:date="2022-03-15T15:38:00Z">
        <w:r w:rsidR="0088719B" w:rsidRPr="00247A13">
          <w:rPr>
            <w:rFonts w:cs="Times New Roman"/>
            <w:noProof w:val="0"/>
            <w:lang w:val="en-CA"/>
          </w:rPr>
          <w:t xml:space="preserve">species </w:t>
        </w:r>
        <w:r w:rsidR="0088719B">
          <w:rPr>
            <w:rFonts w:cs="Times New Roman"/>
            <w:noProof w:val="0"/>
            <w:lang w:val="en-CA"/>
          </w:rPr>
          <w:t xml:space="preserve">such as </w:t>
        </w:r>
      </w:ins>
      <w:del w:id="257" w:author="Daniel Stewart" w:date="2022-03-15T15:38:00Z">
        <w:r w:rsidR="00DB51A8" w:rsidRPr="00247A13" w:rsidDel="0088719B">
          <w:rPr>
            <w:rFonts w:cs="Times New Roman"/>
            <w:noProof w:val="0"/>
            <w:lang w:val="en-CA"/>
          </w:rPr>
          <w:delText xml:space="preserve">e.g. </w:delText>
        </w:r>
      </w:del>
      <w:r w:rsidR="00DB51A8" w:rsidRPr="00247A13">
        <w:rPr>
          <w:rFonts w:cs="Times New Roman"/>
          <w:i/>
          <w:noProof w:val="0"/>
          <w:lang w:val="en-CA"/>
        </w:rPr>
        <w:t>P</w:t>
      </w:r>
      <w:r w:rsidR="00670ED7">
        <w:rPr>
          <w:rFonts w:cs="Times New Roman"/>
          <w:i/>
          <w:noProof w:val="0"/>
          <w:lang w:val="en-CA"/>
        </w:rPr>
        <w:t>.</w:t>
      </w:r>
      <w:r w:rsidR="00DB51A8" w:rsidRPr="00247A13">
        <w:rPr>
          <w:rFonts w:cs="Times New Roman"/>
          <w:i/>
          <w:noProof w:val="0"/>
          <w:lang w:val="en-CA"/>
        </w:rPr>
        <w:t xml:space="preserve"> arundinacea</w:t>
      </w:r>
      <w:ins w:id="258" w:author="Daniel Stewart" w:date="2022-03-15T15:38:00Z">
        <w:r w:rsidR="0088719B">
          <w:rPr>
            <w:rFonts w:cs="Times New Roman"/>
            <w:i/>
            <w:noProof w:val="0"/>
            <w:lang w:val="en-CA"/>
          </w:rPr>
          <w:t xml:space="preserve"> </w:t>
        </w:r>
        <w:r w:rsidR="0088719B">
          <w:rPr>
            <w:rFonts w:cs="Times New Roman"/>
            <w:iCs/>
            <w:noProof w:val="0"/>
            <w:lang w:val="en-CA"/>
          </w:rPr>
          <w:t xml:space="preserve">and </w:t>
        </w:r>
      </w:ins>
      <w:r w:rsidR="00DB51A8" w:rsidRPr="00247A13">
        <w:rPr>
          <w:rFonts w:cs="Times New Roman"/>
          <w:i/>
          <w:noProof w:val="0"/>
          <w:lang w:val="en-CA"/>
        </w:rPr>
        <w:t>C</w:t>
      </w:r>
      <w:r w:rsidR="00670ED7">
        <w:rPr>
          <w:rFonts w:cs="Times New Roman"/>
          <w:i/>
          <w:noProof w:val="0"/>
          <w:lang w:val="en-CA"/>
        </w:rPr>
        <w:t>.</w:t>
      </w:r>
      <w:r w:rsidR="00DB51A8" w:rsidRPr="00247A13">
        <w:rPr>
          <w:rFonts w:cs="Times New Roman"/>
          <w:i/>
          <w:noProof w:val="0"/>
          <w:lang w:val="en-CA"/>
        </w:rPr>
        <w:t xml:space="preserve"> lyngbyei</w:t>
      </w:r>
      <w:ins w:id="259" w:author="Daniel Stewart" w:date="2022-03-15T15:39:00Z">
        <w:r w:rsidR="0088719B">
          <w:rPr>
            <w:rFonts w:cs="Times New Roman"/>
            <w:noProof w:val="0"/>
            <w:lang w:val="en-CA"/>
          </w:rPr>
          <w:t>,</w:t>
        </w:r>
      </w:ins>
      <w:r w:rsidR="00DB51A8" w:rsidRPr="00247A13">
        <w:rPr>
          <w:rFonts w:cs="Times New Roman"/>
          <w:noProof w:val="0"/>
          <w:lang w:val="en-CA"/>
        </w:rPr>
        <w:t xml:space="preserve"> </w:t>
      </w:r>
      <w:ins w:id="260" w:author="Daniel Stewart" w:date="2022-03-15T15:39:00Z">
        <w:r w:rsidR="0088719B">
          <w:rPr>
            <w:rFonts w:cs="Times New Roman"/>
            <w:noProof w:val="0"/>
            <w:lang w:val="en-CA"/>
          </w:rPr>
          <w:t>to</w:t>
        </w:r>
      </w:ins>
      <w:del w:id="261" w:author="Daniel Stewart" w:date="2022-03-15T15:39:00Z">
        <w:r w:rsidR="00DB51A8" w:rsidRPr="00247A13" w:rsidDel="0088719B">
          <w:rPr>
            <w:rFonts w:cs="Times New Roman"/>
            <w:noProof w:val="0"/>
            <w:lang w:val="en-CA"/>
          </w:rPr>
          <w:delText>and</w:delText>
        </w:r>
      </w:del>
      <w:r w:rsidR="00DB51A8" w:rsidRPr="00247A13">
        <w:rPr>
          <w:rFonts w:cs="Times New Roman"/>
          <w:noProof w:val="0"/>
          <w:lang w:val="en-CA"/>
        </w:rPr>
        <w:t xml:space="preserve"> shrubs </w:t>
      </w:r>
      <w:ins w:id="262" w:author="Daniel Stewart" w:date="2022-03-16T09:04:00Z">
        <w:r w:rsidR="0076269E">
          <w:rPr>
            <w:rFonts w:cs="Times New Roman"/>
            <w:noProof w:val="0"/>
            <w:lang w:val="en-CA"/>
          </w:rPr>
          <w:t xml:space="preserve">such as </w:t>
        </w:r>
      </w:ins>
      <w:r w:rsidR="00891BFD">
        <w:rPr>
          <w:rFonts w:cs="Times New Roman"/>
          <w:noProof w:val="0"/>
          <w:lang w:val="en-CA"/>
        </w:rPr>
        <w:t>sweet gale (</w:t>
      </w:r>
      <w:del w:id="263" w:author="Daniel Stewart" w:date="2022-03-15T20:10:00Z">
        <w:r w:rsidR="00DB51A8" w:rsidRPr="00247A13" w:rsidDel="000229C2">
          <w:rPr>
            <w:rFonts w:cs="Times New Roman"/>
            <w:noProof w:val="0"/>
            <w:lang w:val="en-CA"/>
          </w:rPr>
          <w:delText xml:space="preserve">e.g. </w:delText>
        </w:r>
      </w:del>
      <w:r w:rsidR="00DB51A8" w:rsidRPr="00247A13">
        <w:rPr>
          <w:rFonts w:cs="Times New Roman"/>
          <w:i/>
          <w:noProof w:val="0"/>
          <w:lang w:val="en-CA"/>
        </w:rPr>
        <w:t>Myrica gale</w:t>
      </w:r>
      <w:r w:rsidR="0011234F" w:rsidRPr="00847291">
        <w:rPr>
          <w:rFonts w:cs="Times New Roman"/>
          <w:noProof w:val="0"/>
          <w:lang w:val="en-CA"/>
        </w:rPr>
        <w:t>)</w:t>
      </w:r>
      <w:r w:rsidR="0011234F">
        <w:rPr>
          <w:rFonts w:cs="Times New Roman"/>
          <w:noProof w:val="0"/>
          <w:lang w:val="en-CA"/>
        </w:rPr>
        <w:t>,</w:t>
      </w:r>
      <w:r w:rsidR="00DB51A8" w:rsidRPr="00247A13">
        <w:rPr>
          <w:rFonts w:cs="Times New Roman"/>
          <w:noProof w:val="0"/>
          <w:lang w:val="en-CA"/>
        </w:rPr>
        <w:t xml:space="preserve"> to </w:t>
      </w:r>
      <w:r w:rsidR="0011234F">
        <w:rPr>
          <w:rFonts w:cs="Times New Roman"/>
          <w:noProof w:val="0"/>
          <w:lang w:val="en-CA"/>
        </w:rPr>
        <w:t xml:space="preserve">bare </w:t>
      </w:r>
      <w:del w:id="264" w:author="Daniel Stewart" w:date="2022-03-15T20:15:00Z">
        <w:r w:rsidR="00DB51A8" w:rsidRPr="00247A13" w:rsidDel="003B3BBF">
          <w:rPr>
            <w:rFonts w:cs="Times New Roman"/>
            <w:noProof w:val="0"/>
            <w:lang w:val="en-CA"/>
          </w:rPr>
          <w:delText xml:space="preserve">substrates </w:delText>
        </w:r>
      </w:del>
      <w:ins w:id="265" w:author="Daniel Stewart" w:date="2022-03-15T20:15:00Z">
        <w:r w:rsidR="003B3BBF">
          <w:rPr>
            <w:rFonts w:cs="Times New Roman"/>
            <w:noProof w:val="0"/>
            <w:lang w:val="en-CA"/>
          </w:rPr>
          <w:t>mud</w:t>
        </w:r>
        <w:r w:rsidR="003B3BBF" w:rsidRPr="00247A13">
          <w:rPr>
            <w:rFonts w:cs="Times New Roman"/>
            <w:noProof w:val="0"/>
            <w:lang w:val="en-CA"/>
          </w:rPr>
          <w:t xml:space="preserve"> </w:t>
        </w:r>
      </w:ins>
      <w:r w:rsidR="00DB51A8" w:rsidRPr="00247A13">
        <w:rPr>
          <w:rFonts w:cs="Times New Roman"/>
          <w:noProof w:val="0"/>
          <w:lang w:val="en-CA"/>
        </w:rPr>
        <w:t>and log debris</w:t>
      </w:r>
      <w:del w:id="266" w:author="Daniel Stewart" w:date="2022-03-15T20:15:00Z">
        <w:r w:rsidR="00DB51A8" w:rsidRPr="00247A13" w:rsidDel="003B3BBF">
          <w:rPr>
            <w:rFonts w:cs="Times New Roman"/>
            <w:noProof w:val="0"/>
            <w:lang w:val="en-CA"/>
          </w:rPr>
          <w:delText>accumulations</w:delText>
        </w:r>
      </w:del>
      <w:r w:rsidR="00DB51A8" w:rsidRPr="00247A13">
        <w:rPr>
          <w:rFonts w:cs="Times New Roman"/>
          <w:noProof w:val="0"/>
          <w:lang w:val="en-CA"/>
        </w:rPr>
        <w:t>.</w:t>
      </w:r>
      <w:r w:rsidR="004C3887" w:rsidRPr="00247A13">
        <w:rPr>
          <w:rFonts w:cs="Times New Roman"/>
          <w:noProof w:val="0"/>
          <w:lang w:val="en-CA"/>
        </w:rPr>
        <w:t xml:space="preserve"> </w:t>
      </w:r>
      <w:r w:rsidR="002B0D86" w:rsidRPr="00247A13">
        <w:rPr>
          <w:rFonts w:cs="Times New Roman"/>
          <w:noProof w:val="0"/>
          <w:lang w:val="en-CA"/>
        </w:rPr>
        <w:t>Training polygons of</w:t>
      </w:r>
      <w:r w:rsidR="007F6021" w:rsidRPr="00247A13">
        <w:rPr>
          <w:rFonts w:cs="Times New Roman"/>
          <w:noProof w:val="0"/>
          <w:lang w:val="en-CA"/>
        </w:rPr>
        <w:t xml:space="preserve"> each </w:t>
      </w:r>
      <w:r w:rsidR="00C96991" w:rsidRPr="00247A13">
        <w:rPr>
          <w:rFonts w:cs="Times New Roman"/>
          <w:noProof w:val="0"/>
          <w:lang w:val="en-CA"/>
        </w:rPr>
        <w:t xml:space="preserve">land cover </w:t>
      </w:r>
      <w:r w:rsidR="007F6021" w:rsidRPr="00247A13">
        <w:rPr>
          <w:rFonts w:cs="Times New Roman"/>
          <w:noProof w:val="0"/>
          <w:lang w:val="en-CA"/>
        </w:rPr>
        <w:t>type were</w:t>
      </w:r>
      <w:r w:rsidR="004C3887" w:rsidRPr="00247A13">
        <w:rPr>
          <w:rFonts w:cs="Times New Roman"/>
          <w:noProof w:val="0"/>
          <w:lang w:val="en-CA"/>
        </w:rPr>
        <w:t xml:space="preserve"> </w:t>
      </w:r>
      <w:r w:rsidR="002B0D86" w:rsidRPr="00247A13">
        <w:rPr>
          <w:rFonts w:cs="Times New Roman"/>
          <w:noProof w:val="0"/>
          <w:lang w:val="en-CA"/>
        </w:rPr>
        <w:t>manually drawn in Arc</w:t>
      </w:r>
      <w:r w:rsidR="009D30F5" w:rsidRPr="00247A13">
        <w:rPr>
          <w:rFonts w:cs="Times New Roman"/>
          <w:noProof w:val="0"/>
          <w:lang w:val="en-CA"/>
        </w:rPr>
        <w:t xml:space="preserve">Map </w:t>
      </w:r>
      <w:r w:rsidR="007E2489">
        <w:rPr>
          <w:rFonts w:cs="Times New Roman"/>
        </w:rPr>
        <w:fldChar w:fldCharType="begin"/>
      </w:r>
      <w:r w:rsidR="00B15E0A">
        <w:rPr>
          <w:rFonts w:cs="Times New Roman"/>
        </w:rPr>
        <w:instrText xml:space="preserve"> ADDIN ZOTERO_ITEM CSL_CITATION {"citationID":"KhpCd3oL","properties":{"formattedCitation":"(Esri Inc. 2020)","plainCitation":"(Esri Inc. 2020)","dontUpdate":true,"noteIndex":0},"citationItems":[{"id":636,"uris":["http://zotero.org/users/6112721/items/3SK7UJQP"],"itemData":{"id":636,"type":"book","publisher":"Esri Inc.","title":"ArcGIS Pro","URL":"https://www.esri.com/en-us/arcgis/products/arcgis-pro/overview","version":"10.6.1.","author":[{"family":"Esri Inc.","given":""}],"issued":{"date-parts":[["2020"]]}}}],"schema":"https://github.com/citation-style-language/schema/raw/master/csl-citation.json"} </w:instrText>
      </w:r>
      <w:r w:rsidR="007E2489">
        <w:rPr>
          <w:rFonts w:cs="Times New Roman"/>
        </w:rPr>
        <w:fldChar w:fldCharType="separate"/>
      </w:r>
      <w:r w:rsidR="007E2489">
        <w:rPr>
          <w:rFonts w:cs="Times New Roman"/>
        </w:rPr>
        <w:t>(</w:t>
      </w:r>
      <w:r w:rsidR="0011234F">
        <w:rPr>
          <w:rFonts w:cs="Times New Roman"/>
        </w:rPr>
        <w:t xml:space="preserve">v10.6.1; </w:t>
      </w:r>
      <w:r w:rsidR="007E2489">
        <w:rPr>
          <w:rFonts w:cs="Times New Roman"/>
        </w:rPr>
        <w:t>Esri Inc. 2020)</w:t>
      </w:r>
      <w:r w:rsidR="007E2489">
        <w:rPr>
          <w:rFonts w:cs="Times New Roman"/>
        </w:rPr>
        <w:fldChar w:fldCharType="end"/>
      </w:r>
      <w:r w:rsidR="00C37573" w:rsidRPr="00247A13">
        <w:rPr>
          <w:rFonts w:cs="Times New Roman"/>
          <w:noProof w:val="0"/>
          <w:lang w:val="en-CA"/>
        </w:rPr>
        <w:t xml:space="preserve"> using</w:t>
      </w:r>
      <w:r w:rsidR="002B0D86" w:rsidRPr="00247A13">
        <w:rPr>
          <w:rFonts w:cs="Times New Roman"/>
          <w:noProof w:val="0"/>
          <w:lang w:val="en-CA"/>
        </w:rPr>
        <w:t xml:space="preserve"> 2019 field</w:t>
      </w:r>
      <w:r w:rsidR="007B5F23" w:rsidRPr="00247A13">
        <w:rPr>
          <w:rFonts w:cs="Times New Roman"/>
          <w:noProof w:val="0"/>
          <w:lang w:val="en-CA"/>
        </w:rPr>
        <w:t xml:space="preserve"> data</w:t>
      </w:r>
      <w:r w:rsidR="002B0D86" w:rsidRPr="00247A13">
        <w:rPr>
          <w:rFonts w:cs="Times New Roman"/>
          <w:noProof w:val="0"/>
          <w:lang w:val="en-CA"/>
        </w:rPr>
        <w:t xml:space="preserve"> and</w:t>
      </w:r>
      <w:r w:rsidR="00CC62F0" w:rsidRPr="00247A13">
        <w:rPr>
          <w:rFonts w:cs="Times New Roman"/>
          <w:noProof w:val="0"/>
          <w:lang w:val="en-CA"/>
        </w:rPr>
        <w:t xml:space="preserve"> </w:t>
      </w:r>
      <w:r w:rsidR="007B5F23" w:rsidRPr="00247A13">
        <w:rPr>
          <w:rFonts w:cs="Times New Roman"/>
          <w:noProof w:val="0"/>
          <w:lang w:val="en-CA"/>
        </w:rPr>
        <w:t xml:space="preserve">notes </w:t>
      </w:r>
      <w:r w:rsidR="00CC62F0" w:rsidRPr="00247A13">
        <w:rPr>
          <w:rFonts w:cs="Times New Roman"/>
          <w:noProof w:val="0"/>
          <w:lang w:val="en-CA"/>
        </w:rPr>
        <w:t>from</w:t>
      </w:r>
      <w:r w:rsidR="002B0D86" w:rsidRPr="00247A13">
        <w:rPr>
          <w:rFonts w:cs="Times New Roman"/>
          <w:noProof w:val="0"/>
          <w:lang w:val="en-CA"/>
        </w:rPr>
        <w:t xml:space="preserve"> p</w:t>
      </w:r>
      <w:r w:rsidR="0006282B">
        <w:rPr>
          <w:rFonts w:cs="Times New Roman"/>
          <w:noProof w:val="0"/>
          <w:lang w:val="en-CA"/>
        </w:rPr>
        <w:t xml:space="preserve">rior </w:t>
      </w:r>
      <w:r w:rsidR="002B0D86" w:rsidRPr="00247A13">
        <w:rPr>
          <w:rFonts w:cs="Times New Roman"/>
          <w:noProof w:val="0"/>
          <w:lang w:val="en-CA"/>
        </w:rPr>
        <w:t xml:space="preserve">work </w:t>
      </w:r>
      <w:ins w:id="267" w:author="Daniel Stewart" w:date="2022-03-15T20:19:00Z">
        <w:r w:rsidR="00AD5DF8">
          <w:rPr>
            <w:rFonts w:cs="Times New Roman"/>
            <w:noProof w:val="0"/>
            <w:lang w:val="en-CA"/>
          </w:rPr>
          <w:t xml:space="preserve">in </w:t>
        </w:r>
      </w:ins>
      <w:del w:id="268" w:author="Daniel Stewart" w:date="2022-03-15T20:19:00Z">
        <w:r w:rsidR="00CC62F0" w:rsidRPr="00247A13" w:rsidDel="00AD5DF8">
          <w:rPr>
            <w:rFonts w:cs="Times New Roman"/>
            <w:noProof w:val="0"/>
            <w:lang w:val="en-CA"/>
          </w:rPr>
          <w:delText>throughout</w:delText>
        </w:r>
        <w:r w:rsidR="004F6B06" w:rsidRPr="00247A13" w:rsidDel="00AD5DF8">
          <w:rPr>
            <w:rFonts w:cs="Times New Roman"/>
            <w:noProof w:val="0"/>
            <w:lang w:val="en-CA"/>
          </w:rPr>
          <w:delText xml:space="preserve"> </w:delText>
        </w:r>
      </w:del>
      <w:r w:rsidR="00A211A3" w:rsidRPr="00247A13">
        <w:rPr>
          <w:rFonts w:cs="Times New Roman"/>
          <w:noProof w:val="0"/>
          <w:lang w:val="en-CA"/>
        </w:rPr>
        <w:t xml:space="preserve">the </w:t>
      </w:r>
      <w:r w:rsidR="004F6B06" w:rsidRPr="00247A13">
        <w:rPr>
          <w:rFonts w:cs="Times New Roman"/>
          <w:noProof w:val="0"/>
          <w:lang w:val="en-CA"/>
        </w:rPr>
        <w:t>study area</w:t>
      </w:r>
      <w:r w:rsidR="004C3887" w:rsidRPr="00247A13">
        <w:rPr>
          <w:rFonts w:cs="Times New Roman"/>
          <w:noProof w:val="0"/>
          <w:lang w:val="en-CA"/>
        </w:rPr>
        <w:t>.</w:t>
      </w:r>
      <w:r w:rsidR="009D30F5" w:rsidRPr="00247A13">
        <w:rPr>
          <w:rFonts w:cs="Times New Roman"/>
          <w:noProof w:val="0"/>
          <w:lang w:val="en-CA"/>
        </w:rPr>
        <w:t xml:space="preserve"> These ground-verified data were used as training sites to calculate the unique spectral signature of each land cover class. </w:t>
      </w:r>
      <w:r w:rsidR="00CC62F0" w:rsidRPr="00247A13">
        <w:rPr>
          <w:rFonts w:cs="Times New Roman"/>
          <w:noProof w:val="0"/>
          <w:lang w:val="en-CA"/>
        </w:rPr>
        <w:t>Training dat</w:t>
      </w:r>
      <w:r w:rsidR="004F6B06" w:rsidRPr="00247A13">
        <w:rPr>
          <w:rFonts w:cs="Times New Roman"/>
          <w:noProof w:val="0"/>
          <w:lang w:val="en-CA"/>
        </w:rPr>
        <w:t xml:space="preserve">a varied </w:t>
      </w:r>
      <w:r w:rsidR="00146E13" w:rsidRPr="00247A13">
        <w:rPr>
          <w:rFonts w:cs="Times New Roman"/>
          <w:noProof w:val="0"/>
          <w:lang w:val="en-CA"/>
        </w:rPr>
        <w:t>from</w:t>
      </w:r>
      <w:r w:rsidR="004F6B06" w:rsidRPr="00247A13">
        <w:rPr>
          <w:rFonts w:cs="Times New Roman"/>
          <w:noProof w:val="0"/>
          <w:lang w:val="en-CA"/>
        </w:rPr>
        <w:t xml:space="preserve"> 55</w:t>
      </w:r>
      <w:ins w:id="269" w:author="Daniel Stewart" w:date="2022-03-16T09:05:00Z">
        <w:r w:rsidR="0076269E" w:rsidRPr="003B3BBF">
          <w:rPr>
            <w:rFonts w:cs="Times New Roman"/>
            <w:noProof w:val="0"/>
            <w:lang w:val="en-CA"/>
          </w:rPr>
          <w:t>–</w:t>
        </w:r>
      </w:ins>
      <w:del w:id="270" w:author="Daniel Stewart" w:date="2022-03-16T09:05:00Z">
        <w:r w:rsidR="004F6B06" w:rsidRPr="00247A13" w:rsidDel="0076269E">
          <w:rPr>
            <w:rFonts w:cs="Times New Roman"/>
            <w:noProof w:val="0"/>
            <w:lang w:val="en-CA"/>
          </w:rPr>
          <w:delText xml:space="preserve"> - </w:delText>
        </w:r>
      </w:del>
      <w:r w:rsidR="004F6B06" w:rsidRPr="00247A13">
        <w:rPr>
          <w:rFonts w:cs="Times New Roman"/>
          <w:noProof w:val="0"/>
          <w:lang w:val="en-CA"/>
        </w:rPr>
        <w:t xml:space="preserve">1,925 pixels per class </w:t>
      </w:r>
      <w:r w:rsidR="00A211A3" w:rsidRPr="00247A13">
        <w:rPr>
          <w:rFonts w:cs="Times New Roman"/>
          <w:noProof w:val="0"/>
          <w:lang w:val="en-CA"/>
        </w:rPr>
        <w:t>(</w:t>
      </w:r>
      <w:r w:rsidR="00A211A3" w:rsidRPr="00247A13">
        <w:rPr>
          <w:rFonts w:cs="Times New Roman"/>
          <w:noProof w:val="0"/>
        </w:rPr>
        <w:t>x̃</w:t>
      </w:r>
      <w:r w:rsidR="00A211A3" w:rsidRPr="00247A13">
        <w:rPr>
          <w:rFonts w:cs="Times New Roman"/>
          <w:noProof w:val="0"/>
          <w:lang w:val="en-CA"/>
        </w:rPr>
        <w:t xml:space="preserve"> = 663.6)</w:t>
      </w:r>
      <w:r w:rsidR="00B3411F" w:rsidRPr="00247A13">
        <w:rPr>
          <w:rFonts w:cs="Times New Roman"/>
          <w:noProof w:val="0"/>
          <w:lang w:val="en-CA"/>
        </w:rPr>
        <w:t xml:space="preserve">. </w:t>
      </w:r>
      <w:r w:rsidR="007163DD" w:rsidRPr="00247A13">
        <w:rPr>
          <w:rFonts w:cs="Times New Roman"/>
          <w:noProof w:val="0"/>
          <w:lang w:val="en-CA"/>
        </w:rPr>
        <w:t>Low</w:t>
      </w:r>
      <w:r w:rsidR="00B3411F" w:rsidRPr="00247A13">
        <w:rPr>
          <w:rFonts w:cs="Times New Roman"/>
          <w:noProof w:val="0"/>
          <w:lang w:val="en-CA"/>
        </w:rPr>
        <w:t xml:space="preserve"> training sizes </w:t>
      </w:r>
      <w:r w:rsidR="007163DD" w:rsidRPr="00247A13">
        <w:rPr>
          <w:rFonts w:cs="Times New Roman"/>
          <w:noProof w:val="0"/>
          <w:lang w:val="en-CA"/>
        </w:rPr>
        <w:t>were infrequent,</w:t>
      </w:r>
      <w:r w:rsidR="00BB64EB" w:rsidRPr="00247A13">
        <w:rPr>
          <w:rFonts w:cs="Times New Roman"/>
          <w:noProof w:val="0"/>
          <w:lang w:val="en-CA"/>
        </w:rPr>
        <w:t xml:space="preserve"> </w:t>
      </w:r>
      <w:r w:rsidR="00B3411F" w:rsidRPr="00247A13">
        <w:rPr>
          <w:rFonts w:cs="Times New Roman"/>
          <w:noProof w:val="0"/>
          <w:lang w:val="en-CA"/>
        </w:rPr>
        <w:t>occurr</w:t>
      </w:r>
      <w:r w:rsidR="007163DD" w:rsidRPr="00247A13">
        <w:rPr>
          <w:rFonts w:cs="Times New Roman"/>
          <w:noProof w:val="0"/>
          <w:lang w:val="en-CA"/>
        </w:rPr>
        <w:t>ing only</w:t>
      </w:r>
      <w:del w:id="271" w:author="Daniel Stewart" w:date="2022-03-16T09:05:00Z">
        <w:r w:rsidR="00B3411F" w:rsidRPr="00247A13" w:rsidDel="0076269E">
          <w:rPr>
            <w:rFonts w:cs="Times New Roman"/>
            <w:noProof w:val="0"/>
            <w:lang w:val="en-CA"/>
          </w:rPr>
          <w:delText xml:space="preserve"> </w:delText>
        </w:r>
        <w:r w:rsidR="00146E13" w:rsidRPr="00247A13" w:rsidDel="0076269E">
          <w:rPr>
            <w:rFonts w:cs="Times New Roman"/>
            <w:noProof w:val="0"/>
            <w:lang w:val="en-CA"/>
          </w:rPr>
          <w:delText>in instances</w:delText>
        </w:r>
      </w:del>
      <w:r w:rsidR="00146E13" w:rsidRPr="00247A13">
        <w:rPr>
          <w:rFonts w:cs="Times New Roman"/>
          <w:noProof w:val="0"/>
          <w:lang w:val="en-CA"/>
        </w:rPr>
        <w:t xml:space="preserve"> </w:t>
      </w:r>
      <w:r w:rsidR="009D30F5" w:rsidRPr="00247A13">
        <w:rPr>
          <w:rFonts w:cs="Times New Roman"/>
          <w:noProof w:val="0"/>
          <w:lang w:val="en-CA"/>
        </w:rPr>
        <w:t>where</w:t>
      </w:r>
      <w:r w:rsidR="00B3411F" w:rsidRPr="00247A13">
        <w:rPr>
          <w:rFonts w:cs="Times New Roman"/>
          <w:noProof w:val="0"/>
          <w:lang w:val="en-CA"/>
        </w:rPr>
        <w:t xml:space="preserve"> verified training sites were lacking</w:t>
      </w:r>
      <w:r w:rsidR="006A16C1" w:rsidRPr="00247A13">
        <w:rPr>
          <w:rFonts w:cs="Times New Roman"/>
          <w:noProof w:val="0"/>
          <w:lang w:val="en-CA"/>
        </w:rPr>
        <w:t>,</w:t>
      </w:r>
      <w:r w:rsidR="009D30F5" w:rsidRPr="00247A13">
        <w:rPr>
          <w:rFonts w:cs="Times New Roman"/>
          <w:noProof w:val="0"/>
          <w:lang w:val="en-CA"/>
        </w:rPr>
        <w:t xml:space="preserve"> but deemed important to include</w:t>
      </w:r>
      <w:r w:rsidR="007163DD" w:rsidRPr="00247A13">
        <w:rPr>
          <w:rFonts w:cs="Times New Roman"/>
          <w:noProof w:val="0"/>
          <w:lang w:val="en-CA"/>
        </w:rPr>
        <w:t>. H</w:t>
      </w:r>
      <w:r w:rsidR="00A211A3" w:rsidRPr="00247A13">
        <w:rPr>
          <w:rFonts w:cs="Times New Roman"/>
          <w:noProof w:val="0"/>
          <w:lang w:val="en-CA"/>
        </w:rPr>
        <w:t xml:space="preserve">igh </w:t>
      </w:r>
      <w:r w:rsidR="007163DD" w:rsidRPr="00247A13">
        <w:rPr>
          <w:rFonts w:cs="Times New Roman"/>
          <w:noProof w:val="0"/>
          <w:lang w:val="en-CA"/>
        </w:rPr>
        <w:t>training sizes</w:t>
      </w:r>
      <w:r w:rsidR="00A211A3" w:rsidRPr="00247A13">
        <w:rPr>
          <w:rFonts w:cs="Times New Roman"/>
          <w:noProof w:val="0"/>
          <w:lang w:val="en-CA"/>
        </w:rPr>
        <w:t xml:space="preserve"> </w:t>
      </w:r>
      <w:r w:rsidR="00B3411F" w:rsidRPr="00247A13">
        <w:rPr>
          <w:rFonts w:cs="Times New Roman"/>
          <w:noProof w:val="0"/>
          <w:lang w:val="en-CA"/>
        </w:rPr>
        <w:t>reflect instances where</w:t>
      </w:r>
      <w:r w:rsidR="009D30F5" w:rsidRPr="00247A13">
        <w:rPr>
          <w:rFonts w:cs="Times New Roman"/>
          <w:noProof w:val="0"/>
          <w:lang w:val="en-CA"/>
        </w:rPr>
        <w:t xml:space="preserve"> larger samples</w:t>
      </w:r>
      <w:r w:rsidR="00A211A3" w:rsidRPr="00247A13">
        <w:rPr>
          <w:rFonts w:cs="Times New Roman"/>
          <w:noProof w:val="0"/>
          <w:lang w:val="en-CA"/>
        </w:rPr>
        <w:t xml:space="preserve"> were</w:t>
      </w:r>
      <w:r w:rsidR="00B3411F" w:rsidRPr="00247A13">
        <w:rPr>
          <w:rFonts w:cs="Times New Roman"/>
          <w:noProof w:val="0"/>
          <w:lang w:val="en-CA"/>
        </w:rPr>
        <w:t xml:space="preserve"> necessary</w:t>
      </w:r>
      <w:r w:rsidR="00A211A3" w:rsidRPr="00247A13">
        <w:rPr>
          <w:rFonts w:cs="Times New Roman"/>
          <w:noProof w:val="0"/>
          <w:lang w:val="en-CA"/>
        </w:rPr>
        <w:t xml:space="preserve"> </w:t>
      </w:r>
      <w:r w:rsidR="009D30F5" w:rsidRPr="00247A13">
        <w:rPr>
          <w:rFonts w:cs="Times New Roman"/>
          <w:noProof w:val="0"/>
          <w:lang w:val="en-CA"/>
        </w:rPr>
        <w:t>for e</w:t>
      </w:r>
      <w:r w:rsidR="00B3411F" w:rsidRPr="00247A13">
        <w:rPr>
          <w:rFonts w:cs="Times New Roman"/>
          <w:noProof w:val="0"/>
          <w:lang w:val="en-CA"/>
        </w:rPr>
        <w:t>ffectively distinguish</w:t>
      </w:r>
      <w:r w:rsidR="009D30F5" w:rsidRPr="00247A13">
        <w:rPr>
          <w:rFonts w:cs="Times New Roman"/>
          <w:noProof w:val="0"/>
          <w:lang w:val="en-CA"/>
        </w:rPr>
        <w:t>ing</w:t>
      </w:r>
      <w:r w:rsidR="00B3411F" w:rsidRPr="00247A13">
        <w:rPr>
          <w:rFonts w:cs="Times New Roman"/>
          <w:noProof w:val="0"/>
          <w:lang w:val="en-CA"/>
        </w:rPr>
        <w:t xml:space="preserve"> </w:t>
      </w:r>
      <w:r w:rsidR="007B0B22" w:rsidRPr="00247A13">
        <w:rPr>
          <w:rFonts w:cs="Times New Roman"/>
          <w:noProof w:val="0"/>
          <w:lang w:val="en-CA"/>
        </w:rPr>
        <w:t>similar classes</w:t>
      </w:r>
      <w:r w:rsidR="007B5F23" w:rsidRPr="00247A13">
        <w:rPr>
          <w:rFonts w:cs="Times New Roman"/>
          <w:noProof w:val="0"/>
          <w:lang w:val="en-CA"/>
        </w:rPr>
        <w:t>.</w:t>
      </w:r>
      <w:r w:rsidR="00B3411F" w:rsidRPr="00247A13">
        <w:rPr>
          <w:rFonts w:cs="Times New Roman"/>
          <w:noProof w:val="0"/>
          <w:lang w:val="en-CA"/>
        </w:rPr>
        <w:t xml:space="preserve"> Separate </w:t>
      </w:r>
      <w:r w:rsidR="00146E13" w:rsidRPr="00247A13">
        <w:rPr>
          <w:rFonts w:cs="Times New Roman"/>
          <w:noProof w:val="0"/>
          <w:lang w:val="en-CA"/>
        </w:rPr>
        <w:t xml:space="preserve">classes </w:t>
      </w:r>
      <w:r w:rsidR="00BB64EB" w:rsidRPr="00247A13">
        <w:rPr>
          <w:rFonts w:cs="Times New Roman"/>
          <w:noProof w:val="0"/>
          <w:lang w:val="en-CA"/>
        </w:rPr>
        <w:t xml:space="preserve">and </w:t>
      </w:r>
      <w:r w:rsidR="00146E13" w:rsidRPr="00247A13">
        <w:rPr>
          <w:rFonts w:cs="Times New Roman"/>
          <w:noProof w:val="0"/>
          <w:lang w:val="en-CA"/>
        </w:rPr>
        <w:t xml:space="preserve">training polygons </w:t>
      </w:r>
      <w:r w:rsidR="00B3411F" w:rsidRPr="00247A13">
        <w:rPr>
          <w:rFonts w:cs="Times New Roman"/>
          <w:noProof w:val="0"/>
          <w:lang w:val="en-CA"/>
        </w:rPr>
        <w:t>were created for each imagery</w:t>
      </w:r>
      <w:del w:id="272" w:author="Daniel Stewart" w:date="2022-03-16T09:11:00Z">
        <w:r w:rsidR="00B3411F" w:rsidRPr="00247A13" w:rsidDel="00840437">
          <w:rPr>
            <w:rFonts w:cs="Times New Roman"/>
            <w:noProof w:val="0"/>
            <w:lang w:val="en-CA"/>
          </w:rPr>
          <w:delText xml:space="preserve"> dataset due to </w:delText>
        </w:r>
        <w:r w:rsidR="00112CF7" w:rsidRPr="00247A13" w:rsidDel="00840437">
          <w:rPr>
            <w:rFonts w:cs="Times New Roman"/>
            <w:noProof w:val="0"/>
            <w:lang w:val="en-CA"/>
          </w:rPr>
          <w:delText xml:space="preserve">temporal, technological, </w:delText>
        </w:r>
        <w:r w:rsidR="00B3411F" w:rsidRPr="00247A13" w:rsidDel="00840437">
          <w:rPr>
            <w:rFonts w:cs="Times New Roman"/>
            <w:noProof w:val="0"/>
            <w:lang w:val="en-CA"/>
          </w:rPr>
          <w:delText>and spatial</w:delText>
        </w:r>
        <w:r w:rsidR="00C96991" w:rsidRPr="00247A13" w:rsidDel="00840437">
          <w:rPr>
            <w:rFonts w:cs="Times New Roman"/>
            <w:noProof w:val="0"/>
            <w:lang w:val="en-CA"/>
          </w:rPr>
          <w:delText xml:space="preserve"> differences,</w:delText>
        </w:r>
      </w:del>
      <w:ins w:id="273" w:author="Daniel Stewart" w:date="2022-03-16T09:11:00Z">
        <w:r w:rsidR="00840437">
          <w:rPr>
            <w:rFonts w:cs="Times New Roman"/>
            <w:noProof w:val="0"/>
            <w:lang w:val="en-CA"/>
          </w:rPr>
          <w:t xml:space="preserve"> dataset,</w:t>
        </w:r>
      </w:ins>
      <w:r w:rsidR="00F66C1A" w:rsidRPr="00247A13">
        <w:rPr>
          <w:rFonts w:cs="Times New Roman"/>
          <w:noProof w:val="0"/>
          <w:lang w:val="en-CA"/>
        </w:rPr>
        <w:t xml:space="preserve"> with 2</w:t>
      </w:r>
      <w:r w:rsidR="007B5F23" w:rsidRPr="00247A13">
        <w:rPr>
          <w:rFonts w:cs="Times New Roman"/>
          <w:noProof w:val="0"/>
          <w:lang w:val="en-CA"/>
        </w:rPr>
        <w:t>1</w:t>
      </w:r>
      <w:r w:rsidR="00F66C1A" w:rsidRPr="00247A13">
        <w:rPr>
          <w:rFonts w:cs="Times New Roman"/>
          <w:noProof w:val="0"/>
          <w:lang w:val="en-CA"/>
        </w:rPr>
        <w:t xml:space="preserve"> </w:t>
      </w:r>
      <w:ins w:id="274" w:author="Daniel Stewart" w:date="2022-03-16T09:06:00Z">
        <w:r w:rsidR="0076269E">
          <w:rPr>
            <w:rFonts w:cs="Times New Roman"/>
            <w:noProof w:val="0"/>
            <w:lang w:val="en-CA"/>
          </w:rPr>
          <w:t xml:space="preserve">and 31 </w:t>
        </w:r>
      </w:ins>
      <w:r w:rsidR="00F66C1A" w:rsidRPr="00247A13">
        <w:rPr>
          <w:rFonts w:cs="Times New Roman"/>
          <w:noProof w:val="0"/>
          <w:lang w:val="en-CA"/>
        </w:rPr>
        <w:t>classes in the GeoBC</w:t>
      </w:r>
      <w:r w:rsidR="007163DD" w:rsidRPr="00247A13">
        <w:rPr>
          <w:rFonts w:cs="Times New Roman"/>
          <w:noProof w:val="0"/>
          <w:lang w:val="en-CA"/>
        </w:rPr>
        <w:t xml:space="preserve"> </w:t>
      </w:r>
      <w:ins w:id="275" w:author="Daniel Stewart" w:date="2022-03-16T09:06:00Z">
        <w:r w:rsidR="0076269E">
          <w:rPr>
            <w:rFonts w:cs="Times New Roman"/>
            <w:noProof w:val="0"/>
            <w:lang w:val="en-CA"/>
          </w:rPr>
          <w:t xml:space="preserve">and VFPA datasets </w:t>
        </w:r>
      </w:ins>
      <w:del w:id="276" w:author="Daniel Stewart" w:date="2022-03-16T09:06:00Z">
        <w:r w:rsidR="007163DD" w:rsidRPr="00247A13" w:rsidDel="0076269E">
          <w:rPr>
            <w:rFonts w:cs="Times New Roman"/>
            <w:noProof w:val="0"/>
            <w:lang w:val="en-CA"/>
          </w:rPr>
          <w:delText>dataset</w:delText>
        </w:r>
        <w:r w:rsidR="00F66C1A" w:rsidRPr="00247A13" w:rsidDel="0076269E">
          <w:rPr>
            <w:rFonts w:cs="Times New Roman"/>
            <w:noProof w:val="0"/>
            <w:lang w:val="en-CA"/>
          </w:rPr>
          <w:delText xml:space="preserve">, and </w:delText>
        </w:r>
        <w:r w:rsidR="00CC62F0" w:rsidRPr="00247A13" w:rsidDel="0076269E">
          <w:rPr>
            <w:rFonts w:cs="Times New Roman"/>
            <w:noProof w:val="0"/>
            <w:lang w:val="en-CA"/>
          </w:rPr>
          <w:delText>3</w:delText>
        </w:r>
        <w:r w:rsidR="00B3411F" w:rsidRPr="00247A13" w:rsidDel="0076269E">
          <w:rPr>
            <w:rFonts w:cs="Times New Roman"/>
            <w:noProof w:val="0"/>
            <w:lang w:val="en-CA"/>
          </w:rPr>
          <w:delText>1</w:delText>
        </w:r>
        <w:r w:rsidR="00F66C1A" w:rsidRPr="00247A13" w:rsidDel="0076269E">
          <w:rPr>
            <w:rFonts w:cs="Times New Roman"/>
            <w:noProof w:val="0"/>
            <w:lang w:val="en-CA"/>
          </w:rPr>
          <w:delText xml:space="preserve"> in the VFPA </w:delText>
        </w:r>
      </w:del>
      <w:r w:rsidR="007163DD" w:rsidRPr="00247A13">
        <w:rPr>
          <w:rFonts w:cs="Times New Roman"/>
          <w:noProof w:val="0"/>
          <w:lang w:val="en-CA"/>
        </w:rPr>
        <w:t>respectively</w:t>
      </w:r>
      <w:bookmarkStart w:id="277" w:name="_Hlk40866696"/>
      <w:r w:rsidR="00F66C1A" w:rsidRPr="00247A13">
        <w:rPr>
          <w:rFonts w:cs="Times New Roman"/>
          <w:noProof w:val="0"/>
          <w:lang w:val="en-CA"/>
        </w:rPr>
        <w:t xml:space="preserve">. </w:t>
      </w:r>
    </w:p>
    <w:p w14:paraId="707C3730" w14:textId="77777777" w:rsidR="00891BFD" w:rsidRDefault="0038027F" w:rsidP="003F6620">
      <w:pPr>
        <w:ind w:firstLine="284"/>
        <w:jc w:val="left"/>
        <w:rPr>
          <w:rFonts w:cs="Times New Roman"/>
          <w:noProof w:val="0"/>
          <w:lang w:val="en-CA"/>
        </w:rPr>
      </w:pPr>
      <w:r w:rsidRPr="00247A13">
        <w:rPr>
          <w:rFonts w:cs="Times New Roman"/>
          <w:noProof w:val="0"/>
          <w:lang w:val="en-CA"/>
        </w:rPr>
        <w:t>T</w:t>
      </w:r>
      <w:r w:rsidR="00390A24" w:rsidRPr="00247A13">
        <w:rPr>
          <w:rFonts w:cs="Times New Roman"/>
          <w:noProof w:val="0"/>
          <w:lang w:val="en-CA"/>
        </w:rPr>
        <w:t xml:space="preserve">o enhance processing </w:t>
      </w:r>
      <w:r w:rsidR="009E3F7B" w:rsidRPr="00247A13">
        <w:rPr>
          <w:rFonts w:cs="Times New Roman"/>
          <w:noProof w:val="0"/>
          <w:lang w:val="en-CA"/>
        </w:rPr>
        <w:t>performance,</w:t>
      </w:r>
      <w:r w:rsidR="00390A24" w:rsidRPr="00247A13">
        <w:rPr>
          <w:rFonts w:cs="Times New Roman"/>
          <w:noProof w:val="0"/>
          <w:lang w:val="en-CA"/>
        </w:rPr>
        <w:t xml:space="preserve"> </w:t>
      </w:r>
      <w:r w:rsidR="00D04F61" w:rsidRPr="00247A13">
        <w:rPr>
          <w:rFonts w:cs="Times New Roman"/>
          <w:noProof w:val="0"/>
          <w:lang w:val="en-CA"/>
        </w:rPr>
        <w:t xml:space="preserve">we removed </w:t>
      </w:r>
      <w:r w:rsidR="00AD6A21" w:rsidRPr="00247A13">
        <w:rPr>
          <w:rFonts w:cs="Times New Roman"/>
          <w:noProof w:val="0"/>
          <w:lang w:val="en-CA"/>
        </w:rPr>
        <w:t xml:space="preserve">all non-suitable habitat </w:t>
      </w:r>
      <w:r w:rsidR="00D04F61" w:rsidRPr="00247A13">
        <w:rPr>
          <w:rFonts w:cs="Times New Roman"/>
          <w:noProof w:val="0"/>
          <w:lang w:val="en-CA"/>
        </w:rPr>
        <w:t>f</w:t>
      </w:r>
      <w:r w:rsidR="00AD6A21" w:rsidRPr="00247A13">
        <w:rPr>
          <w:rFonts w:cs="Times New Roman"/>
          <w:noProof w:val="0"/>
          <w:lang w:val="en-CA"/>
        </w:rPr>
        <w:t xml:space="preserve">rom the analysis </w:t>
      </w:r>
      <w:r w:rsidR="00390A24" w:rsidRPr="00247A13">
        <w:rPr>
          <w:rFonts w:cs="Times New Roman"/>
          <w:noProof w:val="0"/>
          <w:lang w:val="en-CA"/>
        </w:rPr>
        <w:t xml:space="preserve">prior to classification. </w:t>
      </w:r>
      <w:r w:rsidR="00AD6A21" w:rsidRPr="00247A13">
        <w:rPr>
          <w:rFonts w:cs="Times New Roman"/>
          <w:noProof w:val="0"/>
          <w:lang w:val="en-CA"/>
        </w:rPr>
        <w:t xml:space="preserve">Non-suitable habitat was defined as (1) terrestrial habitats above the high-tide </w:t>
      </w:r>
      <w:r w:rsidR="006A5437" w:rsidRPr="00247A13">
        <w:rPr>
          <w:rFonts w:cs="Times New Roman"/>
          <w:noProof w:val="0"/>
          <w:lang w:val="en-CA"/>
        </w:rPr>
        <w:t>mark</w:t>
      </w:r>
      <w:r w:rsidR="00AD6A21" w:rsidRPr="00247A13">
        <w:rPr>
          <w:rFonts w:cs="Times New Roman"/>
          <w:noProof w:val="0"/>
          <w:lang w:val="en-CA"/>
        </w:rPr>
        <w:t xml:space="preserve">, (2) </w:t>
      </w:r>
      <w:r w:rsidR="0001432B" w:rsidRPr="00247A13">
        <w:rPr>
          <w:rFonts w:cs="Times New Roman"/>
          <w:noProof w:val="0"/>
          <w:lang w:val="en-CA"/>
        </w:rPr>
        <w:t>open water, including significant tidal channels (3) tidal mudflats, (4) areas shaded/covered by nearby woody plants, and (</w:t>
      </w:r>
      <w:r w:rsidR="005049B4" w:rsidRPr="00247A13">
        <w:rPr>
          <w:rFonts w:cs="Times New Roman"/>
          <w:noProof w:val="0"/>
          <w:lang w:val="en-CA"/>
        </w:rPr>
        <w:t>5</w:t>
      </w:r>
      <w:r w:rsidR="0001432B" w:rsidRPr="00247A13">
        <w:rPr>
          <w:rFonts w:cs="Times New Roman"/>
          <w:noProof w:val="0"/>
          <w:lang w:val="en-CA"/>
        </w:rPr>
        <w:t>) anthropogenic structures (e.g.</w:t>
      </w:r>
      <w:ins w:id="278" w:author="Daniel Stewart" w:date="2022-03-16T09:12:00Z">
        <w:r w:rsidR="00840437">
          <w:rPr>
            <w:rFonts w:cs="Times New Roman"/>
            <w:noProof w:val="0"/>
            <w:lang w:val="en-CA"/>
          </w:rPr>
          <w:t>,</w:t>
        </w:r>
      </w:ins>
      <w:r w:rsidR="0001432B" w:rsidRPr="00247A13">
        <w:rPr>
          <w:rFonts w:cs="Times New Roman"/>
          <w:noProof w:val="0"/>
          <w:lang w:val="en-CA"/>
        </w:rPr>
        <w:t xml:space="preserve"> riprap, docks, pavement). Remaining</w:t>
      </w:r>
      <w:r w:rsidR="00317EB8" w:rsidRPr="00247A13">
        <w:rPr>
          <w:rFonts w:cs="Times New Roman"/>
          <w:noProof w:val="0"/>
          <w:lang w:val="en-CA"/>
        </w:rPr>
        <w:t xml:space="preserve"> i</w:t>
      </w:r>
      <w:r w:rsidR="00244FB4" w:rsidRPr="00247A13">
        <w:rPr>
          <w:rFonts w:cs="Times New Roman"/>
          <w:noProof w:val="0"/>
          <w:lang w:val="en-CA"/>
        </w:rPr>
        <w:t xml:space="preserve">magery </w:t>
      </w:r>
      <w:r w:rsidR="00304A15" w:rsidRPr="00247A13">
        <w:rPr>
          <w:rFonts w:cs="Times New Roman"/>
          <w:noProof w:val="0"/>
          <w:lang w:val="en-CA"/>
        </w:rPr>
        <w:t>was classified</w:t>
      </w:r>
      <w:r w:rsidR="006A5437" w:rsidRPr="00247A13">
        <w:rPr>
          <w:rFonts w:cs="Times New Roman"/>
          <w:noProof w:val="0"/>
          <w:lang w:val="en-CA"/>
        </w:rPr>
        <w:t xml:space="preserve"> in Arc</w:t>
      </w:r>
      <w:r w:rsidR="00B37A82" w:rsidRPr="00247A13">
        <w:rPr>
          <w:rFonts w:cs="Times New Roman"/>
          <w:noProof w:val="0"/>
          <w:lang w:val="en-CA"/>
        </w:rPr>
        <w:t>Map</w:t>
      </w:r>
      <w:r w:rsidR="00D971BE" w:rsidRPr="00247A13">
        <w:rPr>
          <w:rFonts w:cs="Times New Roman"/>
          <w:noProof w:val="0"/>
          <w:lang w:val="en-CA"/>
        </w:rPr>
        <w:t xml:space="preserve"> </w:t>
      </w:r>
      <w:r w:rsidR="00317EB8" w:rsidRPr="00247A13">
        <w:rPr>
          <w:rFonts w:cs="Times New Roman"/>
          <w:noProof w:val="0"/>
          <w:lang w:val="en-CA"/>
        </w:rPr>
        <w:t>using</w:t>
      </w:r>
      <w:r w:rsidR="00D971BE" w:rsidRPr="00247A13">
        <w:rPr>
          <w:rFonts w:cs="Times New Roman"/>
          <w:noProof w:val="0"/>
          <w:lang w:val="en-CA"/>
        </w:rPr>
        <w:t xml:space="preserve"> </w:t>
      </w:r>
      <w:r w:rsidR="008B25B5" w:rsidRPr="00247A13">
        <w:rPr>
          <w:rFonts w:cs="Times New Roman"/>
          <w:noProof w:val="0"/>
          <w:lang w:val="en-CA"/>
        </w:rPr>
        <w:t xml:space="preserve">a </w:t>
      </w:r>
      <w:r w:rsidR="00507950" w:rsidRPr="00247A13">
        <w:rPr>
          <w:rFonts w:cs="Times New Roman"/>
          <w:noProof w:val="0"/>
          <w:lang w:val="en-CA"/>
        </w:rPr>
        <w:t xml:space="preserve">supervised </w:t>
      </w:r>
      <w:r w:rsidR="00317EB8" w:rsidRPr="00247A13">
        <w:rPr>
          <w:rFonts w:cs="Times New Roman"/>
          <w:noProof w:val="0"/>
          <w:lang w:val="en-CA"/>
        </w:rPr>
        <w:t xml:space="preserve">Bayes </w:t>
      </w:r>
      <w:r w:rsidR="008B25B5" w:rsidRPr="00247A13">
        <w:rPr>
          <w:rFonts w:cs="Times New Roman"/>
          <w:noProof w:val="0"/>
          <w:lang w:val="en-CA"/>
        </w:rPr>
        <w:t>M</w:t>
      </w:r>
      <w:r w:rsidR="00D971BE" w:rsidRPr="00247A13">
        <w:rPr>
          <w:rFonts w:cs="Times New Roman"/>
          <w:noProof w:val="0"/>
          <w:lang w:val="en-CA"/>
        </w:rPr>
        <w:t xml:space="preserve">aximum </w:t>
      </w:r>
      <w:r w:rsidR="008B25B5" w:rsidRPr="00247A13">
        <w:rPr>
          <w:rFonts w:cs="Times New Roman"/>
          <w:noProof w:val="0"/>
          <w:lang w:val="en-CA"/>
        </w:rPr>
        <w:t>L</w:t>
      </w:r>
      <w:r w:rsidR="00D971BE" w:rsidRPr="00247A13">
        <w:rPr>
          <w:rFonts w:cs="Times New Roman"/>
          <w:noProof w:val="0"/>
          <w:lang w:val="en-CA"/>
        </w:rPr>
        <w:t xml:space="preserve">ikelihood </w:t>
      </w:r>
      <w:r w:rsidR="008B25B5" w:rsidRPr="00247A13">
        <w:rPr>
          <w:rFonts w:cs="Times New Roman"/>
          <w:noProof w:val="0"/>
          <w:lang w:val="en-CA"/>
        </w:rPr>
        <w:t>C</w:t>
      </w:r>
      <w:r w:rsidR="00D971BE" w:rsidRPr="00247A13">
        <w:rPr>
          <w:rFonts w:cs="Times New Roman"/>
          <w:noProof w:val="0"/>
          <w:lang w:val="en-CA"/>
        </w:rPr>
        <w:t>lassification</w:t>
      </w:r>
      <w:r w:rsidR="00AD6A21" w:rsidRPr="00247A13">
        <w:rPr>
          <w:rFonts w:cs="Times New Roman"/>
          <w:noProof w:val="0"/>
          <w:lang w:val="en-CA"/>
        </w:rPr>
        <w:t>, a</w:t>
      </w:r>
      <w:r w:rsidR="0095544C" w:rsidRPr="00247A13">
        <w:rPr>
          <w:rFonts w:cs="Times New Roman"/>
          <w:noProof w:val="0"/>
          <w:lang w:val="en-CA"/>
        </w:rPr>
        <w:t xml:space="preserve"> probabilistic</w:t>
      </w:r>
      <w:r w:rsidR="000F7850" w:rsidRPr="00247A13">
        <w:rPr>
          <w:rFonts w:cs="Times New Roman"/>
          <w:noProof w:val="0"/>
          <w:lang w:val="en-CA"/>
        </w:rPr>
        <w:t xml:space="preserve"> approach </w:t>
      </w:r>
      <w:r w:rsidR="00AD6A21" w:rsidRPr="00247A13">
        <w:rPr>
          <w:rFonts w:cs="Times New Roman"/>
          <w:noProof w:val="0"/>
          <w:lang w:val="en-CA"/>
        </w:rPr>
        <w:t>that</w:t>
      </w:r>
      <w:r w:rsidR="000F7850" w:rsidRPr="00247A13">
        <w:rPr>
          <w:rFonts w:cs="Times New Roman"/>
          <w:noProof w:val="0"/>
          <w:lang w:val="en-CA"/>
        </w:rPr>
        <w:t xml:space="preserve"> characterize</w:t>
      </w:r>
      <w:r w:rsidR="0095544C" w:rsidRPr="00247A13">
        <w:rPr>
          <w:rFonts w:cs="Times New Roman"/>
          <w:noProof w:val="0"/>
          <w:lang w:val="en-CA"/>
        </w:rPr>
        <w:t>s</w:t>
      </w:r>
      <w:r w:rsidR="000F7850" w:rsidRPr="00247A13">
        <w:rPr>
          <w:rFonts w:cs="Times New Roman"/>
          <w:noProof w:val="0"/>
          <w:lang w:val="en-CA"/>
        </w:rPr>
        <w:t xml:space="preserve"> each land cover class </w:t>
      </w:r>
      <w:r w:rsidR="0095544C" w:rsidRPr="00247A13">
        <w:rPr>
          <w:rFonts w:cs="Times New Roman"/>
          <w:noProof w:val="0"/>
          <w:lang w:val="en-CA"/>
        </w:rPr>
        <w:t>by</w:t>
      </w:r>
      <w:r w:rsidR="000F7850" w:rsidRPr="00247A13">
        <w:rPr>
          <w:rFonts w:cs="Times New Roman"/>
          <w:noProof w:val="0"/>
          <w:lang w:val="en-CA"/>
        </w:rPr>
        <w:t xml:space="preserve"> </w:t>
      </w:r>
      <w:r w:rsidR="00875081">
        <w:rPr>
          <w:rFonts w:cs="Times New Roman"/>
          <w:noProof w:val="0"/>
          <w:lang w:val="en-CA"/>
        </w:rPr>
        <w:t xml:space="preserve">its </w:t>
      </w:r>
      <w:r w:rsidR="007279A2" w:rsidRPr="00247A13">
        <w:rPr>
          <w:rFonts w:cs="Times New Roman"/>
          <w:noProof w:val="0"/>
          <w:lang w:val="en-CA"/>
        </w:rPr>
        <w:t xml:space="preserve">mean vector </w:t>
      </w:r>
      <w:r w:rsidR="007F035D" w:rsidRPr="00247A13">
        <w:rPr>
          <w:rFonts w:cs="Times New Roman"/>
          <w:noProof w:val="0"/>
          <w:lang w:val="en-CA"/>
        </w:rPr>
        <w:t xml:space="preserve">and </w:t>
      </w:r>
      <w:r w:rsidR="007279A2" w:rsidRPr="00247A13">
        <w:rPr>
          <w:rFonts w:cs="Times New Roman"/>
          <w:noProof w:val="0"/>
          <w:lang w:val="en-CA"/>
        </w:rPr>
        <w:t>covariance matrix</w:t>
      </w:r>
      <w:r w:rsidR="007F035D" w:rsidRPr="00247A13">
        <w:rPr>
          <w:rFonts w:cs="Times New Roman"/>
          <w:noProof w:val="0"/>
          <w:lang w:val="en-CA"/>
        </w:rPr>
        <w:t>,</w:t>
      </w:r>
      <w:r w:rsidR="0095544C" w:rsidRPr="00247A13">
        <w:rPr>
          <w:rFonts w:cs="Times New Roman"/>
          <w:noProof w:val="0"/>
          <w:lang w:val="en-CA"/>
        </w:rPr>
        <w:t xml:space="preserve"> and then assigns each</w:t>
      </w:r>
      <w:r w:rsidR="000F7850" w:rsidRPr="00247A13">
        <w:rPr>
          <w:rFonts w:cs="Times New Roman"/>
          <w:noProof w:val="0"/>
          <w:lang w:val="en-CA"/>
        </w:rPr>
        <w:t xml:space="preserve"> </w:t>
      </w:r>
      <w:r w:rsidR="0095544C" w:rsidRPr="00247A13">
        <w:rPr>
          <w:rFonts w:cs="Times New Roman"/>
          <w:noProof w:val="0"/>
          <w:lang w:val="en-CA"/>
        </w:rPr>
        <w:t xml:space="preserve">cell </w:t>
      </w:r>
      <w:r w:rsidR="000F7850" w:rsidRPr="00247A13">
        <w:rPr>
          <w:rFonts w:cs="Times New Roman"/>
          <w:noProof w:val="0"/>
          <w:lang w:val="en-CA"/>
        </w:rPr>
        <w:t xml:space="preserve">to </w:t>
      </w:r>
      <w:r w:rsidR="0095544C" w:rsidRPr="00247A13">
        <w:rPr>
          <w:rFonts w:cs="Times New Roman"/>
          <w:noProof w:val="0"/>
          <w:lang w:val="en-CA"/>
        </w:rPr>
        <w:t>the</w:t>
      </w:r>
      <w:r w:rsidR="000F7850" w:rsidRPr="00247A13">
        <w:rPr>
          <w:rFonts w:cs="Times New Roman"/>
          <w:noProof w:val="0"/>
          <w:lang w:val="en-CA"/>
        </w:rPr>
        <w:t xml:space="preserve"> class </w:t>
      </w:r>
      <w:r w:rsidR="00875081">
        <w:rPr>
          <w:rFonts w:cs="Times New Roman"/>
          <w:noProof w:val="0"/>
          <w:lang w:val="en-CA"/>
        </w:rPr>
        <w:t>in</w:t>
      </w:r>
      <w:r w:rsidR="000F7850" w:rsidRPr="00247A13">
        <w:rPr>
          <w:rFonts w:cs="Times New Roman"/>
          <w:noProof w:val="0"/>
          <w:lang w:val="en-CA"/>
        </w:rPr>
        <w:t xml:space="preserve"> which it has the </w:t>
      </w:r>
      <w:r w:rsidR="0095544C" w:rsidRPr="00247A13">
        <w:rPr>
          <w:rFonts w:cs="Times New Roman"/>
          <w:noProof w:val="0"/>
          <w:lang w:val="en-CA"/>
        </w:rPr>
        <w:t>greatest</w:t>
      </w:r>
      <w:r w:rsidR="000F7850" w:rsidRPr="00247A13">
        <w:rPr>
          <w:rFonts w:cs="Times New Roman"/>
          <w:noProof w:val="0"/>
          <w:lang w:val="en-CA"/>
        </w:rPr>
        <w:t xml:space="preserve"> </w:t>
      </w:r>
      <w:r w:rsidR="0095544C" w:rsidRPr="00247A13">
        <w:rPr>
          <w:rFonts w:cs="Times New Roman"/>
          <w:noProof w:val="0"/>
          <w:lang w:val="en-CA"/>
        </w:rPr>
        <w:t xml:space="preserve">likelihood </w:t>
      </w:r>
      <w:r w:rsidR="000F7850" w:rsidRPr="00247A13">
        <w:rPr>
          <w:rFonts w:cs="Times New Roman"/>
          <w:noProof w:val="0"/>
          <w:lang w:val="en-CA"/>
        </w:rPr>
        <w:t>of being a member</w:t>
      </w:r>
      <w:bookmarkStart w:id="279" w:name="ZOTERO_BREF_oU7x96a0IgrW"/>
      <w:r w:rsidR="00D76FF6" w:rsidRPr="00247A13">
        <w:rPr>
          <w:rFonts w:cs="Times New Roman"/>
          <w:noProof w:val="0"/>
          <w:lang w:val="en-CA"/>
        </w:rPr>
        <w:t xml:space="preserve"> </w:t>
      </w:r>
      <w:r w:rsidR="00D76FF6" w:rsidRPr="00247A13">
        <w:rPr>
          <w:rFonts w:cs="Times New Roman"/>
        </w:rPr>
        <w:t>(Richards 2013)</w:t>
      </w:r>
      <w:bookmarkEnd w:id="279"/>
      <w:r w:rsidR="00317EB8" w:rsidRPr="00247A13">
        <w:rPr>
          <w:rFonts w:cs="Times New Roman"/>
          <w:noProof w:val="0"/>
          <w:lang w:val="en-CA"/>
        </w:rPr>
        <w:t xml:space="preserve">. </w:t>
      </w:r>
    </w:p>
    <w:p w14:paraId="2C2F1783" w14:textId="1A7E0B17" w:rsidR="004C3887" w:rsidRPr="00247A13" w:rsidRDefault="00875081" w:rsidP="003F6620">
      <w:pPr>
        <w:ind w:firstLine="284"/>
        <w:jc w:val="left"/>
        <w:rPr>
          <w:rFonts w:cs="Times New Roman"/>
          <w:noProof w:val="0"/>
          <w:lang w:val="en-CA"/>
        </w:rPr>
      </w:pPr>
      <w:r>
        <w:rPr>
          <w:rFonts w:cs="Times New Roman"/>
          <w:noProof w:val="0"/>
          <w:lang w:val="en-CA"/>
        </w:rPr>
        <w:t>Based on preliminary outputs</w:t>
      </w:r>
      <w:r w:rsidR="00DA7F2D">
        <w:rPr>
          <w:rFonts w:cs="Times New Roman"/>
          <w:noProof w:val="0"/>
          <w:lang w:val="en-CA"/>
        </w:rPr>
        <w:t>,</w:t>
      </w:r>
      <w:r>
        <w:rPr>
          <w:rFonts w:cs="Times New Roman"/>
          <w:noProof w:val="0"/>
          <w:lang w:val="en-CA"/>
        </w:rPr>
        <w:t xml:space="preserve"> certain adjustments were made to improve classification accuracy. C</w:t>
      </w:r>
      <w:r w:rsidR="0001432B" w:rsidRPr="00247A13">
        <w:rPr>
          <w:rFonts w:cs="Times New Roman"/>
          <w:noProof w:val="0"/>
          <w:lang w:val="en-CA"/>
        </w:rPr>
        <w:t>lassified rasters were</w:t>
      </w:r>
      <w:r w:rsidR="004C3887" w:rsidRPr="00247A13">
        <w:rPr>
          <w:rFonts w:cs="Times New Roman"/>
          <w:noProof w:val="0"/>
          <w:lang w:val="en-CA"/>
        </w:rPr>
        <w:t xml:space="preserve"> aggregated </w:t>
      </w:r>
      <w:r w:rsidR="00593158" w:rsidRPr="00247A13">
        <w:rPr>
          <w:rFonts w:cs="Times New Roman"/>
          <w:noProof w:val="0"/>
          <w:lang w:val="en-CA"/>
        </w:rPr>
        <w:t>from 0.1 to</w:t>
      </w:r>
      <w:r w:rsidR="004C3887" w:rsidRPr="00247A13">
        <w:rPr>
          <w:rFonts w:cs="Times New Roman"/>
          <w:noProof w:val="0"/>
          <w:lang w:val="en-CA"/>
        </w:rPr>
        <w:t xml:space="preserve"> 1</w:t>
      </w:r>
      <w:r w:rsidR="007279A2" w:rsidRPr="00247A13">
        <w:rPr>
          <w:rFonts w:cs="Times New Roman"/>
          <w:noProof w:val="0"/>
          <w:lang w:val="en-CA"/>
        </w:rPr>
        <w:t>.0</w:t>
      </w:r>
      <w:r w:rsidR="004C3887" w:rsidRPr="00247A13">
        <w:rPr>
          <w:rFonts w:cs="Times New Roman"/>
          <w:noProof w:val="0"/>
          <w:lang w:val="en-CA"/>
        </w:rPr>
        <w:t xml:space="preserve"> m pixel size using me</w:t>
      </w:r>
      <w:r w:rsidR="00593158" w:rsidRPr="00247A13">
        <w:rPr>
          <w:rFonts w:cs="Times New Roman"/>
          <w:noProof w:val="0"/>
          <w:lang w:val="en-CA"/>
        </w:rPr>
        <w:t>dian</w:t>
      </w:r>
      <w:r w:rsidR="004C3887" w:rsidRPr="00247A13">
        <w:rPr>
          <w:rFonts w:cs="Times New Roman"/>
          <w:noProof w:val="0"/>
          <w:lang w:val="en-CA"/>
        </w:rPr>
        <w:t xml:space="preserve"> </w:t>
      </w:r>
      <w:r w:rsidR="00593158" w:rsidRPr="00247A13">
        <w:rPr>
          <w:rFonts w:cs="Times New Roman"/>
          <w:noProof w:val="0"/>
          <w:lang w:val="en-CA"/>
        </w:rPr>
        <w:t>class values</w:t>
      </w:r>
      <w:r w:rsidR="007F035D" w:rsidRPr="00247A13">
        <w:rPr>
          <w:rFonts w:cs="Times New Roman"/>
          <w:noProof w:val="0"/>
          <w:lang w:val="en-CA"/>
        </w:rPr>
        <w:t>, as the high spatial resolution of the imagery</w:t>
      </w:r>
      <w:r w:rsidR="006A16C1" w:rsidRPr="00247A13">
        <w:rPr>
          <w:rFonts w:cs="Times New Roman"/>
          <w:noProof w:val="0"/>
          <w:lang w:val="en-CA"/>
        </w:rPr>
        <w:t>,</w:t>
      </w:r>
      <w:r w:rsidR="007F035D" w:rsidRPr="00247A13">
        <w:rPr>
          <w:rFonts w:cs="Times New Roman"/>
          <w:noProof w:val="0"/>
          <w:lang w:val="en-CA"/>
        </w:rPr>
        <w:t xml:space="preserve"> combined with the effects of varying stem densities, </w:t>
      </w:r>
      <w:del w:id="280" w:author="Daniel Stewart" w:date="2022-03-15T20:21:00Z">
        <w:r w:rsidR="007F035D" w:rsidRPr="00247A13" w:rsidDel="00AD5DF8">
          <w:rPr>
            <w:rFonts w:cs="Times New Roman"/>
            <w:noProof w:val="0"/>
            <w:lang w:val="en-CA"/>
          </w:rPr>
          <w:delText>substrates</w:delText>
        </w:r>
      </w:del>
      <w:ins w:id="281" w:author="Daniel Stewart" w:date="2022-03-15T20:21:00Z">
        <w:r w:rsidR="00AD5DF8" w:rsidRPr="00247A13">
          <w:rPr>
            <w:rFonts w:cs="Times New Roman"/>
            <w:noProof w:val="0"/>
            <w:lang w:val="en-CA"/>
          </w:rPr>
          <w:t>substrates,</w:t>
        </w:r>
      </w:ins>
      <w:r w:rsidR="007F035D" w:rsidRPr="00247A13">
        <w:rPr>
          <w:rFonts w:cs="Times New Roman"/>
          <w:noProof w:val="0"/>
          <w:lang w:val="en-CA"/>
        </w:rPr>
        <w:t xml:space="preserve"> and shadows</w:t>
      </w:r>
      <w:r w:rsidR="006A16C1" w:rsidRPr="00247A13">
        <w:rPr>
          <w:rFonts w:cs="Times New Roman"/>
          <w:noProof w:val="0"/>
          <w:lang w:val="en-CA"/>
        </w:rPr>
        <w:t>,</w:t>
      </w:r>
      <w:r w:rsidR="007F035D" w:rsidRPr="00247A13">
        <w:rPr>
          <w:rFonts w:cs="Times New Roman"/>
          <w:noProof w:val="0"/>
          <w:lang w:val="en-CA"/>
        </w:rPr>
        <w:t xml:space="preserve"> produced an undesirable amount of noise</w:t>
      </w:r>
      <w:bookmarkEnd w:id="277"/>
      <w:r w:rsidR="007F035D" w:rsidRPr="00247A13">
        <w:rPr>
          <w:rFonts w:cs="Times New Roman"/>
          <w:noProof w:val="0"/>
          <w:lang w:val="en-CA"/>
        </w:rPr>
        <w:t xml:space="preserve">. </w:t>
      </w:r>
      <w:bookmarkStart w:id="282" w:name="_Hlk63080336"/>
      <w:r>
        <w:rPr>
          <w:rFonts w:cs="Times New Roman"/>
          <w:noProof w:val="0"/>
          <w:lang w:val="en-CA"/>
        </w:rPr>
        <w:t>We also noted the</w:t>
      </w:r>
      <w:r w:rsidR="00593158" w:rsidRPr="00247A13">
        <w:rPr>
          <w:rFonts w:cs="Times New Roman"/>
          <w:noProof w:val="0"/>
          <w:lang w:val="en-CA"/>
        </w:rPr>
        <w:t xml:space="preserve"> </w:t>
      </w:r>
      <w:r>
        <w:rPr>
          <w:rFonts w:cs="Times New Roman"/>
          <w:noProof w:val="0"/>
          <w:lang w:val="en-CA"/>
        </w:rPr>
        <w:t xml:space="preserve">outputs of the </w:t>
      </w:r>
      <w:r w:rsidR="003A7D77" w:rsidRPr="00247A13">
        <w:rPr>
          <w:rFonts w:cs="Times New Roman"/>
          <w:noProof w:val="0"/>
          <w:lang w:val="en-CA"/>
        </w:rPr>
        <w:t>GeoBC</w:t>
      </w:r>
      <w:r w:rsidR="00593158" w:rsidRPr="00247A13">
        <w:rPr>
          <w:rFonts w:cs="Times New Roman"/>
          <w:noProof w:val="0"/>
          <w:lang w:val="en-CA"/>
        </w:rPr>
        <w:t xml:space="preserve"> dataset w</w:t>
      </w:r>
      <w:r>
        <w:rPr>
          <w:rFonts w:cs="Times New Roman"/>
          <w:noProof w:val="0"/>
          <w:lang w:val="en-CA"/>
        </w:rPr>
        <w:t>ere</w:t>
      </w:r>
      <w:r w:rsidR="00593158" w:rsidRPr="00247A13">
        <w:rPr>
          <w:rFonts w:cs="Times New Roman"/>
          <w:noProof w:val="0"/>
          <w:lang w:val="en-CA"/>
        </w:rPr>
        <w:t xml:space="preserve"> </w:t>
      </w:r>
      <w:r>
        <w:rPr>
          <w:rFonts w:cs="Times New Roman"/>
          <w:noProof w:val="0"/>
          <w:lang w:val="en-CA"/>
        </w:rPr>
        <w:t>superior to the VFPA dataset</w:t>
      </w:r>
      <w:r w:rsidR="00E8408F" w:rsidRPr="00247A13">
        <w:rPr>
          <w:rFonts w:cs="Times New Roman"/>
          <w:noProof w:val="0"/>
          <w:lang w:val="en-CA"/>
        </w:rPr>
        <w:t xml:space="preserve">, likely because </w:t>
      </w:r>
      <w:r w:rsidR="00DA7F2D">
        <w:rPr>
          <w:rFonts w:cs="Times New Roman"/>
          <w:noProof w:val="0"/>
          <w:lang w:val="en-CA"/>
        </w:rPr>
        <w:t>the imagery</w:t>
      </w:r>
      <w:r w:rsidR="00E8408F" w:rsidRPr="00247A13">
        <w:rPr>
          <w:rFonts w:cs="Times New Roman"/>
          <w:noProof w:val="0"/>
          <w:lang w:val="en-CA"/>
        </w:rPr>
        <w:t xml:space="preserve"> was taken later in the growing season when aboveground biomass was </w:t>
      </w:r>
      <w:r w:rsidR="00DA7F2D">
        <w:rPr>
          <w:rFonts w:cs="Times New Roman"/>
          <w:noProof w:val="0"/>
          <w:lang w:val="en-CA"/>
        </w:rPr>
        <w:t xml:space="preserve">more </w:t>
      </w:r>
      <w:r w:rsidR="00E8408F" w:rsidRPr="00247A13">
        <w:rPr>
          <w:rFonts w:cs="Times New Roman"/>
          <w:noProof w:val="0"/>
          <w:lang w:val="en-CA"/>
        </w:rPr>
        <w:t>developed</w:t>
      </w:r>
      <w:r w:rsidR="00593158" w:rsidRPr="00247A13">
        <w:rPr>
          <w:rFonts w:cs="Times New Roman"/>
          <w:noProof w:val="0"/>
          <w:lang w:val="en-CA"/>
        </w:rPr>
        <w:t>.</w:t>
      </w:r>
      <w:r w:rsidR="005049B4" w:rsidRPr="00247A13">
        <w:rPr>
          <w:rFonts w:cs="Times New Roman"/>
          <w:noProof w:val="0"/>
          <w:lang w:val="en-CA"/>
        </w:rPr>
        <w:t xml:space="preserve"> </w:t>
      </w:r>
      <w:r w:rsidR="00593158" w:rsidRPr="00247A13">
        <w:rPr>
          <w:rFonts w:cs="Times New Roman"/>
          <w:noProof w:val="0"/>
          <w:lang w:val="en-CA"/>
        </w:rPr>
        <w:t xml:space="preserve">We therefore used </w:t>
      </w:r>
      <w:r w:rsidR="006A16C1" w:rsidRPr="00247A13">
        <w:rPr>
          <w:rFonts w:cs="Times New Roman"/>
          <w:noProof w:val="0"/>
          <w:lang w:val="en-CA"/>
        </w:rPr>
        <w:t>it wherever</w:t>
      </w:r>
      <w:r w:rsidR="00593158" w:rsidRPr="00247A13">
        <w:rPr>
          <w:rFonts w:cs="Times New Roman"/>
          <w:noProof w:val="0"/>
          <w:lang w:val="en-CA"/>
        </w:rPr>
        <w:t xml:space="preserve"> </w:t>
      </w:r>
      <w:r w:rsidRPr="00247A13">
        <w:rPr>
          <w:rFonts w:cs="Times New Roman"/>
          <w:noProof w:val="0"/>
          <w:lang w:val="en-CA"/>
        </w:rPr>
        <w:t>possible and</w:t>
      </w:r>
      <w:r w:rsidR="00593158" w:rsidRPr="00247A13">
        <w:rPr>
          <w:rFonts w:cs="Times New Roman"/>
          <w:noProof w:val="0"/>
          <w:lang w:val="en-CA"/>
        </w:rPr>
        <w:t xml:space="preserve"> </w:t>
      </w:r>
      <w:r>
        <w:rPr>
          <w:rFonts w:cs="Times New Roman"/>
          <w:noProof w:val="0"/>
          <w:lang w:val="en-CA"/>
        </w:rPr>
        <w:t xml:space="preserve">only </w:t>
      </w:r>
      <w:r w:rsidR="00593158" w:rsidRPr="00247A13">
        <w:rPr>
          <w:rFonts w:cs="Times New Roman"/>
          <w:noProof w:val="0"/>
          <w:lang w:val="en-CA"/>
        </w:rPr>
        <w:t xml:space="preserve">used the </w:t>
      </w:r>
      <w:r w:rsidR="003A7D77" w:rsidRPr="00247A13">
        <w:rPr>
          <w:rFonts w:cs="Times New Roman"/>
          <w:noProof w:val="0"/>
          <w:lang w:val="en-CA"/>
        </w:rPr>
        <w:t>VFPA</w:t>
      </w:r>
      <w:r w:rsidR="00593158" w:rsidRPr="00247A13">
        <w:rPr>
          <w:rFonts w:cs="Times New Roman"/>
          <w:noProof w:val="0"/>
          <w:lang w:val="en-CA"/>
        </w:rPr>
        <w:t xml:space="preserve"> imagery </w:t>
      </w:r>
      <w:r w:rsidR="00B964F9" w:rsidRPr="00247A13">
        <w:rPr>
          <w:rFonts w:cs="Times New Roman"/>
          <w:noProof w:val="0"/>
          <w:lang w:val="en-CA"/>
        </w:rPr>
        <w:t>in the outer estuary</w:t>
      </w:r>
      <w:r>
        <w:rPr>
          <w:rFonts w:cs="Times New Roman"/>
          <w:noProof w:val="0"/>
          <w:lang w:val="en-CA"/>
        </w:rPr>
        <w:t>,</w:t>
      </w:r>
      <w:r w:rsidR="00B964F9" w:rsidRPr="00247A13">
        <w:rPr>
          <w:rFonts w:cs="Times New Roman"/>
          <w:noProof w:val="0"/>
          <w:lang w:val="en-CA"/>
        </w:rPr>
        <w:t xml:space="preserve"> </w:t>
      </w:r>
      <w:r w:rsidR="009444AA" w:rsidRPr="00247A13">
        <w:rPr>
          <w:rFonts w:cs="Times New Roman"/>
          <w:noProof w:val="0"/>
          <w:lang w:val="en-CA"/>
        </w:rPr>
        <w:t xml:space="preserve">where </w:t>
      </w:r>
      <w:r w:rsidR="003A7D77" w:rsidRPr="00247A13">
        <w:rPr>
          <w:rFonts w:cs="Times New Roman"/>
          <w:noProof w:val="0"/>
          <w:lang w:val="en-CA"/>
        </w:rPr>
        <w:t>GeoBC</w:t>
      </w:r>
      <w:r w:rsidR="009444AA" w:rsidRPr="00247A13">
        <w:rPr>
          <w:rFonts w:cs="Times New Roman"/>
          <w:noProof w:val="0"/>
          <w:lang w:val="en-CA"/>
        </w:rPr>
        <w:t xml:space="preserve"> imagery was not </w:t>
      </w:r>
      <w:r w:rsidR="009444AA" w:rsidRPr="00247A13">
        <w:rPr>
          <w:rFonts w:cs="Times New Roman"/>
          <w:noProof w:val="0"/>
          <w:lang w:val="en-CA"/>
        </w:rPr>
        <w:lastRenderedPageBreak/>
        <w:t>available</w:t>
      </w:r>
      <w:r w:rsidR="00593158" w:rsidRPr="00247A13">
        <w:rPr>
          <w:rFonts w:cs="Times New Roman"/>
          <w:noProof w:val="0"/>
          <w:lang w:val="en-CA"/>
        </w:rPr>
        <w:t>.</w:t>
      </w:r>
      <w:r w:rsidR="00390A24" w:rsidRPr="00247A13">
        <w:rPr>
          <w:rFonts w:cs="Times New Roman"/>
          <w:noProof w:val="0"/>
          <w:lang w:val="en-CA"/>
        </w:rPr>
        <w:t xml:space="preserve"> </w:t>
      </w:r>
      <w:ins w:id="283" w:author="Daniel Stewart" w:date="2022-03-16T09:16:00Z">
        <w:r w:rsidR="00840437">
          <w:rPr>
            <w:rFonts w:cs="Times New Roman"/>
            <w:noProof w:val="0"/>
            <w:lang w:val="en-CA"/>
          </w:rPr>
          <w:t xml:space="preserve">Though classified separately, </w:t>
        </w:r>
      </w:ins>
      <w:del w:id="284" w:author="Daniel Stewart" w:date="2022-03-16T09:16:00Z">
        <w:r w:rsidR="00BB64EB" w:rsidRPr="00247A13" w:rsidDel="00840437">
          <w:rPr>
            <w:rFonts w:cs="Times New Roman"/>
            <w:noProof w:val="0"/>
            <w:lang w:val="en-CA"/>
          </w:rPr>
          <w:delText>N</w:delText>
        </w:r>
      </w:del>
      <w:ins w:id="285" w:author="Daniel Stewart" w:date="2022-03-16T09:16:00Z">
        <w:r w:rsidR="00840437">
          <w:rPr>
            <w:rFonts w:cs="Times New Roman"/>
            <w:noProof w:val="0"/>
            <w:lang w:val="en-CA"/>
          </w:rPr>
          <w:t>n</w:t>
        </w:r>
      </w:ins>
      <w:r w:rsidR="00BB64EB" w:rsidRPr="00247A13">
        <w:rPr>
          <w:rFonts w:cs="Times New Roman"/>
          <w:noProof w:val="0"/>
          <w:lang w:val="en-CA"/>
        </w:rPr>
        <w:t xml:space="preserve">on-native </w:t>
      </w:r>
      <w:r w:rsidR="00390A24" w:rsidRPr="00247A13">
        <w:rPr>
          <w:rFonts w:cs="Times New Roman"/>
          <w:i/>
          <w:noProof w:val="0"/>
          <w:lang w:val="en-CA"/>
        </w:rPr>
        <w:t xml:space="preserve">T. angustifolia </w:t>
      </w:r>
      <w:r w:rsidR="00390A24" w:rsidRPr="00247A13">
        <w:rPr>
          <w:rFonts w:cs="Times New Roman"/>
          <w:noProof w:val="0"/>
          <w:lang w:val="en-CA"/>
        </w:rPr>
        <w:t xml:space="preserve">and </w:t>
      </w:r>
      <w:r w:rsidR="00390A24" w:rsidRPr="00247A13">
        <w:rPr>
          <w:rFonts w:cs="Times New Roman"/>
          <w:i/>
          <w:noProof w:val="0"/>
          <w:lang w:val="en-CA"/>
        </w:rPr>
        <w:t>T.</w:t>
      </w:r>
      <w:del w:id="286" w:author="Daniel Stewart" w:date="2022-02-11T15:52:00Z">
        <w:r w:rsidR="00390A24" w:rsidRPr="00247A13" w:rsidDel="001D2D68">
          <w:rPr>
            <w:rFonts w:cs="Times New Roman"/>
            <w:i/>
            <w:noProof w:val="0"/>
            <w:lang w:val="en-CA"/>
          </w:rPr>
          <w:delText xml:space="preserve"> </w:delText>
        </w:r>
        <w:r w:rsidR="00390A24" w:rsidRPr="00247A13" w:rsidDel="001D2D68">
          <w:rPr>
            <w:rFonts w:cs="Times New Roman"/>
            <w:noProof w:val="0"/>
            <w:lang w:val="en-CA"/>
          </w:rPr>
          <w:delText>x</w:delText>
        </w:r>
        <w:r w:rsidR="00390A24" w:rsidRPr="00247A13" w:rsidDel="001D2D68">
          <w:rPr>
            <w:rFonts w:cs="Times New Roman"/>
            <w:i/>
            <w:noProof w:val="0"/>
            <w:lang w:val="en-CA"/>
          </w:rPr>
          <w:delText xml:space="preserve"> </w:delText>
        </w:r>
      </w:del>
      <w:ins w:id="287" w:author="Daniel Stewart" w:date="2022-02-11T15:52:00Z">
        <w:r w:rsidR="001D2D68">
          <w:rPr>
            <w:rFonts w:cs="Times New Roman"/>
            <w:i/>
            <w:noProof w:val="0"/>
            <w:lang w:val="en-CA"/>
          </w:rPr>
          <w:t xml:space="preserve"> × </w:t>
        </w:r>
      </w:ins>
      <w:r w:rsidR="00390A24" w:rsidRPr="00247A13">
        <w:rPr>
          <w:rFonts w:cs="Times New Roman"/>
          <w:i/>
          <w:noProof w:val="0"/>
          <w:lang w:val="en-CA"/>
        </w:rPr>
        <w:t>glauca</w:t>
      </w:r>
      <w:r w:rsidR="00F02BF0">
        <w:rPr>
          <w:rFonts w:cs="Times New Roman"/>
          <w:i/>
          <w:noProof w:val="0"/>
          <w:lang w:val="en-CA"/>
        </w:rPr>
        <w:t xml:space="preserve"> </w:t>
      </w:r>
      <w:r w:rsidR="00F02BF0" w:rsidRPr="00F02BF0">
        <w:rPr>
          <w:rFonts w:cs="Times New Roman"/>
          <w:noProof w:val="0"/>
          <w:lang w:val="en-CA"/>
        </w:rPr>
        <w:t>often</w:t>
      </w:r>
      <w:r w:rsidR="00390A24" w:rsidRPr="00247A13">
        <w:rPr>
          <w:rFonts w:cs="Times New Roman"/>
          <w:noProof w:val="0"/>
          <w:lang w:val="en-CA"/>
        </w:rPr>
        <w:t xml:space="preserve"> </w:t>
      </w:r>
      <w:r w:rsidR="00234040" w:rsidRPr="00247A13">
        <w:rPr>
          <w:rFonts w:cs="Times New Roman"/>
          <w:noProof w:val="0"/>
          <w:lang w:val="en-CA"/>
        </w:rPr>
        <w:t xml:space="preserve">had </w:t>
      </w:r>
      <w:r w:rsidR="00390A24" w:rsidRPr="00247A13">
        <w:rPr>
          <w:rFonts w:cs="Times New Roman"/>
          <w:noProof w:val="0"/>
          <w:lang w:val="en-CA"/>
        </w:rPr>
        <w:t>overlapping spectral signatures</w:t>
      </w:r>
      <w:r w:rsidR="00F02BF0">
        <w:rPr>
          <w:rFonts w:cs="Times New Roman"/>
          <w:noProof w:val="0"/>
          <w:lang w:val="en-CA"/>
        </w:rPr>
        <w:t xml:space="preserve"> in our exploratory analyses</w:t>
      </w:r>
      <w:r w:rsidR="00390A24" w:rsidRPr="00247A13">
        <w:rPr>
          <w:rFonts w:cs="Times New Roman"/>
          <w:noProof w:val="0"/>
          <w:lang w:val="en-CA"/>
        </w:rPr>
        <w:t>,</w:t>
      </w:r>
      <w:r w:rsidR="003F6620">
        <w:rPr>
          <w:rFonts w:cs="Times New Roman"/>
          <w:noProof w:val="0"/>
          <w:lang w:val="en-CA"/>
        </w:rPr>
        <w:t xml:space="preserve"> perhaps due to</w:t>
      </w:r>
      <w:r w:rsidR="006A59CD">
        <w:rPr>
          <w:rFonts w:cs="Times New Roman"/>
          <w:noProof w:val="0"/>
          <w:lang w:val="en-CA"/>
        </w:rPr>
        <w:t xml:space="preserve"> </w:t>
      </w:r>
      <w:r w:rsidR="003F6620">
        <w:rPr>
          <w:rFonts w:cs="Times New Roman"/>
          <w:noProof w:val="0"/>
          <w:lang w:val="en-CA"/>
        </w:rPr>
        <w:t>similarities</w:t>
      </w:r>
      <w:r w:rsidR="00F02BF0">
        <w:rPr>
          <w:rFonts w:cs="Times New Roman"/>
          <w:noProof w:val="0"/>
          <w:lang w:val="en-CA"/>
        </w:rPr>
        <w:t xml:space="preserve"> </w:t>
      </w:r>
      <w:r w:rsidR="003F6620">
        <w:rPr>
          <w:rFonts w:cs="Times New Roman"/>
          <w:noProof w:val="0"/>
          <w:lang w:val="en-CA"/>
        </w:rPr>
        <w:t>in</w:t>
      </w:r>
      <w:r w:rsidR="00F02BF0">
        <w:rPr>
          <w:rFonts w:cs="Times New Roman"/>
          <w:noProof w:val="0"/>
          <w:lang w:val="en-CA"/>
        </w:rPr>
        <w:t xml:space="preserve"> their respective</w:t>
      </w:r>
      <w:r w:rsidR="003F6620">
        <w:rPr>
          <w:rFonts w:cs="Times New Roman"/>
          <w:noProof w:val="0"/>
          <w:lang w:val="en-CA"/>
        </w:rPr>
        <w:t xml:space="preserve"> </w:t>
      </w:r>
      <w:r>
        <w:rPr>
          <w:rFonts w:cs="Times New Roman"/>
          <w:noProof w:val="0"/>
          <w:lang w:val="en-CA"/>
        </w:rPr>
        <w:t xml:space="preserve">ramet </w:t>
      </w:r>
      <w:r w:rsidR="003F6620">
        <w:rPr>
          <w:rFonts w:cs="Times New Roman"/>
          <w:noProof w:val="0"/>
          <w:lang w:val="en-CA"/>
        </w:rPr>
        <w:t>densities</w:t>
      </w:r>
      <w:r w:rsidR="001F2215">
        <w:rPr>
          <w:rFonts w:cs="Times New Roman"/>
          <w:noProof w:val="0"/>
          <w:lang w:val="en-CA"/>
        </w:rPr>
        <w:t xml:space="preserve"> </w:t>
      </w:r>
      <w:r w:rsidR="003F6620">
        <w:rPr>
          <w:rFonts w:cs="Times New Roman"/>
          <w:noProof w:val="0"/>
          <w:lang w:val="en-CA"/>
        </w:rPr>
        <w:t>and flower abundances</w:t>
      </w:r>
      <w:r w:rsidR="00F02BF0">
        <w:rPr>
          <w:rFonts w:cs="Times New Roman"/>
          <w:noProof w:val="0"/>
          <w:lang w:val="en-CA"/>
        </w:rPr>
        <w:t>.</w:t>
      </w:r>
      <w:r w:rsidR="00390A24" w:rsidRPr="00247A13">
        <w:rPr>
          <w:rFonts w:cs="Times New Roman"/>
          <w:noProof w:val="0"/>
          <w:lang w:val="en-CA"/>
        </w:rPr>
        <w:t xml:space="preserve"> </w:t>
      </w:r>
      <w:r w:rsidR="00F02BF0">
        <w:rPr>
          <w:rFonts w:cs="Times New Roman"/>
          <w:noProof w:val="0"/>
          <w:lang w:val="en-CA"/>
        </w:rPr>
        <w:t>To avoid confusion, the</w:t>
      </w:r>
      <w:r w:rsidR="00390A24" w:rsidRPr="00247A13">
        <w:rPr>
          <w:rFonts w:cs="Times New Roman"/>
          <w:noProof w:val="0"/>
          <w:lang w:val="en-CA"/>
        </w:rPr>
        <w:t xml:space="preserve"> two </w:t>
      </w:r>
      <w:r w:rsidR="00E91664" w:rsidRPr="00247A13">
        <w:rPr>
          <w:rFonts w:cs="Times New Roman"/>
          <w:noProof w:val="0"/>
          <w:lang w:val="en-CA"/>
        </w:rPr>
        <w:t>taxa</w:t>
      </w:r>
      <w:r w:rsidR="00390A24" w:rsidRPr="00247A13">
        <w:rPr>
          <w:rFonts w:cs="Times New Roman"/>
          <w:noProof w:val="0"/>
          <w:lang w:val="en-CA"/>
        </w:rPr>
        <w:t xml:space="preserve"> were combined</w:t>
      </w:r>
      <w:r w:rsidR="00B964F9" w:rsidRPr="00247A13">
        <w:rPr>
          <w:rFonts w:cs="Times New Roman"/>
          <w:noProof w:val="0"/>
          <w:lang w:val="en-CA"/>
        </w:rPr>
        <w:t xml:space="preserve"> as “non-native cattail”</w:t>
      </w:r>
      <w:r w:rsidR="00390A24" w:rsidRPr="00247A13">
        <w:rPr>
          <w:rFonts w:cs="Times New Roman"/>
          <w:noProof w:val="0"/>
          <w:lang w:val="en-CA"/>
        </w:rPr>
        <w:t xml:space="preserve"> for the final classifi</w:t>
      </w:r>
      <w:r w:rsidR="00867FF3" w:rsidRPr="00247A13">
        <w:rPr>
          <w:rFonts w:cs="Times New Roman"/>
          <w:noProof w:val="0"/>
          <w:lang w:val="en-CA"/>
        </w:rPr>
        <w:t xml:space="preserve">cation. </w:t>
      </w:r>
      <w:del w:id="288" w:author="Daniel Stewart" w:date="2022-03-16T09:14:00Z">
        <w:r w:rsidR="002400F7" w:rsidDel="00840437">
          <w:rPr>
            <w:rFonts w:cs="Times New Roman"/>
            <w:noProof w:val="0"/>
            <w:lang w:val="en-CA"/>
          </w:rPr>
          <w:delText>N</w:delText>
        </w:r>
        <w:r w:rsidR="005049B4" w:rsidRPr="00247A13" w:rsidDel="00840437">
          <w:rPr>
            <w:rFonts w:cs="Times New Roman"/>
            <w:noProof w:val="0"/>
            <w:lang w:val="en-CA"/>
          </w:rPr>
          <w:delText xml:space="preserve">ative </w:delText>
        </w:r>
        <w:r w:rsidR="005049B4" w:rsidRPr="00247A13" w:rsidDel="00840437">
          <w:rPr>
            <w:rFonts w:cs="Times New Roman"/>
            <w:i/>
            <w:noProof w:val="0"/>
            <w:lang w:val="en-CA"/>
          </w:rPr>
          <w:delText>T. latifolia</w:delText>
        </w:r>
        <w:r w:rsidR="00AC53E7" w:rsidRPr="00247A13" w:rsidDel="00840437">
          <w:rPr>
            <w:rFonts w:cs="Times New Roman"/>
            <w:noProof w:val="0"/>
            <w:lang w:val="en-CA"/>
          </w:rPr>
          <w:delText xml:space="preserve"> was</w:delText>
        </w:r>
        <w:r w:rsidR="003F6620" w:rsidDel="00840437">
          <w:rPr>
            <w:rFonts w:cs="Times New Roman"/>
            <w:noProof w:val="0"/>
            <w:lang w:val="en-CA"/>
          </w:rPr>
          <w:delText xml:space="preserve"> rarely</w:delText>
        </w:r>
        <w:r w:rsidR="00AC53E7" w:rsidRPr="00247A13" w:rsidDel="00840437">
          <w:rPr>
            <w:rFonts w:cs="Times New Roman"/>
            <w:noProof w:val="0"/>
            <w:lang w:val="en-CA"/>
          </w:rPr>
          <w:delText xml:space="preserve"> confused with non-native</w:delText>
        </w:r>
      </w:del>
      <w:del w:id="289" w:author="Daniel Stewart" w:date="2022-03-15T20:22:00Z">
        <w:r w:rsidR="00AC53E7" w:rsidRPr="00247A13" w:rsidDel="00AD5DF8">
          <w:rPr>
            <w:rFonts w:cs="Times New Roman"/>
            <w:noProof w:val="0"/>
            <w:lang w:val="en-CA"/>
          </w:rPr>
          <w:delText xml:space="preserve"> </w:delText>
        </w:r>
        <w:r w:rsidR="00AC53E7" w:rsidRPr="00247A13" w:rsidDel="00AD5DF8">
          <w:rPr>
            <w:rFonts w:cs="Times New Roman"/>
            <w:i/>
            <w:noProof w:val="0"/>
            <w:lang w:val="en-CA"/>
          </w:rPr>
          <w:delText>Typha</w:delText>
        </w:r>
      </w:del>
      <w:del w:id="290" w:author="Daniel Stewart" w:date="2022-03-16T09:14:00Z">
        <w:r w:rsidR="00AC53E7" w:rsidRPr="00247A13" w:rsidDel="00840437">
          <w:rPr>
            <w:rFonts w:cs="Times New Roman"/>
            <w:noProof w:val="0"/>
            <w:lang w:val="en-CA"/>
          </w:rPr>
          <w:delText xml:space="preserve">, likely due </w:delText>
        </w:r>
        <w:r w:rsidR="00F80489" w:rsidDel="00840437">
          <w:rPr>
            <w:rFonts w:cs="Times New Roman"/>
            <w:noProof w:val="0"/>
            <w:lang w:val="en-CA"/>
          </w:rPr>
          <w:delText>to factors such as</w:delText>
        </w:r>
        <w:r w:rsidR="003F6620" w:rsidDel="00840437">
          <w:rPr>
            <w:rFonts w:cs="Times New Roman"/>
            <w:noProof w:val="0"/>
            <w:lang w:val="en-CA"/>
          </w:rPr>
          <w:delText xml:space="preserve"> leaf colour, fewer flowe</w:delText>
        </w:r>
        <w:r w:rsidR="007B2DFD" w:rsidDel="00840437">
          <w:rPr>
            <w:rFonts w:cs="Times New Roman"/>
            <w:noProof w:val="0"/>
            <w:lang w:val="en-CA"/>
          </w:rPr>
          <w:delText xml:space="preserve">ring plants </w:delText>
        </w:r>
        <w:bookmarkStart w:id="291" w:name="ZOTERO_BREF_UvIuCf8vOJKi"/>
        <w:r w:rsidR="007B2DFD" w:rsidRPr="007B2DFD" w:rsidDel="00840437">
          <w:rPr>
            <w:rFonts w:cs="Times New Roman"/>
          </w:rPr>
          <w:delText>(Grace &amp; Wetzel 1982)</w:delText>
        </w:r>
        <w:bookmarkEnd w:id="291"/>
        <w:r w:rsidR="003F6620" w:rsidDel="00840437">
          <w:rPr>
            <w:rFonts w:cs="Times New Roman"/>
            <w:noProof w:val="0"/>
            <w:lang w:val="en-CA"/>
          </w:rPr>
          <w:delText>,</w:delText>
        </w:r>
        <w:r w:rsidR="00AC53E7" w:rsidRPr="00247A13" w:rsidDel="00840437">
          <w:rPr>
            <w:rFonts w:cs="Times New Roman"/>
            <w:noProof w:val="0"/>
            <w:lang w:val="en-CA"/>
          </w:rPr>
          <w:delText xml:space="preserve"> and</w:delText>
        </w:r>
        <w:r w:rsidR="002400F7" w:rsidDel="00840437">
          <w:rPr>
            <w:rFonts w:cs="Times New Roman"/>
            <w:noProof w:val="0"/>
            <w:lang w:val="en-CA"/>
          </w:rPr>
          <w:delText xml:space="preserve"> physical differences, as</w:delText>
        </w:r>
        <w:r w:rsidR="00AC53E7" w:rsidRPr="00247A13" w:rsidDel="00840437">
          <w:rPr>
            <w:rFonts w:cs="Times New Roman"/>
            <w:noProof w:val="0"/>
            <w:lang w:val="en-CA"/>
          </w:rPr>
          <w:delText xml:space="preserve"> </w:delText>
        </w:r>
        <w:r w:rsidR="00AC53E7" w:rsidRPr="00247A13" w:rsidDel="00840437">
          <w:rPr>
            <w:rFonts w:cs="Times New Roman"/>
            <w:i/>
            <w:noProof w:val="0"/>
            <w:lang w:val="en-CA"/>
          </w:rPr>
          <w:delText>T. latifolia</w:delText>
        </w:r>
        <w:r w:rsidR="00AC53E7" w:rsidRPr="00247A13" w:rsidDel="00840437">
          <w:rPr>
            <w:rFonts w:cs="Times New Roman"/>
            <w:noProof w:val="0"/>
            <w:lang w:val="en-CA"/>
          </w:rPr>
          <w:delText xml:space="preserve"> </w:delText>
        </w:r>
      </w:del>
      <w:del w:id="292" w:author="Daniel Stewart" w:date="2022-03-15T20:22:00Z">
        <w:r w:rsidR="00DF764D" w:rsidDel="00AD5DF8">
          <w:rPr>
            <w:rFonts w:cs="Times New Roman"/>
            <w:noProof w:val="0"/>
            <w:lang w:val="en-CA"/>
          </w:rPr>
          <w:delText xml:space="preserve"> </w:delText>
        </w:r>
      </w:del>
      <w:del w:id="293" w:author="Daniel Stewart" w:date="2022-03-16T09:14:00Z">
        <w:r w:rsidR="003F6620" w:rsidDel="00840437">
          <w:rPr>
            <w:rFonts w:cs="Times New Roman"/>
            <w:noProof w:val="0"/>
            <w:lang w:val="en-CA"/>
          </w:rPr>
          <w:delText>rarely</w:delText>
        </w:r>
        <w:r w:rsidR="00AC53E7" w:rsidRPr="00247A13" w:rsidDel="00840437">
          <w:rPr>
            <w:rFonts w:cs="Times New Roman"/>
            <w:noProof w:val="0"/>
            <w:lang w:val="en-CA"/>
          </w:rPr>
          <w:delText xml:space="preserve"> </w:delText>
        </w:r>
        <w:r w:rsidR="003F6620" w:rsidDel="00840437">
          <w:rPr>
            <w:rFonts w:cs="Times New Roman"/>
            <w:noProof w:val="0"/>
            <w:lang w:val="en-CA"/>
          </w:rPr>
          <w:delText>achiev</w:delText>
        </w:r>
        <w:r w:rsidR="002400F7" w:rsidDel="00840437">
          <w:rPr>
            <w:rFonts w:cs="Times New Roman"/>
            <w:noProof w:val="0"/>
            <w:lang w:val="en-CA"/>
          </w:rPr>
          <w:delText>es</w:delText>
        </w:r>
        <w:r w:rsidR="00DF764D" w:rsidDel="00840437">
          <w:rPr>
            <w:rFonts w:cs="Times New Roman"/>
            <w:noProof w:val="0"/>
            <w:lang w:val="en-CA"/>
          </w:rPr>
          <w:delText xml:space="preserve"> densit</w:delText>
        </w:r>
        <w:r w:rsidR="002400F7" w:rsidDel="00840437">
          <w:rPr>
            <w:rFonts w:cs="Times New Roman"/>
            <w:noProof w:val="0"/>
            <w:lang w:val="en-CA"/>
          </w:rPr>
          <w:delText>ies</w:delText>
        </w:r>
        <w:r w:rsidR="003F6620" w:rsidDel="00840437">
          <w:rPr>
            <w:rFonts w:cs="Times New Roman"/>
            <w:noProof w:val="0"/>
            <w:lang w:val="en-CA"/>
          </w:rPr>
          <w:delText xml:space="preserve"> </w:delText>
        </w:r>
        <w:r w:rsidR="00F80489" w:rsidDel="00840437">
          <w:rPr>
            <w:rFonts w:cs="Times New Roman"/>
            <w:noProof w:val="0"/>
            <w:lang w:val="en-CA"/>
          </w:rPr>
          <w:delText xml:space="preserve">that are comparable </w:delText>
        </w:r>
        <w:r w:rsidR="00DF764D" w:rsidDel="00840437">
          <w:rPr>
            <w:rFonts w:cs="Times New Roman"/>
            <w:noProof w:val="0"/>
            <w:lang w:val="en-CA"/>
          </w:rPr>
          <w:delText>to</w:delText>
        </w:r>
        <w:r w:rsidR="00AC53E7" w:rsidRPr="00247A13" w:rsidDel="00840437">
          <w:rPr>
            <w:rFonts w:cs="Times New Roman"/>
            <w:noProof w:val="0"/>
            <w:lang w:val="en-CA"/>
          </w:rPr>
          <w:delText xml:space="preserve"> its exotic congeners</w:delText>
        </w:r>
        <w:r w:rsidR="00F80489" w:rsidDel="00840437">
          <w:rPr>
            <w:rFonts w:cs="Times New Roman"/>
            <w:noProof w:val="0"/>
            <w:lang w:val="en-CA"/>
          </w:rPr>
          <w:delText xml:space="preserve"> in the FRE</w:delText>
        </w:r>
        <w:r w:rsidR="00AC53E7" w:rsidRPr="00247A13" w:rsidDel="00840437">
          <w:rPr>
            <w:rFonts w:cs="Times New Roman"/>
            <w:noProof w:val="0"/>
            <w:lang w:val="en-CA"/>
          </w:rPr>
          <w:delText xml:space="preserve">. </w:delText>
        </w:r>
      </w:del>
    </w:p>
    <w:p w14:paraId="26C6C1E9" w14:textId="3B9BB601" w:rsidR="002400F7" w:rsidRPr="00D06678" w:rsidDel="009963EE" w:rsidRDefault="002E2B69" w:rsidP="00471BFD">
      <w:pPr>
        <w:ind w:firstLine="284"/>
        <w:jc w:val="left"/>
        <w:rPr>
          <w:del w:id="294" w:author="Daniel Stewart" w:date="2022-03-16T09:51:00Z"/>
          <w:rFonts w:cs="Times New Roman"/>
          <w:noProof w:val="0"/>
          <w:color w:val="000000" w:themeColor="text1"/>
          <w:lang w:val="en-CA"/>
          <w:rPrChange w:id="295" w:author="Daniel Stewart" w:date="2022-03-16T12:23:00Z">
            <w:rPr>
              <w:del w:id="296" w:author="Daniel Stewart" w:date="2022-03-16T09:51:00Z"/>
              <w:rFonts w:cs="Times New Roman"/>
              <w:noProof w:val="0"/>
              <w:lang w:val="en-CA"/>
            </w:rPr>
          </w:rPrChange>
        </w:rPr>
      </w:pPr>
      <w:bookmarkStart w:id="297" w:name="_Hlk63080301"/>
      <w:bookmarkEnd w:id="282"/>
      <w:r w:rsidRPr="00247A13">
        <w:rPr>
          <w:rFonts w:cs="Times New Roman"/>
          <w:noProof w:val="0"/>
          <w:lang w:val="en-CA"/>
        </w:rPr>
        <w:t xml:space="preserve">Classification accuracy </w:t>
      </w:r>
      <w:r w:rsidR="00244FB4" w:rsidRPr="00247A13">
        <w:rPr>
          <w:rFonts w:cs="Times New Roman"/>
          <w:noProof w:val="0"/>
          <w:lang w:val="en-CA"/>
        </w:rPr>
        <w:t>was determined</w:t>
      </w:r>
      <w:r w:rsidR="002F5A21" w:rsidRPr="00247A13">
        <w:rPr>
          <w:rFonts w:cs="Times New Roman"/>
          <w:noProof w:val="0"/>
          <w:lang w:val="en-CA"/>
        </w:rPr>
        <w:t xml:space="preserve"> </w:t>
      </w:r>
      <w:r w:rsidR="00BB64EB" w:rsidRPr="00247A13">
        <w:rPr>
          <w:rFonts w:cs="Times New Roman"/>
          <w:noProof w:val="0"/>
          <w:lang w:val="en-CA"/>
        </w:rPr>
        <w:t>through</w:t>
      </w:r>
      <w:ins w:id="298" w:author="Daniel Stewart" w:date="2022-03-15T20:22:00Z">
        <w:r w:rsidR="00AD5DF8">
          <w:rPr>
            <w:rFonts w:cs="Times New Roman"/>
            <w:noProof w:val="0"/>
            <w:lang w:val="en-CA"/>
          </w:rPr>
          <w:t xml:space="preserve"> </w:t>
        </w:r>
      </w:ins>
      <w:del w:id="299" w:author="Daniel Stewart" w:date="2022-03-15T20:22:00Z">
        <w:r w:rsidR="00BB64EB" w:rsidRPr="00247A13" w:rsidDel="00AD5DF8">
          <w:rPr>
            <w:rFonts w:cs="Times New Roman"/>
            <w:noProof w:val="0"/>
            <w:lang w:val="en-CA"/>
          </w:rPr>
          <w:delText xml:space="preserve"> </w:delText>
        </w:r>
        <w:r w:rsidR="002F5A21" w:rsidRPr="00247A13" w:rsidDel="00AD5DF8">
          <w:rPr>
            <w:rFonts w:cs="Times New Roman"/>
            <w:noProof w:val="0"/>
            <w:lang w:val="en-CA"/>
          </w:rPr>
          <w:delText xml:space="preserve">post-analysis </w:delText>
        </w:r>
      </w:del>
      <w:r w:rsidR="002F5A21" w:rsidRPr="00247A13">
        <w:rPr>
          <w:rFonts w:cs="Times New Roman"/>
          <w:noProof w:val="0"/>
          <w:lang w:val="en-CA"/>
        </w:rPr>
        <w:t>field</w:t>
      </w:r>
      <w:r w:rsidR="0009052A" w:rsidRPr="00247A13">
        <w:rPr>
          <w:rFonts w:cs="Times New Roman"/>
          <w:noProof w:val="0"/>
          <w:lang w:val="en-CA"/>
        </w:rPr>
        <w:t xml:space="preserve"> verification</w:t>
      </w:r>
      <w:r w:rsidR="002F5A21" w:rsidRPr="00247A13">
        <w:rPr>
          <w:rFonts w:cs="Times New Roman"/>
          <w:noProof w:val="0"/>
          <w:lang w:val="en-CA"/>
        </w:rPr>
        <w:t xml:space="preserve"> conducted between 14 November 2019 and 3 January 2020.</w:t>
      </w:r>
      <w:r w:rsidR="00390A24" w:rsidRPr="00247A13">
        <w:rPr>
          <w:rFonts w:cs="Times New Roman"/>
          <w:noProof w:val="0"/>
          <w:lang w:val="en-CA"/>
        </w:rPr>
        <w:t xml:space="preserve"> </w:t>
      </w:r>
      <w:r w:rsidR="00E15435" w:rsidRPr="00247A13">
        <w:rPr>
          <w:rFonts w:cs="Times New Roman"/>
          <w:noProof w:val="0"/>
          <w:lang w:val="en-CA"/>
        </w:rPr>
        <w:t>W</w:t>
      </w:r>
      <w:r w:rsidR="00390A24" w:rsidRPr="00247A13">
        <w:rPr>
          <w:rFonts w:cs="Times New Roman"/>
          <w:noProof w:val="0"/>
          <w:lang w:val="en-CA"/>
        </w:rPr>
        <w:t>e divided the</w:t>
      </w:r>
      <w:r w:rsidR="00244FB4" w:rsidRPr="00247A13">
        <w:rPr>
          <w:rFonts w:cs="Times New Roman"/>
          <w:noProof w:val="0"/>
          <w:lang w:val="en-CA"/>
        </w:rPr>
        <w:t xml:space="preserve"> study area int</w:t>
      </w:r>
      <w:r w:rsidR="00CA256E" w:rsidRPr="00247A13">
        <w:rPr>
          <w:rFonts w:cs="Times New Roman"/>
          <w:noProof w:val="0"/>
          <w:lang w:val="en-CA"/>
        </w:rPr>
        <w:t>o 500 m</w:t>
      </w:r>
      <w:del w:id="300" w:author="Daniel Stewart" w:date="2022-02-11T15:52:00Z">
        <w:r w:rsidR="00CA256E" w:rsidRPr="00247A13" w:rsidDel="001D2D68">
          <w:rPr>
            <w:rFonts w:cs="Times New Roman"/>
            <w:noProof w:val="0"/>
            <w:lang w:val="en-CA"/>
          </w:rPr>
          <w:delText xml:space="preserve"> x </w:delText>
        </w:r>
      </w:del>
      <w:ins w:id="301" w:author="Daniel Stewart" w:date="2022-02-11T15:52:00Z">
        <w:r w:rsidR="001D2D68">
          <w:rPr>
            <w:rFonts w:cs="Times New Roman"/>
            <w:noProof w:val="0"/>
            <w:lang w:val="en-CA"/>
          </w:rPr>
          <w:t xml:space="preserve"> × </w:t>
        </w:r>
      </w:ins>
      <w:r w:rsidR="00CA256E" w:rsidRPr="00247A13">
        <w:rPr>
          <w:rFonts w:cs="Times New Roman"/>
          <w:noProof w:val="0"/>
          <w:lang w:val="en-CA"/>
        </w:rPr>
        <w:t xml:space="preserve">500 m grid cells, equalling a total of 486 cells, and </w:t>
      </w:r>
      <w:r w:rsidR="00390A24" w:rsidRPr="00247A13">
        <w:rPr>
          <w:rFonts w:cs="Times New Roman"/>
          <w:noProof w:val="0"/>
          <w:lang w:val="en-CA"/>
        </w:rPr>
        <w:t xml:space="preserve">randomly selected </w:t>
      </w:r>
      <w:r w:rsidR="00593158" w:rsidRPr="00247A13">
        <w:rPr>
          <w:rFonts w:cs="Times New Roman"/>
          <w:noProof w:val="0"/>
          <w:lang w:val="en-CA"/>
        </w:rPr>
        <w:t>30</w:t>
      </w:r>
      <w:r w:rsidR="00CA256E" w:rsidRPr="00247A13">
        <w:rPr>
          <w:rFonts w:cs="Times New Roman"/>
          <w:noProof w:val="0"/>
          <w:lang w:val="en-CA"/>
        </w:rPr>
        <w:t xml:space="preserve"> for field verification</w:t>
      </w:r>
      <w:r w:rsidR="00E15435" w:rsidRPr="00247A13">
        <w:rPr>
          <w:rFonts w:cs="Times New Roman"/>
          <w:noProof w:val="0"/>
          <w:lang w:val="en-CA"/>
        </w:rPr>
        <w:t>,</w:t>
      </w:r>
      <w:r w:rsidR="00593158" w:rsidRPr="00247A13">
        <w:rPr>
          <w:rFonts w:cs="Times New Roman"/>
          <w:noProof w:val="0"/>
          <w:lang w:val="en-CA"/>
        </w:rPr>
        <w:t xml:space="preserve"> with 8 occurring in the </w:t>
      </w:r>
      <w:r w:rsidR="006A16C1" w:rsidRPr="00247A13">
        <w:rPr>
          <w:rFonts w:cs="Times New Roman"/>
          <w:noProof w:val="0"/>
          <w:lang w:val="en-CA"/>
        </w:rPr>
        <w:t>lower</w:t>
      </w:r>
      <w:r w:rsidR="00593158" w:rsidRPr="00247A13">
        <w:rPr>
          <w:rFonts w:cs="Times New Roman"/>
          <w:noProof w:val="0"/>
          <w:lang w:val="en-CA"/>
        </w:rPr>
        <w:t xml:space="preserve"> estuary </w:t>
      </w:r>
      <w:r w:rsidR="009444AA" w:rsidRPr="00247A13">
        <w:rPr>
          <w:rFonts w:cs="Times New Roman"/>
          <w:noProof w:val="0"/>
          <w:lang w:val="en-CA"/>
        </w:rPr>
        <w:t xml:space="preserve">classified </w:t>
      </w:r>
      <w:r w:rsidR="00593158" w:rsidRPr="00247A13">
        <w:rPr>
          <w:rFonts w:cs="Times New Roman"/>
          <w:noProof w:val="0"/>
          <w:lang w:val="en-CA"/>
        </w:rPr>
        <w:t>dataset and 22 in the upper estuary.</w:t>
      </w:r>
      <w:r w:rsidR="003D503B" w:rsidRPr="00247A13">
        <w:rPr>
          <w:rFonts w:cs="Times New Roman"/>
          <w:noProof w:val="0"/>
          <w:lang w:val="en-CA"/>
        </w:rPr>
        <w:t xml:space="preserve"> The disparity of grid cells between datasets reflect</w:t>
      </w:r>
      <w:r w:rsidR="00B16C0B">
        <w:rPr>
          <w:rFonts w:cs="Times New Roman"/>
          <w:noProof w:val="0"/>
          <w:lang w:val="en-CA"/>
        </w:rPr>
        <w:t>s</w:t>
      </w:r>
      <w:r w:rsidR="003D503B" w:rsidRPr="00247A13">
        <w:rPr>
          <w:rFonts w:cs="Times New Roman"/>
          <w:noProof w:val="0"/>
          <w:lang w:val="en-CA"/>
        </w:rPr>
        <w:t xml:space="preserve"> marsh</w:t>
      </w:r>
      <w:r w:rsidR="00B16C0B">
        <w:rPr>
          <w:rFonts w:cs="Times New Roman"/>
          <w:noProof w:val="0"/>
          <w:lang w:val="en-CA"/>
        </w:rPr>
        <w:t xml:space="preserve"> habitat</w:t>
      </w:r>
      <w:r w:rsidR="003D503B" w:rsidRPr="00247A13">
        <w:rPr>
          <w:rFonts w:cs="Times New Roman"/>
          <w:noProof w:val="0"/>
          <w:lang w:val="en-CA"/>
        </w:rPr>
        <w:t xml:space="preserve"> being less abundant in the upper estuary</w:t>
      </w:r>
      <w:ins w:id="302" w:author="Daniel Stewart" w:date="2022-03-15T20:23:00Z">
        <w:r w:rsidR="00AD5DF8">
          <w:rPr>
            <w:rFonts w:cs="Times New Roman"/>
            <w:noProof w:val="0"/>
            <w:lang w:val="en-CA"/>
          </w:rPr>
          <w:t xml:space="preserve">, </w:t>
        </w:r>
      </w:ins>
      <w:del w:id="303" w:author="Daniel Stewart" w:date="2022-03-15T20:23:00Z">
        <w:r w:rsidR="003D503B" w:rsidRPr="00247A13" w:rsidDel="00AD5DF8">
          <w:rPr>
            <w:rFonts w:cs="Times New Roman"/>
            <w:noProof w:val="0"/>
            <w:lang w:val="en-CA"/>
          </w:rPr>
          <w:delText xml:space="preserve"> (some grid cells contained no marsh), </w:delText>
        </w:r>
      </w:del>
      <w:r w:rsidR="00E634B6" w:rsidRPr="00247A13">
        <w:rPr>
          <w:rFonts w:cs="Times New Roman"/>
          <w:noProof w:val="0"/>
          <w:lang w:val="en-CA"/>
        </w:rPr>
        <w:t>so</w:t>
      </w:r>
      <w:r w:rsidR="003D503B" w:rsidRPr="00247A13">
        <w:rPr>
          <w:rFonts w:cs="Times New Roman"/>
          <w:noProof w:val="0"/>
          <w:lang w:val="en-CA"/>
        </w:rPr>
        <w:t xml:space="preserve"> more grid cells had to be </w:t>
      </w:r>
      <w:r w:rsidR="0073793E" w:rsidRPr="00247A13">
        <w:rPr>
          <w:rFonts w:cs="Times New Roman"/>
          <w:noProof w:val="0"/>
          <w:lang w:val="en-CA"/>
        </w:rPr>
        <w:t xml:space="preserve">sampled </w:t>
      </w:r>
      <w:r w:rsidR="003D503B" w:rsidRPr="00247A13">
        <w:rPr>
          <w:rFonts w:cs="Times New Roman"/>
          <w:noProof w:val="0"/>
          <w:lang w:val="en-CA"/>
        </w:rPr>
        <w:t>to veri</w:t>
      </w:r>
      <w:r w:rsidR="00E8408F" w:rsidRPr="00247A13">
        <w:rPr>
          <w:rFonts w:cs="Times New Roman"/>
          <w:noProof w:val="0"/>
          <w:lang w:val="en-CA"/>
        </w:rPr>
        <w:t>fy a comparable amount</w:t>
      </w:r>
      <w:r w:rsidR="00DA7F2D">
        <w:rPr>
          <w:rFonts w:cs="Times New Roman"/>
          <w:noProof w:val="0"/>
          <w:lang w:val="en-CA"/>
        </w:rPr>
        <w:t xml:space="preserve"> between</w:t>
      </w:r>
      <w:r w:rsidR="00E8408F" w:rsidRPr="00247A13">
        <w:rPr>
          <w:rFonts w:cs="Times New Roman"/>
          <w:noProof w:val="0"/>
          <w:lang w:val="en-CA"/>
        </w:rPr>
        <w:t xml:space="preserve"> datasets</w:t>
      </w:r>
      <w:r w:rsidR="003D503B" w:rsidRPr="00247A13">
        <w:rPr>
          <w:rFonts w:cs="Times New Roman"/>
          <w:noProof w:val="0"/>
          <w:lang w:val="en-CA"/>
        </w:rPr>
        <w:t xml:space="preserve">. </w:t>
      </w:r>
      <w:r w:rsidR="0009052A" w:rsidRPr="00247A13">
        <w:rPr>
          <w:rFonts w:cs="Times New Roman"/>
          <w:noProof w:val="0"/>
          <w:lang w:val="en-CA"/>
        </w:rPr>
        <w:t>Field v</w:t>
      </w:r>
      <w:r w:rsidR="00E8408F" w:rsidRPr="00247A13">
        <w:rPr>
          <w:rFonts w:cs="Times New Roman"/>
          <w:noProof w:val="0"/>
          <w:lang w:val="en-CA"/>
        </w:rPr>
        <w:t xml:space="preserve">erification included visiting </w:t>
      </w:r>
      <w:r w:rsidR="00E15435" w:rsidRPr="00247A13">
        <w:rPr>
          <w:rFonts w:cs="Times New Roman"/>
          <w:noProof w:val="0"/>
          <w:lang w:val="en-CA"/>
        </w:rPr>
        <w:t>all</w:t>
      </w:r>
      <w:r w:rsidR="00CA256E" w:rsidRPr="00247A13">
        <w:rPr>
          <w:rFonts w:cs="Times New Roman"/>
          <w:noProof w:val="0"/>
          <w:lang w:val="en-CA"/>
        </w:rPr>
        <w:t xml:space="preserve"> </w:t>
      </w:r>
      <w:r w:rsidR="003D503B" w:rsidRPr="00247A13">
        <w:rPr>
          <w:rFonts w:cs="Times New Roman"/>
          <w:noProof w:val="0"/>
          <w:lang w:val="en-CA"/>
        </w:rPr>
        <w:t>3</w:t>
      </w:r>
      <w:r w:rsidR="00CA256E" w:rsidRPr="00247A13">
        <w:rPr>
          <w:rFonts w:cs="Times New Roman"/>
          <w:noProof w:val="0"/>
          <w:lang w:val="en-CA"/>
        </w:rPr>
        <w:t>0 grid cells</w:t>
      </w:r>
      <w:r w:rsidR="0085244D" w:rsidRPr="00247A13">
        <w:rPr>
          <w:rFonts w:cs="Times New Roman"/>
          <w:noProof w:val="0"/>
          <w:lang w:val="en-CA"/>
        </w:rPr>
        <w:t>,</w:t>
      </w:r>
      <w:r w:rsidR="00CA256E" w:rsidRPr="00247A13">
        <w:rPr>
          <w:rFonts w:cs="Times New Roman"/>
          <w:noProof w:val="0"/>
          <w:lang w:val="en-CA"/>
        </w:rPr>
        <w:t xml:space="preserve"> and</w:t>
      </w:r>
      <w:r w:rsidR="00E634B6" w:rsidRPr="00247A13">
        <w:rPr>
          <w:rFonts w:cs="Times New Roman"/>
          <w:noProof w:val="0"/>
          <w:lang w:val="en-CA"/>
        </w:rPr>
        <w:t xml:space="preserve"> mapping</w:t>
      </w:r>
      <w:r w:rsidR="00012517" w:rsidRPr="00247A13">
        <w:rPr>
          <w:rFonts w:cs="Times New Roman"/>
          <w:noProof w:val="0"/>
          <w:lang w:val="en-CA"/>
        </w:rPr>
        <w:t xml:space="preserve"> </w:t>
      </w:r>
      <w:r w:rsidR="00E8408F" w:rsidRPr="00247A13">
        <w:rPr>
          <w:rFonts w:cs="Times New Roman"/>
          <w:noProof w:val="0"/>
          <w:lang w:val="en-CA"/>
        </w:rPr>
        <w:t xml:space="preserve">all </w:t>
      </w:r>
      <w:r w:rsidR="008B4864" w:rsidRPr="00247A13">
        <w:rPr>
          <w:rFonts w:cs="Times New Roman"/>
          <w:noProof w:val="0"/>
          <w:lang w:val="en-CA"/>
        </w:rPr>
        <w:t>non-native</w:t>
      </w:r>
      <w:r w:rsidR="00012517" w:rsidRPr="00247A13">
        <w:rPr>
          <w:rFonts w:cs="Times New Roman"/>
          <w:noProof w:val="0"/>
          <w:lang w:val="en-CA"/>
        </w:rPr>
        <w:t xml:space="preserve"> cattail</w:t>
      </w:r>
      <w:r w:rsidR="00FB4D73">
        <w:rPr>
          <w:rFonts w:cs="Times New Roman"/>
          <w:noProof w:val="0"/>
          <w:lang w:val="en-CA"/>
        </w:rPr>
        <w:t>s</w:t>
      </w:r>
      <w:ins w:id="304" w:author="Daniel Stewart" w:date="2022-03-16T09:16:00Z">
        <w:r w:rsidR="00DB5E2F">
          <w:rPr>
            <w:rFonts w:cs="Times New Roman"/>
            <w:noProof w:val="0"/>
            <w:lang w:val="en-CA"/>
          </w:rPr>
          <w:t xml:space="preserve"> observed</w:t>
        </w:r>
      </w:ins>
      <w:r w:rsidR="00CA256E" w:rsidRPr="00247A13">
        <w:rPr>
          <w:rFonts w:cs="Times New Roman"/>
          <w:noProof w:val="0"/>
          <w:lang w:val="en-CA"/>
        </w:rPr>
        <w:t xml:space="preserve">. </w:t>
      </w:r>
      <w:commentRangeStart w:id="305"/>
      <w:r w:rsidR="00C8021F" w:rsidRPr="00247A13">
        <w:rPr>
          <w:rFonts w:cs="Times New Roman"/>
          <w:noProof w:val="0"/>
          <w:lang w:val="en-CA"/>
        </w:rPr>
        <w:t xml:space="preserve">As a hybrid, </w:t>
      </w:r>
      <w:r w:rsidR="00C8021F" w:rsidRPr="00247A13">
        <w:rPr>
          <w:rFonts w:cs="Times New Roman"/>
          <w:i/>
          <w:noProof w:val="0"/>
          <w:lang w:val="en-CA"/>
        </w:rPr>
        <w:t>T.</w:t>
      </w:r>
      <w:del w:id="306" w:author="Daniel Stewart" w:date="2022-02-11T15:52:00Z">
        <w:r w:rsidR="00C8021F" w:rsidRPr="00247A13" w:rsidDel="001D2D68">
          <w:rPr>
            <w:rFonts w:cs="Times New Roman"/>
            <w:i/>
            <w:noProof w:val="0"/>
            <w:lang w:val="en-CA"/>
          </w:rPr>
          <w:delText xml:space="preserve"> </w:delText>
        </w:r>
        <w:r w:rsidR="00C8021F" w:rsidRPr="00247A13" w:rsidDel="001D2D68">
          <w:rPr>
            <w:rFonts w:cs="Times New Roman"/>
            <w:noProof w:val="0"/>
            <w:lang w:val="en-CA"/>
          </w:rPr>
          <w:delText xml:space="preserve">x </w:delText>
        </w:r>
      </w:del>
      <w:ins w:id="307" w:author="Daniel Stewart" w:date="2022-02-11T15:52:00Z">
        <w:r w:rsidR="001D2D68">
          <w:rPr>
            <w:rFonts w:cs="Times New Roman"/>
            <w:i/>
            <w:noProof w:val="0"/>
            <w:lang w:val="en-CA"/>
          </w:rPr>
          <w:t xml:space="preserve"> × </w:t>
        </w:r>
      </w:ins>
      <w:r w:rsidR="00C8021F" w:rsidRPr="00247A13">
        <w:rPr>
          <w:rFonts w:cs="Times New Roman"/>
          <w:i/>
          <w:noProof w:val="0"/>
          <w:lang w:val="en-CA"/>
        </w:rPr>
        <w:t>glauca</w:t>
      </w:r>
      <w:r w:rsidR="00C8021F" w:rsidRPr="00247A13">
        <w:rPr>
          <w:rFonts w:cs="Times New Roman"/>
          <w:noProof w:val="0"/>
          <w:lang w:val="en-CA"/>
        </w:rPr>
        <w:t xml:space="preserve"> possesses</w:t>
      </w:r>
      <w:r w:rsidR="00991AFA">
        <w:rPr>
          <w:rFonts w:cs="Times New Roman"/>
          <w:noProof w:val="0"/>
          <w:lang w:val="en-CA"/>
        </w:rPr>
        <w:t xml:space="preserve"> </w:t>
      </w:r>
      <w:r w:rsidR="00C8021F" w:rsidRPr="00247A13">
        <w:rPr>
          <w:rFonts w:cs="Times New Roman"/>
          <w:noProof w:val="0"/>
          <w:lang w:val="en-CA"/>
        </w:rPr>
        <w:t xml:space="preserve">intermediate traits that </w:t>
      </w:r>
      <w:r w:rsidR="00991AFA">
        <w:rPr>
          <w:rFonts w:cs="Times New Roman"/>
          <w:noProof w:val="0"/>
          <w:lang w:val="en-CA"/>
        </w:rPr>
        <w:t xml:space="preserve">may </w:t>
      </w:r>
      <w:r w:rsidR="00C8021F" w:rsidRPr="00247A13">
        <w:rPr>
          <w:rFonts w:cs="Times New Roman"/>
          <w:noProof w:val="0"/>
          <w:lang w:val="en-CA"/>
        </w:rPr>
        <w:t xml:space="preserve">confound </w:t>
      </w:r>
      <w:r w:rsidR="00991AFA">
        <w:rPr>
          <w:rFonts w:cs="Times New Roman"/>
          <w:noProof w:val="0"/>
          <w:lang w:val="en-CA"/>
        </w:rPr>
        <w:t xml:space="preserve">its </w:t>
      </w:r>
      <w:r w:rsidR="00C8021F" w:rsidRPr="00247A13">
        <w:rPr>
          <w:rFonts w:cs="Times New Roman"/>
          <w:noProof w:val="0"/>
          <w:lang w:val="en-CA"/>
        </w:rPr>
        <w:t>field identification</w:t>
      </w:r>
      <w:del w:id="308" w:author="Daniel Stewart" w:date="2022-03-16T09:33:00Z">
        <w:r w:rsidR="00CA3760" w:rsidRPr="00D06678" w:rsidDel="001626CB">
          <w:rPr>
            <w:rFonts w:cs="Times New Roman"/>
            <w:noProof w:val="0"/>
            <w:color w:val="000000" w:themeColor="text1"/>
            <w:lang w:val="en-CA"/>
            <w:rPrChange w:id="309" w:author="Daniel Stewart" w:date="2022-03-16T12:23:00Z">
              <w:rPr>
                <w:rFonts w:cs="Times New Roman"/>
                <w:noProof w:val="0"/>
                <w:lang w:val="en-CA"/>
              </w:rPr>
            </w:rPrChange>
          </w:rPr>
          <w:delText xml:space="preserve">, particularly with </w:delText>
        </w:r>
      </w:del>
      <w:del w:id="310" w:author="Daniel Stewart" w:date="2022-03-15T20:23:00Z">
        <w:r w:rsidR="00CA3760" w:rsidRPr="00D06678" w:rsidDel="00AD5DF8">
          <w:rPr>
            <w:rFonts w:cs="Times New Roman"/>
            <w:noProof w:val="0"/>
            <w:color w:val="000000" w:themeColor="text1"/>
            <w:lang w:val="en-CA"/>
            <w:rPrChange w:id="311" w:author="Daniel Stewart" w:date="2022-03-16T12:23:00Z">
              <w:rPr>
                <w:rFonts w:cs="Times New Roman"/>
                <w:noProof w:val="0"/>
                <w:lang w:val="en-CA"/>
              </w:rPr>
            </w:rPrChange>
          </w:rPr>
          <w:delText xml:space="preserve"> </w:delText>
        </w:r>
      </w:del>
      <w:del w:id="312" w:author="Daniel Stewart" w:date="2022-03-16T09:33:00Z">
        <w:r w:rsidR="00CA3760" w:rsidRPr="00D06678" w:rsidDel="001626CB">
          <w:rPr>
            <w:rFonts w:cs="Times New Roman"/>
            <w:i/>
            <w:noProof w:val="0"/>
            <w:color w:val="000000" w:themeColor="text1"/>
            <w:lang w:val="en-CA"/>
            <w:rPrChange w:id="313" w:author="Daniel Stewart" w:date="2022-03-16T12:23:00Z">
              <w:rPr>
                <w:rFonts w:cs="Times New Roman"/>
                <w:i/>
                <w:noProof w:val="0"/>
                <w:lang w:val="en-CA"/>
              </w:rPr>
            </w:rPrChange>
          </w:rPr>
          <w:delText>T.</w:delText>
        </w:r>
        <w:r w:rsidR="00CA3760" w:rsidRPr="00D06678" w:rsidDel="001626CB">
          <w:rPr>
            <w:rFonts w:cs="Times New Roman"/>
            <w:noProof w:val="0"/>
            <w:color w:val="000000" w:themeColor="text1"/>
            <w:lang w:val="en-CA"/>
            <w:rPrChange w:id="314" w:author="Daniel Stewart" w:date="2022-03-16T12:23:00Z">
              <w:rPr>
                <w:rFonts w:cs="Times New Roman"/>
                <w:noProof w:val="0"/>
                <w:lang w:val="en-CA"/>
              </w:rPr>
            </w:rPrChange>
          </w:rPr>
          <w:delText xml:space="preserve"> </w:delText>
        </w:r>
        <w:r w:rsidR="00F00789" w:rsidRPr="00D06678" w:rsidDel="001626CB">
          <w:rPr>
            <w:rFonts w:cs="Times New Roman"/>
            <w:i/>
            <w:noProof w:val="0"/>
            <w:color w:val="000000" w:themeColor="text1"/>
            <w:lang w:val="en-CA"/>
            <w:rPrChange w:id="315" w:author="Daniel Stewart" w:date="2022-03-16T12:23:00Z">
              <w:rPr>
                <w:rFonts w:cs="Times New Roman"/>
                <w:i/>
                <w:noProof w:val="0"/>
                <w:lang w:val="en-CA"/>
              </w:rPr>
            </w:rPrChange>
          </w:rPr>
          <w:delText>angustifolia</w:delText>
        </w:r>
      </w:del>
      <w:r w:rsidR="00416144" w:rsidRPr="00D06678">
        <w:rPr>
          <w:rFonts w:cs="Times New Roman"/>
          <w:noProof w:val="0"/>
          <w:color w:val="000000" w:themeColor="text1"/>
          <w:lang w:val="en-CA"/>
          <w:rPrChange w:id="316" w:author="Daniel Stewart" w:date="2022-03-16T12:23:00Z">
            <w:rPr>
              <w:rFonts w:cs="Times New Roman"/>
              <w:noProof w:val="0"/>
              <w:lang w:val="en-CA"/>
            </w:rPr>
          </w:rPrChange>
        </w:rPr>
        <w:t xml:space="preserve">. </w:t>
      </w:r>
      <w:del w:id="317" w:author="Daniel Stewart" w:date="2022-03-16T11:07:00Z">
        <w:r w:rsidR="000B78E2" w:rsidRPr="00D06678" w:rsidDel="00E26544">
          <w:rPr>
            <w:rFonts w:cs="Times New Roman"/>
            <w:color w:val="000000" w:themeColor="text1"/>
            <w:rPrChange w:id="318" w:author="Daniel Stewart" w:date="2022-03-16T12:23:00Z">
              <w:rPr>
                <w:rFonts w:cs="Times New Roman"/>
              </w:rPr>
            </w:rPrChange>
          </w:rPr>
          <w:delText xml:space="preserve">a </w:delText>
        </w:r>
      </w:del>
      <w:del w:id="319" w:author="Daniel Stewart" w:date="2022-03-16T10:58:00Z">
        <w:r w:rsidR="000B78E2" w:rsidRPr="00D06678" w:rsidDel="00C26F71">
          <w:rPr>
            <w:rFonts w:cs="Times New Roman"/>
            <w:color w:val="000000" w:themeColor="text1"/>
            <w:rPrChange w:id="320" w:author="Daniel Stewart" w:date="2022-03-16T12:23:00Z">
              <w:rPr>
                <w:rFonts w:cs="Times New Roman"/>
              </w:rPr>
            </w:rPrChange>
          </w:rPr>
          <w:delText>combination of</w:delText>
        </w:r>
      </w:del>
      <w:r w:rsidR="00080BEE">
        <w:rPr>
          <w:rFonts w:cs="Times New Roman"/>
          <w:color w:val="000000" w:themeColor="text1"/>
        </w:rPr>
        <w:t>C</w:t>
      </w:r>
      <w:ins w:id="321" w:author="Daniel Stewart" w:date="2022-03-16T10:58:00Z">
        <w:r w:rsidR="00C26F71" w:rsidRPr="00D06678">
          <w:rPr>
            <w:rFonts w:cs="Times New Roman"/>
            <w:color w:val="000000" w:themeColor="text1"/>
            <w:rPrChange w:id="322" w:author="Daniel Stewart" w:date="2022-03-16T12:23:00Z">
              <w:rPr>
                <w:rFonts w:cs="Times New Roman"/>
                <w:color w:val="FF0000"/>
              </w:rPr>
            </w:rPrChange>
          </w:rPr>
          <w:t>ertain</w:t>
        </w:r>
      </w:ins>
      <w:r w:rsidR="000B78E2" w:rsidRPr="00D06678">
        <w:rPr>
          <w:rFonts w:cs="Times New Roman"/>
          <w:color w:val="000000" w:themeColor="text1"/>
          <w:rPrChange w:id="323" w:author="Daniel Stewart" w:date="2022-03-16T12:23:00Z">
            <w:rPr>
              <w:rFonts w:cs="Times New Roman"/>
            </w:rPr>
          </w:rPrChange>
        </w:rPr>
        <w:t xml:space="preserve"> </w:t>
      </w:r>
      <w:r w:rsidR="00F00789" w:rsidRPr="00D06678">
        <w:rPr>
          <w:rFonts w:cs="Times New Roman"/>
          <w:color w:val="000000" w:themeColor="text1"/>
          <w:rPrChange w:id="324" w:author="Daniel Stewart" w:date="2022-03-16T12:23:00Z">
            <w:rPr>
              <w:rFonts w:cs="Times New Roman"/>
            </w:rPr>
          </w:rPrChange>
        </w:rPr>
        <w:t xml:space="preserve">macroscopic </w:t>
      </w:r>
      <w:r w:rsidR="000B78E2" w:rsidRPr="00D06678">
        <w:rPr>
          <w:rFonts w:cs="Times New Roman"/>
          <w:color w:val="000000" w:themeColor="text1"/>
          <w:rPrChange w:id="325" w:author="Daniel Stewart" w:date="2022-03-16T12:23:00Z">
            <w:rPr>
              <w:rFonts w:cs="Times New Roman"/>
            </w:rPr>
          </w:rPrChange>
        </w:rPr>
        <w:t>traits</w:t>
      </w:r>
      <w:ins w:id="326" w:author="Daniel Stewart" w:date="2022-03-17T08:52:00Z">
        <w:r w:rsidR="00A50533">
          <w:rPr>
            <w:rFonts w:cs="Times New Roman"/>
            <w:color w:val="000000" w:themeColor="text1"/>
          </w:rPr>
          <w:t xml:space="preserve"> </w:t>
        </w:r>
      </w:ins>
      <w:del w:id="327" w:author="Daniel Stewart" w:date="2022-03-17T08:52:00Z">
        <w:r w:rsidR="00F02BF0" w:rsidRPr="00D06678" w:rsidDel="00A50533">
          <w:rPr>
            <w:rFonts w:cs="Times New Roman"/>
            <w:color w:val="000000" w:themeColor="text1"/>
            <w:rPrChange w:id="328" w:author="Daniel Stewart" w:date="2022-03-16T12:23:00Z">
              <w:rPr>
                <w:rFonts w:cs="Times New Roman"/>
              </w:rPr>
            </w:rPrChange>
          </w:rPr>
          <w:delText xml:space="preserve"> </w:delText>
        </w:r>
      </w:del>
      <w:del w:id="329" w:author="Daniel Stewart" w:date="2022-03-16T09:42:00Z">
        <w:r w:rsidR="000B78E2" w:rsidRPr="00D06678" w:rsidDel="002901BA">
          <w:rPr>
            <w:rFonts w:cs="Times New Roman"/>
            <w:color w:val="000000" w:themeColor="text1"/>
            <w:rPrChange w:id="330" w:author="Daniel Stewart" w:date="2022-03-16T12:23:00Z">
              <w:rPr>
                <w:rFonts w:cs="Times New Roman"/>
              </w:rPr>
            </w:rPrChange>
          </w:rPr>
          <w:delText xml:space="preserve">can </w:delText>
        </w:r>
      </w:del>
      <w:ins w:id="331" w:author="Daniel Stewart" w:date="2022-03-16T11:05:00Z">
        <w:r w:rsidR="00E26544" w:rsidRPr="00D06678">
          <w:rPr>
            <w:rFonts w:cs="Times New Roman"/>
            <w:color w:val="000000" w:themeColor="text1"/>
            <w:rPrChange w:id="332" w:author="Daniel Stewart" w:date="2022-03-16T12:23:00Z">
              <w:rPr>
                <w:rFonts w:cs="Times New Roman"/>
                <w:color w:val="FF0000"/>
              </w:rPr>
            </w:rPrChange>
          </w:rPr>
          <w:t xml:space="preserve">have been </w:t>
        </w:r>
      </w:ins>
      <w:ins w:id="333" w:author="Daniel Stewart" w:date="2022-03-16T11:06:00Z">
        <w:r w:rsidR="00E26544" w:rsidRPr="00D06678">
          <w:rPr>
            <w:rFonts w:cs="Times New Roman"/>
            <w:color w:val="000000" w:themeColor="text1"/>
            <w:rPrChange w:id="334" w:author="Daniel Stewart" w:date="2022-03-16T12:23:00Z">
              <w:rPr>
                <w:rFonts w:cs="Times New Roman"/>
                <w:color w:val="FF0000"/>
              </w:rPr>
            </w:rPrChange>
          </w:rPr>
          <w:t xml:space="preserve">used </w:t>
        </w:r>
      </w:ins>
      <w:del w:id="335" w:author="Daniel Stewart" w:date="2022-03-16T10:19:00Z">
        <w:r w:rsidR="000B78E2" w:rsidRPr="00D06678" w:rsidDel="00B02C17">
          <w:rPr>
            <w:rFonts w:cs="Times New Roman"/>
            <w:color w:val="000000" w:themeColor="text1"/>
            <w:rPrChange w:id="336" w:author="Daniel Stewart" w:date="2022-03-16T12:23:00Z">
              <w:rPr>
                <w:rFonts w:cs="Times New Roman"/>
              </w:rPr>
            </w:rPrChange>
          </w:rPr>
          <w:delText xml:space="preserve">also be </w:delText>
        </w:r>
      </w:del>
      <w:del w:id="337" w:author="Daniel Stewart" w:date="2022-03-16T09:42:00Z">
        <w:r w:rsidR="004F412C" w:rsidRPr="00D06678" w:rsidDel="008007FA">
          <w:rPr>
            <w:rFonts w:cs="Times New Roman"/>
            <w:color w:val="000000" w:themeColor="text1"/>
            <w:rPrChange w:id="338" w:author="Daniel Stewart" w:date="2022-03-16T12:23:00Z">
              <w:rPr>
                <w:rFonts w:cs="Times New Roman"/>
              </w:rPr>
            </w:rPrChange>
          </w:rPr>
          <w:delText>accurate</w:delText>
        </w:r>
      </w:del>
      <w:ins w:id="339" w:author="Daniel Stewart" w:date="2022-03-16T11:05:00Z">
        <w:r w:rsidR="00E26544" w:rsidRPr="00D06678">
          <w:rPr>
            <w:rFonts w:cs="Times New Roman"/>
            <w:color w:val="000000" w:themeColor="text1"/>
            <w:rPrChange w:id="340" w:author="Daniel Stewart" w:date="2022-03-16T12:23:00Z">
              <w:rPr>
                <w:rFonts w:cs="Times New Roman"/>
                <w:color w:val="FF0000"/>
              </w:rPr>
            </w:rPrChange>
          </w:rPr>
          <w:t>by past in</w:t>
        </w:r>
      </w:ins>
      <w:ins w:id="341" w:author="Daniel Stewart" w:date="2022-03-16T11:06:00Z">
        <w:r w:rsidR="00E26544" w:rsidRPr="00D06678">
          <w:rPr>
            <w:rFonts w:cs="Times New Roman"/>
            <w:color w:val="000000" w:themeColor="text1"/>
            <w:rPrChange w:id="342" w:author="Daniel Stewart" w:date="2022-03-16T12:23:00Z">
              <w:rPr>
                <w:rFonts w:cs="Times New Roman"/>
                <w:color w:val="FF0000"/>
              </w:rPr>
            </w:rPrChange>
          </w:rPr>
          <w:t>v</w:t>
        </w:r>
      </w:ins>
      <w:ins w:id="343" w:author="Daniel Stewart" w:date="2022-03-16T11:05:00Z">
        <w:r w:rsidR="00E26544" w:rsidRPr="00D06678">
          <w:rPr>
            <w:rFonts w:cs="Times New Roman"/>
            <w:color w:val="000000" w:themeColor="text1"/>
            <w:rPrChange w:id="344" w:author="Daniel Stewart" w:date="2022-03-16T12:23:00Z">
              <w:rPr>
                <w:rFonts w:cs="Times New Roman"/>
                <w:color w:val="FF0000"/>
              </w:rPr>
            </w:rPrChange>
          </w:rPr>
          <w:t>estigators</w:t>
        </w:r>
      </w:ins>
      <w:ins w:id="345" w:author="Daniel Stewart" w:date="2022-03-16T11:06:00Z">
        <w:r w:rsidR="00E26544" w:rsidRPr="00D06678">
          <w:rPr>
            <w:rFonts w:cs="Times New Roman"/>
            <w:color w:val="000000" w:themeColor="text1"/>
            <w:rPrChange w:id="346" w:author="Daniel Stewart" w:date="2022-03-16T12:23:00Z">
              <w:rPr>
                <w:rFonts w:cs="Times New Roman"/>
                <w:color w:val="FF0000"/>
              </w:rPr>
            </w:rPrChange>
          </w:rPr>
          <w:t xml:space="preserve"> </w:t>
        </w:r>
      </w:ins>
      <w:del w:id="347" w:author="Daniel Stewart" w:date="2022-03-16T11:05:00Z">
        <w:r w:rsidR="00F02BF0" w:rsidRPr="00D06678" w:rsidDel="00E26544">
          <w:rPr>
            <w:rFonts w:cs="Times New Roman"/>
            <w:color w:val="000000" w:themeColor="text1"/>
            <w:rPrChange w:id="348" w:author="Daniel Stewart" w:date="2022-03-16T12:23:00Z">
              <w:rPr>
                <w:rFonts w:cs="Times New Roman"/>
              </w:rPr>
            </w:rPrChange>
          </w:rPr>
          <w:delText xml:space="preserve"> </w:delText>
        </w:r>
      </w:del>
      <w:r w:rsidR="007E2489">
        <w:rPr>
          <w:rFonts w:cs="Times New Roman"/>
          <w:color w:val="000000" w:themeColor="text1"/>
        </w:rPr>
        <w:fldChar w:fldCharType="begin"/>
      </w:r>
      <w:r w:rsidR="00BE772F">
        <w:rPr>
          <w:rFonts w:cs="Times New Roman"/>
          <w:color w:val="000000" w:themeColor="text1"/>
        </w:rPr>
        <w:instrText xml:space="preserve"> ADDIN ZOTERO_ITEM CSL_CITATION {"citationID":"YbT4YMsb","properties":{"formattedCitation":"(Tompkins &amp; Taylor 1983; Smith 1986; Kirk et al. 2011)","plainCitation":"(Tompkins &amp; Taylor 1983; Smith 1986; Kirk et al. 2011)","noteIndex":0},"citationItems":[{"id":"4LsnhJz1/kJVbMrI5","uris":["http://zotero.org/users/6112721/items/9E9GEKKP"],"itemData":{"id":588,"type":"article-journal","language":"en","page":"5","source":"Zotero","title":"Hybridization in Typha in Genessee County, Michigan","volume":"22","author":[{"family":"Tompkins","given":"T M"},{"family":"Taylor","given":"J"}],"issued":{"date-parts":[["1983"]]}}},{"id":1609,"uris":["http://zotero.org/users/6112721/items/XQSR5C9I"],"itemData":{"id":1609,"type":"article-journal","container-title":"Lake and Reservoir Management","DOI":"10.1080/07438148609354657","ISSN":"1040-2381, 2151-5530","issue":"1","journalAbbreviation":"Lake and Reservoir Management","language":"en","page":"357-362","source":"DOI.org (Crossref)","title":"The cattails ( &lt;i&gt;Typha &lt;/i&gt; ): Interspecific Ecological Differences and Problems of Identification","title-short":"THE CATTAILS ( &lt;i&gt;TYPHA&lt;/i&gt; )","volume":"2","author":[{"family":"Smith","given":"S. Galen"}],"issued":{"date-parts":[["1986",1]]}}},{"id":"4LsnhJz1/2UiUoMeX","uris":["http://zotero.org/users/6112721/items/G6AFD6NN"],"itemData":{"id":"2XOT5K42/n5eziDqH","type":"article-journal","abstract":"A recent increase in the abundance of cattails (Typha spp.) in North American wetlands has been anecdotally linked with hybridization between Typha latifolia and Typha angustifolia. In this study, we used molecular genetic markers (microsatellites) to investigate whether the hybrid lineage (Typha × glauca) is restricted to The Great Lakes region, or exists across a much broader spatial scale. We also investigated the possibility of backcrossing and genetic introgression in natural populations. Parental species could be distinguished from one another based on the distribution of alleles at six microsatellite loci. Species identiﬁcation based on genetic data corresponded well with species identiﬁcations based on leaf width, a key morphological trait that can distinguish the two parental species. We found that hybrids occur in Ontario, Quebec, New Brunswick, and Nova Scotia, but we did not detect hybrids in Maine. F1s are more abundant than backcrossed or intercrossed hybrids, although we also found evidence of backcrossing, particularly in Ontario. This indicates that hybrids are fertile, and are therefore potential conduits of gene ﬂow between the parental species. Further work is needed to determine whether T. × glauca is particularly successful in the Great Lakes region relative to other areas in which the two parental species co-exist, and to assess whether introgression may lead to increased invasiveness in the species complex.","container-title":"Aquatic Botany","DOI":"10.1016/j.aquabot.2011.05.007","ISSN":"03043770","issue":"3","journalAbbreviation":"Aquatic Botany","language":"en","page":"189-193","source":"DOI.org (Crossref)","title":"Molecular genetic data reveal hybridization between Typha angustifolia and Typha latifolia across a broad spatial scale in eastern North America","volume":"95","author":[{"family":"Kirk","given":"Heather"},{"family":"Connolly","given":"Candace"},{"family":"Freeland","given":"Joanna R."}],"issued":{"date-parts":[["2011",10]]}}}],"schema":"https://github.com/citation-style-language/schema/raw/master/csl-citation.json"} </w:instrText>
      </w:r>
      <w:r w:rsidR="007E2489">
        <w:rPr>
          <w:rFonts w:cs="Times New Roman"/>
          <w:color w:val="000000" w:themeColor="text1"/>
        </w:rPr>
        <w:fldChar w:fldCharType="separate"/>
      </w:r>
      <w:r w:rsidR="007E2489">
        <w:rPr>
          <w:rFonts w:cs="Times New Roman"/>
          <w:color w:val="000000" w:themeColor="text1"/>
        </w:rPr>
        <w:t>(Tompkins &amp; Taylor 1983; Smith 1986; Kirk et al. 2011)</w:t>
      </w:r>
      <w:r w:rsidR="007E2489">
        <w:rPr>
          <w:rFonts w:cs="Times New Roman"/>
          <w:color w:val="000000" w:themeColor="text1"/>
        </w:rPr>
        <w:fldChar w:fldCharType="end"/>
      </w:r>
      <w:r w:rsidR="00080BEE">
        <w:rPr>
          <w:rFonts w:cs="Times New Roman"/>
          <w:color w:val="000000" w:themeColor="text1"/>
        </w:rPr>
        <w:t>, however the usefulness of</w:t>
      </w:r>
      <w:ins w:id="349" w:author="Daniel Stewart" w:date="2022-03-17T08:54:00Z">
        <w:r w:rsidR="00A50533">
          <w:rPr>
            <w:rFonts w:cs="Times New Roman"/>
            <w:color w:val="000000" w:themeColor="text1"/>
          </w:rPr>
          <w:t xml:space="preserve"> </w:t>
        </w:r>
      </w:ins>
      <w:r w:rsidR="00991AFA">
        <w:rPr>
          <w:rFonts w:cs="Times New Roman"/>
          <w:color w:val="000000" w:themeColor="text1"/>
        </w:rPr>
        <w:t xml:space="preserve">this approach </w:t>
      </w:r>
      <w:ins w:id="350" w:author="Daniel Stewart" w:date="2022-03-17T08:54:00Z">
        <w:r w:rsidR="00A50533">
          <w:rPr>
            <w:rFonts w:cs="Times New Roman"/>
            <w:color w:val="000000" w:themeColor="text1"/>
          </w:rPr>
          <w:t>has been questioned, particularly where advanced generation hybrids are</w:t>
        </w:r>
      </w:ins>
      <w:ins w:id="351" w:author="Daniel Stewart" w:date="2022-03-17T08:55:00Z">
        <w:r w:rsidR="00A50533">
          <w:rPr>
            <w:rFonts w:cs="Times New Roman"/>
            <w:color w:val="000000" w:themeColor="text1"/>
          </w:rPr>
          <w:t xml:space="preserve"> abundant</w:t>
        </w:r>
      </w:ins>
      <w:ins w:id="352" w:author="Daniel Stewart" w:date="2022-03-17T08:54:00Z">
        <w:r w:rsidR="00A50533">
          <w:rPr>
            <w:rFonts w:cs="Times New Roman"/>
            <w:color w:val="000000" w:themeColor="text1"/>
          </w:rPr>
          <w:t xml:space="preserve"> </w:t>
        </w:r>
      </w:ins>
      <w:r w:rsidR="007E2489">
        <w:rPr>
          <w:rFonts w:cs="Times New Roman"/>
          <w:color w:val="000000" w:themeColor="text1"/>
        </w:rPr>
        <w:fldChar w:fldCharType="begin"/>
      </w:r>
      <w:r w:rsidR="007E2489">
        <w:rPr>
          <w:rFonts w:cs="Times New Roman"/>
          <w:color w:val="000000" w:themeColor="text1"/>
        </w:rPr>
        <w:instrText xml:space="preserve"> ADDIN ZOTERO_ITEM CSL_CITATION {"citationID":"jGIPBNFE","properties":{"formattedCitation":"(Geddes et al. 2021)","plainCitation":"(Geddes et al. 2021)","noteIndex":0},"citationItems":[{"id":2064,"uris":["http://zotero.org/users/6112721/items/JKP3BB6C"],"itemData":{"id":2064,"type":"article-journal","abstract":"In North American wetlands, two cattail species -native Typha latifolia and exotic T. angustifolia- hybridize generating T. x glauca. Typha angustifolia and the hybrid spread invasively, negatively affecting wetlands. Due to high trait variability and hybridization, Typha species are difficult to identify morphologically. Building on previous work that relied on microsatellite markers to differentiate Typha species (including hybrids, parental backcrosses, and advanced-generation hybrids) in southern Canada and in the US upper Midwest and northeast, our goals were to 1) estimate relative frequencies of parental species in additional Midwestern cattail populations, and 2) quantify their hybridization. We also assessed level of agreement between morphological identification based on leaf width and gap between inflorescences and molecular identification. Using 6 microsatellites markers (4 used previously in other populations and 2 novel ones), we identified ~25% of the samples as native T. latifolia, while ~6% were exotic T. angustifolia. Furthermore, 19% of the samples were first-generation hybrids (T. x glauca) and 50% were advanced-generation hybrids, with backcrosses to native T. latifolia being almost twice as high as those to exotic T. angustifolia, rates that are much larger than previously reported. Agreement between morphological and molecular identification was lower than expected highlighting the fact that these morphological traits can be misleading when used alone in cattail identification. We caution that the seemingly asymmetric hybridization towards the native Typha latifolia could potentially lead to its extinction in the Midwest. Cattail management may thus require efforts to preserve the native cattail through seed banking and/or other approaches.","container-title":"Wetlands","DOI":"10.1007/s13157-021-01429-2","ISSN":"0277-5212, 1943-6246","issue":"2","journalAbbreviation":"Wetlands","language":"en","page":"24","source":"DOI.org (Crossref)","title":"Microsatellite Markers Reveal Unprecedented High Frequencies of Hybridization among Typha Species in the Midwestern US","volume":"41","author":[{"family":"Geddes","given":"Pamela"},{"family":"Murphy","given":"Lynnette"},{"family":"Astudillo-Scalia","given":"Yaiyr"},{"family":"Blasini","given":"Davis"},{"family":"Nugent","given":"Sarah"},{"family":"Ríos","given":"María Jazmín"},{"family":"Schirmer","given":"Aaron E."},{"family":"Olfelt","given":"Joel P."}],"issued":{"date-parts":[["2021",2]]}}}],"schema":"https://github.com/citation-style-language/schema/raw/master/csl-citation.json"}  </w:instrText>
      </w:r>
      <w:r w:rsidR="007E2489">
        <w:rPr>
          <w:rFonts w:cs="Times New Roman"/>
          <w:color w:val="000000" w:themeColor="text1"/>
        </w:rPr>
        <w:fldChar w:fldCharType="separate"/>
      </w:r>
      <w:r w:rsidR="007E2489">
        <w:rPr>
          <w:rFonts w:cs="Times New Roman"/>
          <w:color w:val="000000" w:themeColor="text1"/>
        </w:rPr>
        <w:t>(Geddes et al. 2021)</w:t>
      </w:r>
      <w:r w:rsidR="007E2489">
        <w:rPr>
          <w:rFonts w:cs="Times New Roman"/>
          <w:color w:val="000000" w:themeColor="text1"/>
        </w:rPr>
        <w:fldChar w:fldCharType="end"/>
      </w:r>
      <w:ins w:id="353" w:author="Daniel Stewart" w:date="2022-03-17T08:54:00Z">
        <w:r w:rsidR="00A50533">
          <w:rPr>
            <w:rFonts w:cs="Times New Roman"/>
            <w:color w:val="000000" w:themeColor="text1"/>
          </w:rPr>
          <w:t>.</w:t>
        </w:r>
      </w:ins>
      <w:del w:id="354" w:author="Daniel Stewart" w:date="2022-03-17T08:53:00Z">
        <w:r w:rsidR="004F412C" w:rsidRPr="00D06678" w:rsidDel="00A50533">
          <w:rPr>
            <w:rFonts w:cs="Times New Roman"/>
            <w:noProof w:val="0"/>
            <w:color w:val="000000" w:themeColor="text1"/>
            <w:lang w:val="en-CA"/>
            <w:rPrChange w:id="355" w:author="Daniel Stewart" w:date="2022-03-16T12:23:00Z">
              <w:rPr>
                <w:rFonts w:cs="Times New Roman"/>
                <w:noProof w:val="0"/>
                <w:lang w:val="en-CA"/>
              </w:rPr>
            </w:rPrChange>
          </w:rPr>
          <w:delText>.</w:delText>
        </w:r>
      </w:del>
      <w:r w:rsidR="004F412C" w:rsidRPr="00D06678">
        <w:rPr>
          <w:rFonts w:cs="Times New Roman"/>
          <w:noProof w:val="0"/>
          <w:color w:val="000000" w:themeColor="text1"/>
          <w:lang w:val="en-CA"/>
          <w:rPrChange w:id="356" w:author="Daniel Stewart" w:date="2022-03-16T12:23:00Z">
            <w:rPr>
              <w:rFonts w:cs="Times New Roman"/>
              <w:noProof w:val="0"/>
              <w:lang w:val="en-CA"/>
            </w:rPr>
          </w:rPrChange>
        </w:rPr>
        <w:t xml:space="preserve"> </w:t>
      </w:r>
      <w:commentRangeEnd w:id="305"/>
      <w:r w:rsidR="00080BEE">
        <w:rPr>
          <w:rStyle w:val="CommentReference"/>
        </w:rPr>
        <w:commentReference w:id="305"/>
      </w:r>
      <w:commentRangeStart w:id="357"/>
      <w:r w:rsidR="00080BEE">
        <w:rPr>
          <w:rFonts w:cs="Times New Roman"/>
          <w:noProof w:val="0"/>
          <w:color w:val="000000" w:themeColor="text1"/>
          <w:lang w:val="en-CA"/>
        </w:rPr>
        <w:t xml:space="preserve">Acknowledging these challenges, </w:t>
      </w:r>
      <w:r w:rsidR="004F412C" w:rsidRPr="00D06678">
        <w:rPr>
          <w:rFonts w:cs="Times New Roman"/>
          <w:noProof w:val="0"/>
          <w:color w:val="000000" w:themeColor="text1"/>
          <w:lang w:val="en-CA"/>
          <w:rPrChange w:id="358" w:author="Daniel Stewart" w:date="2022-03-16T12:23:00Z">
            <w:rPr>
              <w:rFonts w:cs="Times New Roman"/>
              <w:noProof w:val="0"/>
              <w:lang w:val="en-CA"/>
            </w:rPr>
          </w:rPrChange>
        </w:rPr>
        <w:t>we created a</w:t>
      </w:r>
      <w:del w:id="359" w:author="Daniel Stewart" w:date="2022-03-16T09:37:00Z">
        <w:r w:rsidR="00F00789" w:rsidRPr="00D06678" w:rsidDel="002901BA">
          <w:rPr>
            <w:rFonts w:cs="Times New Roman"/>
            <w:noProof w:val="0"/>
            <w:color w:val="000000" w:themeColor="text1"/>
            <w:lang w:val="en-CA"/>
            <w:rPrChange w:id="360" w:author="Daniel Stewart" w:date="2022-03-16T12:23:00Z">
              <w:rPr>
                <w:rFonts w:cs="Times New Roman"/>
                <w:noProof w:val="0"/>
                <w:lang w:val="en-CA"/>
              </w:rPr>
            </w:rPrChange>
          </w:rPr>
          <w:delText xml:space="preserve"> </w:delText>
        </w:r>
      </w:del>
      <w:r w:rsidR="004F412C" w:rsidRPr="00D06678">
        <w:rPr>
          <w:rFonts w:cs="Times New Roman"/>
          <w:noProof w:val="0"/>
          <w:color w:val="000000" w:themeColor="text1"/>
          <w:lang w:val="en-CA"/>
          <w:rPrChange w:id="361" w:author="Daniel Stewart" w:date="2022-03-16T12:23:00Z">
            <w:rPr>
              <w:rFonts w:cs="Times New Roman"/>
              <w:noProof w:val="0"/>
              <w:lang w:val="en-CA"/>
            </w:rPr>
          </w:rPrChange>
        </w:rPr>
        <w:t xml:space="preserve"> multi-access key</w:t>
      </w:r>
      <w:r w:rsidR="006A59CD" w:rsidRPr="00D06678">
        <w:rPr>
          <w:rFonts w:cs="Times New Roman"/>
          <w:noProof w:val="0"/>
          <w:color w:val="000000" w:themeColor="text1"/>
          <w:lang w:val="en-CA"/>
          <w:rPrChange w:id="362" w:author="Daniel Stewart" w:date="2022-03-16T12:23:00Z">
            <w:rPr>
              <w:rFonts w:cs="Times New Roman"/>
              <w:noProof w:val="0"/>
              <w:lang w:val="en-CA"/>
            </w:rPr>
          </w:rPrChange>
        </w:rPr>
        <w:t xml:space="preserve"> </w:t>
      </w:r>
      <w:r w:rsidR="00F00789" w:rsidRPr="00D06678">
        <w:rPr>
          <w:rFonts w:cs="Times New Roman"/>
          <w:noProof w:val="0"/>
          <w:color w:val="000000" w:themeColor="text1"/>
          <w:lang w:val="en-CA"/>
          <w:rPrChange w:id="363" w:author="Daniel Stewart" w:date="2022-03-16T12:23:00Z">
            <w:rPr>
              <w:rFonts w:cs="Times New Roman"/>
              <w:noProof w:val="0"/>
              <w:lang w:val="en-CA"/>
            </w:rPr>
          </w:rPrChange>
        </w:rPr>
        <w:t>o</w:t>
      </w:r>
      <w:ins w:id="364" w:author="Daniel Stewart" w:date="2022-03-16T10:56:00Z">
        <w:r w:rsidR="00C26F71" w:rsidRPr="00D06678">
          <w:rPr>
            <w:rFonts w:cs="Times New Roman"/>
            <w:noProof w:val="0"/>
            <w:color w:val="000000" w:themeColor="text1"/>
            <w:lang w:val="en-CA"/>
            <w:rPrChange w:id="365" w:author="Daniel Stewart" w:date="2022-03-16T12:23:00Z">
              <w:rPr>
                <w:rFonts w:cs="Times New Roman"/>
                <w:noProof w:val="0"/>
                <w:color w:val="FF0000"/>
                <w:lang w:val="en-CA"/>
              </w:rPr>
            </w:rPrChange>
          </w:rPr>
          <w:t xml:space="preserve">f </w:t>
        </w:r>
      </w:ins>
      <w:r w:rsidR="00DA7F2D">
        <w:rPr>
          <w:rFonts w:cs="Times New Roman"/>
          <w:noProof w:val="0"/>
          <w:color w:val="000000" w:themeColor="text1"/>
          <w:lang w:val="en-CA"/>
        </w:rPr>
        <w:t>six</w:t>
      </w:r>
      <w:ins w:id="366" w:author="Daniel Stewart" w:date="2022-03-17T08:59:00Z">
        <w:r w:rsidR="00A50533">
          <w:rPr>
            <w:rFonts w:cs="Times New Roman"/>
            <w:noProof w:val="0"/>
            <w:color w:val="000000" w:themeColor="text1"/>
            <w:lang w:val="en-CA"/>
          </w:rPr>
          <w:t xml:space="preserve"> </w:t>
        </w:r>
      </w:ins>
      <w:del w:id="367" w:author="Daniel Stewart" w:date="2022-03-16T10:56:00Z">
        <w:r w:rsidR="00F00789" w:rsidRPr="00D06678" w:rsidDel="00C26F71">
          <w:rPr>
            <w:rFonts w:cs="Times New Roman"/>
            <w:noProof w:val="0"/>
            <w:color w:val="000000" w:themeColor="text1"/>
            <w:lang w:val="en-CA"/>
            <w:rPrChange w:id="368" w:author="Daniel Stewart" w:date="2022-03-16T12:23:00Z">
              <w:rPr>
                <w:rFonts w:cs="Times New Roman"/>
                <w:noProof w:val="0"/>
                <w:lang w:val="en-CA"/>
              </w:rPr>
            </w:rPrChange>
          </w:rPr>
          <w:delText xml:space="preserve">f </w:delText>
        </w:r>
      </w:del>
      <w:r w:rsidR="00F00789" w:rsidRPr="00D06678">
        <w:rPr>
          <w:rFonts w:cs="Times New Roman"/>
          <w:noProof w:val="0"/>
          <w:color w:val="000000" w:themeColor="text1"/>
          <w:lang w:val="en-CA"/>
          <w:rPrChange w:id="369" w:author="Daniel Stewart" w:date="2022-03-16T12:23:00Z">
            <w:rPr>
              <w:rFonts w:cs="Times New Roman"/>
              <w:noProof w:val="0"/>
              <w:lang w:val="en-CA"/>
            </w:rPr>
          </w:rPrChange>
        </w:rPr>
        <w:t>macroscopic traits</w:t>
      </w:r>
      <w:r w:rsidR="00B31C1C">
        <w:rPr>
          <w:rFonts w:cs="Times New Roman"/>
          <w:noProof w:val="0"/>
          <w:color w:val="000000" w:themeColor="text1"/>
          <w:lang w:val="en-CA"/>
        </w:rPr>
        <w:t xml:space="preserve"> </w:t>
      </w:r>
      <w:r w:rsidR="006A59CD" w:rsidRPr="00D06678">
        <w:rPr>
          <w:rFonts w:cs="Times New Roman"/>
          <w:noProof w:val="0"/>
          <w:color w:val="000000" w:themeColor="text1"/>
          <w:lang w:val="en-CA"/>
          <w:rPrChange w:id="370" w:author="Daniel Stewart" w:date="2022-03-16T12:23:00Z">
            <w:rPr>
              <w:rFonts w:cs="Times New Roman"/>
              <w:noProof w:val="0"/>
              <w:lang w:val="en-CA"/>
            </w:rPr>
          </w:rPrChange>
        </w:rPr>
        <w:t>based on</w:t>
      </w:r>
      <w:r w:rsidR="00F00789" w:rsidRPr="00D06678">
        <w:rPr>
          <w:rFonts w:cs="Times New Roman"/>
          <w:noProof w:val="0"/>
          <w:color w:val="000000" w:themeColor="text1"/>
          <w:lang w:val="en-CA"/>
          <w:rPrChange w:id="371" w:author="Daniel Stewart" w:date="2022-03-16T12:23:00Z">
            <w:rPr>
              <w:rFonts w:cs="Times New Roman"/>
              <w:noProof w:val="0"/>
              <w:lang w:val="en-CA"/>
            </w:rPr>
          </w:rPrChange>
        </w:rPr>
        <w:t xml:space="preserve"> </w:t>
      </w:r>
      <w:r w:rsidR="00B31C1C">
        <w:rPr>
          <w:rFonts w:cs="Times New Roman"/>
          <w:noProof w:val="0"/>
          <w:color w:val="000000" w:themeColor="text1"/>
          <w:lang w:val="en-CA"/>
        </w:rPr>
        <w:t xml:space="preserve">previous morphological studies and manuals </w:t>
      </w:r>
      <w:r w:rsidR="00B31C1C">
        <w:rPr>
          <w:rFonts w:cs="Times New Roman"/>
          <w:noProof w:val="0"/>
          <w:color w:val="000000" w:themeColor="text1"/>
          <w:lang w:val="en-CA"/>
        </w:rPr>
        <w:fldChar w:fldCharType="begin"/>
      </w:r>
      <w:r w:rsidR="004C6ABD">
        <w:rPr>
          <w:rFonts w:cs="Times New Roman"/>
          <w:noProof w:val="0"/>
          <w:color w:val="000000" w:themeColor="text1"/>
          <w:lang w:val="en-CA"/>
        </w:rPr>
        <w:instrText xml:space="preserve"> ADDIN ZOTERO_ITEM CSL_CITATION {"citationID":"L6Ehztyi","properties":{"formattedCitation":"(Tompkins &amp; Taylor 1983; Smith 1986, 2000; Kuehn &amp; White 1999; Snow et al. 2010; Kirk et al. 2011)","plainCitation":"(Tompkins &amp; Taylor 1983; Smith 1986, 2000; Kuehn &amp; White 1999; Snow et al. 2010; Kirk et al. 2011)","noteIndex":0},"citationItems":[{"id":"4LsnhJz1/kJVbMrI5","uris":["http://zotero.org/users/6112721/items/9E9GEKKP"],"itemData":{"id":"4LsnhJz1/kJVbMrI5","type":"article-journal","language":"en","page":"5","source":"Zotero","title":"Hybridization in Typha in Genessee County, Michigan","volume":"22","author":[{"family":"Tompkins","given":"T M"},{"family":"Taylor","given":"J"}],"issued":{"date-parts":[["1983"]]}}},{"id":1609,"uris":["http://zotero.org/users/6112721/items/XQSR5C9I"],"itemData":{"id":1609,"type":"article-journal","container-title":"Lake and Reservoir Management","DOI":"10.1080/07438148609354657","ISSN":"1040-2381, 2151-5530","issue":"1","journalAbbreviation":"Lake and Reservoir Management","language":"en","page":"357-362","source":"DOI.org (Crossref)","title":"The cattails ( &lt;i&gt;Typha &lt;/i&gt; ): Interspecific Ecological Differences and Problems of Identification","title-short":"THE CATTAILS ( &lt;i&gt;TYPHA&lt;/i&gt; )","volume":"2","author":[{"family":"Smith","given":"S. Galen"}],"issued":{"date-parts":[["1986",1]]}}},{"id":2152,"uris":["http://zotero.org/users/6112721/items/Q65QTC8Q"],"itemData":{"id":2152,"type":"chapter","container-title":"Flora of North America North of Mexico","event-place":"New York","page":"278-285","publisher":"Oxford University Press","publisher-place":"New York","title":"Typhaceae. In: Flora of North America Editorial Committee (eds.)","volume":"22","author":[{"family":"Smith","given":"S.G."}],"issued":{"date-parts":[["2000"]]}}},{"id":"4LsnhJz1/mRUVVVfT","uris":["http://zotero.org/users/6112721/items/P2643SAS"],"itemData":{"id":"4LsnhJz1/mRUVVVfT","type":"article-journal","title":"Morphological analysis of genetically identified cattails &lt;i&gt;Typha latifolia&lt;/i&gt; , &lt;i&gt;Typha angustifolia&lt;/i&gt; , and &lt;i&gt;Typha ×glauca&lt;/i&gt;","container-title":"Canadian Journal of Botany","page":"906-912","volume":"77","issue":"6","source":"DOI.org (Crossref)","abstract":"Hybridization between the cattail species Typha latifolia L. and Typha angustifolia L. is frequent throughout northeastern and central North America. While studies are required to elucidate the ecological role of interspecific hybrids, morphological intergradation of the hybrids and parental species limits accurate identification. Although species-specific molecular markers have been developed, some researchers do not have the resources necessary for molecular analysis. Consequently, this study used genetically identified specimens of T. latifolia, T. angustifolia, and their hybrid Typha ×glauca Godr. to discriminate sound taxonomic characters for morphological identification. Leaf width, spike gap, spike width, and spike length were measured for 153 specimens of cattails from Massachusetts, Ontario, Quebec, and Manitoba. In addition, stigma width was measured using a compound microscope. Morphological data were used in discriminant analysis; approximately 90% of the classifications derived by discriminant analysis corresponded to the genetic identity. Discriminant analysis using stigma width, spike length, spike interval and leaf width provided accurate identification for 28 of 31 T. angustifolia specimens, 38 of 41 T. ×glauca specimens, and 20 of 25 T. latifolia specimens. Thus, discriminant analysis of morphological characters can be used to distinguish the hybrid cattail from the parental species with reasonable confidence when molecular resources are not available.","DOI":"10.1139/b99-037","ISSN":"0008-4026","journalAbbreviation":"Can. J. Bot.","language":"en","author":[{"family":"Kuehn","given":"Monica Marcinko"},{"family":"White","given":"Bradley N"}],"issued":{"date-parts":[["1999",10,30]]}}},{"id":1623,"uris":["http://zotero.org/users/6112721/items/VZXCDNCR"],"itemData":{"id":1623,"type":"article-journal","container-title":"American Journal of Botany","DOI":"10.3732/ajb.1000187","ISSN":"00029122","issue":"12","journalAbbreviation":"American Journal of Botany","language":"en","page":"2061-2067","source":"DOI.org (Crossref)","title":"Species-specific SSR alleles for studies of hybrid cattails ( &lt;i&gt;Typha latifolia&lt;/i&gt; × &lt;i&gt;T. angustifolia&lt;/i&gt; ; Typhaceae) in North America","volume":"97","author":[{"family":"Snow","given":"Allison A."},{"family":"Travis","given":"Steven E."},{"family":"Wildová","given":"Radka"},{"family":"Fér","given":"Tomáš"},{"family":"Sweeney","given":"Patricia M."},{"family":"Marburger","given":"Joy E."},{"family":"Windels","given":"Steven"},{"family":"Kubátová","given":"Barbora"},{"family":"Goldberg","given":"Deborah E."},{"family":"Mutegi","given":"Evans"}],"issued":{"date-parts":[["2010",12]]}}},{"id":"4LsnhJz1/2UiUoMeX","uris":["http://zotero.org/users/6112721/items/G6AFD6NN"],"itemData":{"id":"4LsnhJz1/2UiUoMeX","type":"article-journal","abstract":"A recent increase in the abundance of cattails (Typha spp.) in North American wetlands has been anecdotally linked with hybridization between Typha latifolia and Typha angustifolia. In this study, we used molecular genetic markers (microsatellites) to investigate whether the hybrid lineage (Typha × glauca) is restricted to The Great Lakes region, or exists across a much broader spatial scale. We also investigated the possibility of backcrossing and genetic introgression in natural populations. Parental species could be distinguished from one another based on the distribution of alleles at six microsatellite loci. Species identiﬁcation based on genetic data corresponded well with species identiﬁcations based on leaf width, a key morphological trait that can distinguish the two parental species. We found that hybrids occur in Ontario, Quebec, New Brunswick, and Nova Scotia, but we did not detect hybrids in Maine. F1s are more abundant than backcrossed or intercrossed hybrids, although we also found evidence of backcrossing, particularly in Ontario. This indicates that hybrids are fertile, and are therefore potential conduits of gene ﬂow between the parental species. Further work is needed to determine whether T. × glauca is particularly successful in the Great Lakes region relative to other areas in which the two parental species co-exist, and to assess whether introgression may lead to increased invasiveness in the species complex.","container-title":"Aquatic Botany","DOI":"10.1016/j.aquabot.2011.05.007","ISSN":"03043770","issue":"3","journalAbbreviation":"Aquatic Botany","language":"en","page":"189-193","source":"DOI.org (Crossref)","title":"Molecular genetic data reveal hybridization between Typha angustifolia and Typha latifolia across a broad spatial scale in eastern North America","volume":"95","author":[{"family":"Kirk","given":"Heather"},{"family":"Connolly","given":"Candace"},{"family":"Freeland","given":"Joanna R."}],"issued":{"date-parts":[["2011",10]]}}}],"schema":"https://github.com/citation-style-language/schema/raw/master/csl-citation.json"} </w:instrText>
      </w:r>
      <w:r w:rsidR="00B31C1C">
        <w:rPr>
          <w:rFonts w:cs="Times New Roman"/>
          <w:noProof w:val="0"/>
          <w:color w:val="000000" w:themeColor="text1"/>
          <w:lang w:val="en-CA"/>
        </w:rPr>
        <w:fldChar w:fldCharType="separate"/>
      </w:r>
      <w:r w:rsidR="004C6ABD">
        <w:rPr>
          <w:rFonts w:cs="Times New Roman"/>
          <w:color w:val="000000" w:themeColor="text1"/>
          <w:lang w:val="en-CA"/>
        </w:rPr>
        <w:t>(Tompkins &amp; Taylor 1983; Smith 1986, 2000; Kuehn &amp; White 1999; Snow et al. 2010; Kirk et al. 2011</w:t>
      </w:r>
      <w:r w:rsidR="00B31C1C">
        <w:rPr>
          <w:rFonts w:cs="Times New Roman"/>
          <w:noProof w:val="0"/>
          <w:color w:val="000000" w:themeColor="text1"/>
          <w:lang w:val="en-CA"/>
        </w:rPr>
        <w:fldChar w:fldCharType="end"/>
      </w:r>
      <w:r w:rsidR="004C6ABD">
        <w:rPr>
          <w:rFonts w:cs="Times New Roman"/>
          <w:noProof w:val="0"/>
          <w:color w:val="000000" w:themeColor="text1"/>
          <w:lang w:val="en-CA"/>
        </w:rPr>
        <w:t xml:space="preserve">; </w:t>
      </w:r>
      <w:r w:rsidR="00F63CB5" w:rsidRPr="00D06678">
        <w:rPr>
          <w:rFonts w:cs="Times New Roman"/>
          <w:noProof w:val="0"/>
          <w:color w:val="000000" w:themeColor="text1"/>
          <w:lang w:val="en-CA"/>
          <w:rPrChange w:id="372" w:author="Daniel Stewart" w:date="2022-03-16T12:23:00Z">
            <w:rPr>
              <w:rFonts w:cs="Times New Roman"/>
              <w:noProof w:val="0"/>
              <w:lang w:val="en-CA"/>
            </w:rPr>
          </w:rPrChange>
        </w:rPr>
        <w:t xml:space="preserve">see </w:t>
      </w:r>
      <w:r w:rsidR="006A59CD" w:rsidRPr="00D06678">
        <w:rPr>
          <w:rFonts w:cs="Times New Roman"/>
          <w:noProof w:val="0"/>
          <w:color w:val="000000" w:themeColor="text1"/>
          <w:lang w:val="en-CA"/>
          <w:rPrChange w:id="373" w:author="Daniel Stewart" w:date="2022-03-16T12:23:00Z">
            <w:rPr>
              <w:rFonts w:cs="Times New Roman"/>
              <w:noProof w:val="0"/>
              <w:lang w:val="en-CA"/>
            </w:rPr>
          </w:rPrChange>
        </w:rPr>
        <w:t>Supplementary Material</w:t>
      </w:r>
      <w:r w:rsidR="00B31C1C">
        <w:rPr>
          <w:rFonts w:cs="Times New Roman"/>
          <w:noProof w:val="0"/>
          <w:color w:val="000000" w:themeColor="text1"/>
          <w:lang w:val="en-CA"/>
        </w:rPr>
        <w:t>s for key</w:t>
      </w:r>
      <w:r w:rsidR="006A59CD" w:rsidRPr="00D06678">
        <w:rPr>
          <w:rFonts w:cs="Times New Roman"/>
          <w:noProof w:val="0"/>
          <w:color w:val="000000" w:themeColor="text1"/>
          <w:lang w:val="en-CA"/>
          <w:rPrChange w:id="374" w:author="Daniel Stewart" w:date="2022-03-16T12:23:00Z">
            <w:rPr>
              <w:rFonts w:cs="Times New Roman"/>
              <w:noProof w:val="0"/>
              <w:lang w:val="en-CA"/>
            </w:rPr>
          </w:rPrChange>
        </w:rPr>
        <w:t xml:space="preserve">). </w:t>
      </w:r>
      <w:r w:rsidR="00F00789" w:rsidRPr="00D06678">
        <w:rPr>
          <w:rFonts w:cs="Times New Roman"/>
          <w:noProof w:val="0"/>
          <w:color w:val="000000" w:themeColor="text1"/>
          <w:lang w:val="en-CA"/>
          <w:rPrChange w:id="375" w:author="Daniel Stewart" w:date="2022-03-16T12:23:00Z">
            <w:rPr>
              <w:rFonts w:cs="Times New Roman"/>
              <w:noProof w:val="0"/>
              <w:lang w:val="en-CA"/>
            </w:rPr>
          </w:rPrChange>
        </w:rPr>
        <w:t>We</w:t>
      </w:r>
      <w:r w:rsidR="00A836F9" w:rsidRPr="00D06678">
        <w:rPr>
          <w:rFonts w:cs="Times New Roman"/>
          <w:noProof w:val="0"/>
          <w:color w:val="000000" w:themeColor="text1"/>
          <w:lang w:val="en-CA"/>
          <w:rPrChange w:id="376" w:author="Daniel Stewart" w:date="2022-03-16T12:23:00Z">
            <w:rPr>
              <w:rFonts w:cs="Times New Roman"/>
              <w:noProof w:val="0"/>
              <w:lang w:val="en-CA"/>
            </w:rPr>
          </w:rPrChange>
        </w:rPr>
        <w:t xml:space="preserve"> then</w:t>
      </w:r>
      <w:r w:rsidR="00F00789" w:rsidRPr="00D06678">
        <w:rPr>
          <w:rFonts w:cs="Times New Roman"/>
          <w:noProof w:val="0"/>
          <w:color w:val="000000" w:themeColor="text1"/>
          <w:lang w:val="en-CA"/>
          <w:rPrChange w:id="377" w:author="Daniel Stewart" w:date="2022-03-16T12:23:00Z">
            <w:rPr>
              <w:rFonts w:cs="Times New Roman"/>
              <w:noProof w:val="0"/>
              <w:lang w:val="en-CA"/>
            </w:rPr>
          </w:rPrChange>
        </w:rPr>
        <w:t xml:space="preserve"> </w:t>
      </w:r>
      <w:r w:rsidR="006A59CD" w:rsidRPr="00D06678">
        <w:rPr>
          <w:rFonts w:cs="Times New Roman"/>
          <w:noProof w:val="0"/>
          <w:color w:val="000000" w:themeColor="text1"/>
          <w:lang w:val="en-CA"/>
          <w:rPrChange w:id="378" w:author="Daniel Stewart" w:date="2022-03-16T12:23:00Z">
            <w:rPr>
              <w:rFonts w:cs="Times New Roman"/>
              <w:noProof w:val="0"/>
              <w:lang w:val="en-CA"/>
            </w:rPr>
          </w:rPrChange>
        </w:rPr>
        <w:t>evaluate</w:t>
      </w:r>
      <w:r w:rsidR="00F00789" w:rsidRPr="00D06678">
        <w:rPr>
          <w:rFonts w:cs="Times New Roman"/>
          <w:noProof w:val="0"/>
          <w:color w:val="000000" w:themeColor="text1"/>
          <w:lang w:val="en-CA"/>
          <w:rPrChange w:id="379" w:author="Daniel Stewart" w:date="2022-03-16T12:23:00Z">
            <w:rPr>
              <w:rFonts w:cs="Times New Roman"/>
              <w:noProof w:val="0"/>
              <w:lang w:val="en-CA"/>
            </w:rPr>
          </w:rPrChange>
        </w:rPr>
        <w:t>d</w:t>
      </w:r>
      <w:r w:rsidR="006A59CD" w:rsidRPr="00D06678">
        <w:rPr>
          <w:rFonts w:cs="Times New Roman"/>
          <w:noProof w:val="0"/>
          <w:color w:val="000000" w:themeColor="text1"/>
          <w:lang w:val="en-CA"/>
          <w:rPrChange w:id="380" w:author="Daniel Stewart" w:date="2022-03-16T12:23:00Z">
            <w:rPr>
              <w:rFonts w:cs="Times New Roman"/>
              <w:noProof w:val="0"/>
              <w:lang w:val="en-CA"/>
            </w:rPr>
          </w:rPrChange>
        </w:rPr>
        <w:t xml:space="preserve"> the accuracy of this key</w:t>
      </w:r>
      <w:r w:rsidR="00F00789" w:rsidRPr="00D06678">
        <w:rPr>
          <w:rFonts w:cs="Times New Roman"/>
          <w:noProof w:val="0"/>
          <w:color w:val="000000" w:themeColor="text1"/>
          <w:lang w:val="en-CA"/>
          <w:rPrChange w:id="381" w:author="Daniel Stewart" w:date="2022-03-16T12:23:00Z">
            <w:rPr>
              <w:rFonts w:cs="Times New Roman"/>
              <w:noProof w:val="0"/>
              <w:lang w:val="en-CA"/>
            </w:rPr>
          </w:rPrChange>
        </w:rPr>
        <w:t xml:space="preserve"> by</w:t>
      </w:r>
      <w:r w:rsidR="00CA3760" w:rsidRPr="00D06678">
        <w:rPr>
          <w:rFonts w:cs="Times New Roman"/>
          <w:noProof w:val="0"/>
          <w:color w:val="000000" w:themeColor="text1"/>
          <w:lang w:val="en-CA"/>
          <w:rPrChange w:id="382" w:author="Daniel Stewart" w:date="2022-03-16T12:23:00Z">
            <w:rPr>
              <w:rFonts w:cs="Times New Roman"/>
              <w:noProof w:val="0"/>
              <w:lang w:val="en-CA"/>
            </w:rPr>
          </w:rPrChange>
        </w:rPr>
        <w:t xml:space="preserve"> </w:t>
      </w:r>
      <w:del w:id="383" w:author="Daniel Stewart" w:date="2022-03-16T09:34:00Z">
        <w:r w:rsidR="00CA3760" w:rsidRPr="00D06678" w:rsidDel="001626CB">
          <w:rPr>
            <w:rFonts w:cs="Times New Roman"/>
            <w:noProof w:val="0"/>
            <w:color w:val="000000" w:themeColor="text1"/>
            <w:lang w:val="en-CA"/>
            <w:rPrChange w:id="384" w:author="Daniel Stewart" w:date="2022-03-16T12:23:00Z">
              <w:rPr>
                <w:rFonts w:cs="Times New Roman"/>
                <w:noProof w:val="0"/>
                <w:lang w:val="en-CA"/>
              </w:rPr>
            </w:rPrChange>
          </w:rPr>
          <w:delText xml:space="preserve">testing </w:delText>
        </w:r>
      </w:del>
      <w:ins w:id="385" w:author="Daniel Stewart" w:date="2022-03-16T09:34:00Z">
        <w:r w:rsidR="001626CB" w:rsidRPr="00D06678">
          <w:rPr>
            <w:rFonts w:cs="Times New Roman"/>
            <w:noProof w:val="0"/>
            <w:color w:val="000000" w:themeColor="text1"/>
            <w:lang w:val="en-CA"/>
            <w:rPrChange w:id="386" w:author="Daniel Stewart" w:date="2022-03-16T12:23:00Z">
              <w:rPr>
                <w:rFonts w:cs="Times New Roman"/>
                <w:noProof w:val="0"/>
                <w:color w:val="FF0000"/>
                <w:lang w:val="en-CA"/>
              </w:rPr>
            </w:rPrChange>
          </w:rPr>
          <w:t xml:space="preserve">applying </w:t>
        </w:r>
      </w:ins>
      <w:r w:rsidR="00CA3760" w:rsidRPr="00D06678">
        <w:rPr>
          <w:rFonts w:cs="Times New Roman"/>
          <w:noProof w:val="0"/>
          <w:color w:val="000000" w:themeColor="text1"/>
          <w:lang w:val="en-CA"/>
          <w:rPrChange w:id="387" w:author="Daniel Stewart" w:date="2022-03-16T12:23:00Z">
            <w:rPr>
              <w:rFonts w:cs="Times New Roman"/>
              <w:noProof w:val="0"/>
              <w:lang w:val="en-CA"/>
            </w:rPr>
          </w:rPrChange>
        </w:rPr>
        <w:t xml:space="preserve">it </w:t>
      </w:r>
      <w:del w:id="388" w:author="Daniel Stewart" w:date="2022-03-16T09:34:00Z">
        <w:r w:rsidR="00CA3760" w:rsidRPr="00D06678" w:rsidDel="001626CB">
          <w:rPr>
            <w:rFonts w:cs="Times New Roman"/>
            <w:noProof w:val="0"/>
            <w:color w:val="000000" w:themeColor="text1"/>
            <w:lang w:val="en-CA"/>
            <w:rPrChange w:id="389" w:author="Daniel Stewart" w:date="2022-03-16T12:23:00Z">
              <w:rPr>
                <w:rFonts w:cs="Times New Roman"/>
                <w:noProof w:val="0"/>
                <w:lang w:val="en-CA"/>
              </w:rPr>
            </w:rPrChange>
          </w:rPr>
          <w:delText>on</w:delText>
        </w:r>
      </w:del>
      <w:ins w:id="390" w:author="Daniel Stewart" w:date="2022-03-16T09:34:00Z">
        <w:r w:rsidR="001626CB" w:rsidRPr="00D06678">
          <w:rPr>
            <w:rFonts w:cs="Times New Roman"/>
            <w:noProof w:val="0"/>
            <w:color w:val="000000" w:themeColor="text1"/>
            <w:lang w:val="en-CA"/>
            <w:rPrChange w:id="391" w:author="Daniel Stewart" w:date="2022-03-16T12:23:00Z">
              <w:rPr>
                <w:rFonts w:cs="Times New Roman"/>
                <w:noProof w:val="0"/>
                <w:color w:val="FF0000"/>
                <w:lang w:val="en-CA"/>
              </w:rPr>
            </w:rPrChange>
          </w:rPr>
          <w:t>to 15</w:t>
        </w:r>
      </w:ins>
      <w:del w:id="392" w:author="Daniel Stewart" w:date="2022-03-16T09:34:00Z">
        <w:r w:rsidR="00CA3760" w:rsidRPr="00D06678" w:rsidDel="001626CB">
          <w:rPr>
            <w:rFonts w:cs="Times New Roman"/>
            <w:noProof w:val="0"/>
            <w:color w:val="000000" w:themeColor="text1"/>
            <w:lang w:val="en-CA"/>
            <w:rPrChange w:id="393" w:author="Daniel Stewart" w:date="2022-03-16T12:23:00Z">
              <w:rPr>
                <w:rFonts w:cs="Times New Roman"/>
                <w:noProof w:val="0"/>
                <w:lang w:val="en-CA"/>
              </w:rPr>
            </w:rPrChange>
          </w:rPr>
          <w:delText xml:space="preserve"> several</w:delText>
        </w:r>
      </w:del>
      <w:r w:rsidR="00CA3760" w:rsidRPr="00D06678">
        <w:rPr>
          <w:rFonts w:cs="Times New Roman"/>
          <w:noProof w:val="0"/>
          <w:color w:val="000000" w:themeColor="text1"/>
          <w:lang w:val="en-CA"/>
          <w:rPrChange w:id="394" w:author="Daniel Stewart" w:date="2022-03-16T12:23:00Z">
            <w:rPr>
              <w:rFonts w:cs="Times New Roman"/>
              <w:noProof w:val="0"/>
              <w:lang w:val="en-CA"/>
            </w:rPr>
          </w:rPrChange>
        </w:rPr>
        <w:t xml:space="preserve"> plants</w:t>
      </w:r>
      <w:r w:rsidR="00901083">
        <w:rPr>
          <w:rFonts w:cs="Times New Roman"/>
          <w:noProof w:val="0"/>
          <w:color w:val="000000" w:themeColor="text1"/>
          <w:lang w:val="en-CA"/>
        </w:rPr>
        <w:t xml:space="preserve"> occurring in discrete patches</w:t>
      </w:r>
      <w:ins w:id="395" w:author="Daniel Stewart" w:date="2022-03-16T09:59:00Z">
        <w:r w:rsidR="00562818" w:rsidRPr="00D06678">
          <w:rPr>
            <w:rFonts w:cs="Times New Roman"/>
            <w:noProof w:val="0"/>
            <w:color w:val="000000" w:themeColor="text1"/>
            <w:lang w:val="en-CA"/>
            <w:rPrChange w:id="396" w:author="Daniel Stewart" w:date="2022-03-16T12:23:00Z">
              <w:rPr>
                <w:rFonts w:cs="Times New Roman"/>
                <w:noProof w:val="0"/>
                <w:color w:val="FF0000"/>
                <w:lang w:val="en-CA"/>
              </w:rPr>
            </w:rPrChange>
          </w:rPr>
          <w:t xml:space="preserve">, 5 per </w:t>
        </w:r>
      </w:ins>
      <w:ins w:id="397" w:author="Daniel Stewart" w:date="2022-03-16T10:01:00Z">
        <w:r w:rsidR="00562818" w:rsidRPr="00D06678">
          <w:rPr>
            <w:rFonts w:cs="Times New Roman"/>
            <w:noProof w:val="0"/>
            <w:color w:val="000000" w:themeColor="text1"/>
            <w:lang w:val="en-CA"/>
            <w:rPrChange w:id="398" w:author="Daniel Stewart" w:date="2022-03-16T12:23:00Z">
              <w:rPr>
                <w:rFonts w:cs="Times New Roman"/>
                <w:noProof w:val="0"/>
                <w:color w:val="FF0000"/>
                <w:lang w:val="en-CA"/>
              </w:rPr>
            </w:rPrChange>
          </w:rPr>
          <w:t xml:space="preserve">presumed </w:t>
        </w:r>
      </w:ins>
      <w:ins w:id="399" w:author="Daniel Stewart" w:date="2022-03-16T09:59:00Z">
        <w:r w:rsidR="00562818" w:rsidRPr="00D06678">
          <w:rPr>
            <w:rFonts w:cs="Times New Roman"/>
            <w:noProof w:val="0"/>
            <w:color w:val="000000" w:themeColor="text1"/>
            <w:lang w:val="en-CA"/>
            <w:rPrChange w:id="400" w:author="Daniel Stewart" w:date="2022-03-16T12:23:00Z">
              <w:rPr>
                <w:rFonts w:cs="Times New Roman"/>
                <w:noProof w:val="0"/>
                <w:color w:val="FF0000"/>
                <w:lang w:val="en-CA"/>
              </w:rPr>
            </w:rPrChange>
          </w:rPr>
          <w:t>taxa,</w:t>
        </w:r>
      </w:ins>
      <w:r w:rsidR="00CA3760" w:rsidRPr="00D06678">
        <w:rPr>
          <w:rFonts w:cs="Times New Roman"/>
          <w:noProof w:val="0"/>
          <w:color w:val="000000" w:themeColor="text1"/>
          <w:lang w:val="en-CA"/>
          <w:rPrChange w:id="401" w:author="Daniel Stewart" w:date="2022-03-16T12:23:00Z">
            <w:rPr>
              <w:rFonts w:cs="Times New Roman"/>
              <w:noProof w:val="0"/>
              <w:lang w:val="en-CA"/>
            </w:rPr>
          </w:rPrChange>
        </w:rPr>
        <w:t xml:space="preserve"> </w:t>
      </w:r>
      <w:ins w:id="402" w:author="Daniel Stewart" w:date="2022-03-16T09:58:00Z">
        <w:r w:rsidR="00562818" w:rsidRPr="00D06678">
          <w:rPr>
            <w:rFonts w:cs="Times New Roman"/>
            <w:noProof w:val="0"/>
            <w:color w:val="000000" w:themeColor="text1"/>
            <w:lang w:val="en-CA"/>
            <w:rPrChange w:id="403" w:author="Daniel Stewart" w:date="2022-03-16T12:23:00Z">
              <w:rPr>
                <w:rFonts w:cs="Times New Roman"/>
                <w:noProof w:val="0"/>
                <w:color w:val="FF0000"/>
                <w:lang w:val="en-CA"/>
              </w:rPr>
            </w:rPrChange>
          </w:rPr>
          <w:t xml:space="preserve">at </w:t>
        </w:r>
      </w:ins>
      <w:del w:id="404" w:author="Daniel Stewart" w:date="2022-03-16T09:58:00Z">
        <w:r w:rsidR="00CA3760" w:rsidRPr="00D06678" w:rsidDel="00562818">
          <w:rPr>
            <w:rFonts w:cs="Times New Roman"/>
            <w:noProof w:val="0"/>
            <w:color w:val="000000" w:themeColor="text1"/>
            <w:lang w:val="en-CA"/>
            <w:rPrChange w:id="405" w:author="Daniel Stewart" w:date="2022-03-16T12:23:00Z">
              <w:rPr>
                <w:rFonts w:cs="Times New Roman"/>
                <w:noProof w:val="0"/>
                <w:lang w:val="en-CA"/>
              </w:rPr>
            </w:rPrChange>
          </w:rPr>
          <w:delText xml:space="preserve">of each presumed taxa </w:delText>
        </w:r>
      </w:del>
      <w:ins w:id="406" w:author="Daniel Stewart" w:date="2022-03-16T09:35:00Z">
        <w:r w:rsidR="001626CB" w:rsidRPr="00D06678">
          <w:rPr>
            <w:rFonts w:cs="Times New Roman"/>
            <w:noProof w:val="0"/>
            <w:color w:val="000000" w:themeColor="text1"/>
            <w:lang w:val="en-CA"/>
            <w:rPrChange w:id="407" w:author="Daniel Stewart" w:date="2022-03-16T12:23:00Z">
              <w:rPr>
                <w:rFonts w:cs="Times New Roman"/>
                <w:noProof w:val="0"/>
                <w:color w:val="FF0000"/>
                <w:lang w:val="en-CA"/>
              </w:rPr>
            </w:rPrChange>
          </w:rPr>
          <w:t>3</w:t>
        </w:r>
      </w:ins>
      <w:r w:rsidR="00901083">
        <w:rPr>
          <w:rFonts w:cs="Times New Roman"/>
          <w:noProof w:val="0"/>
          <w:color w:val="000000" w:themeColor="text1"/>
          <w:lang w:val="en-CA"/>
        </w:rPr>
        <w:t xml:space="preserve"> </w:t>
      </w:r>
      <w:ins w:id="408" w:author="Daniel Stewart" w:date="2022-03-16T09:35:00Z">
        <w:r w:rsidR="001626CB" w:rsidRPr="00D06678">
          <w:rPr>
            <w:rFonts w:cs="Times New Roman"/>
            <w:noProof w:val="0"/>
            <w:color w:val="000000" w:themeColor="text1"/>
            <w:lang w:val="en-CA"/>
            <w:rPrChange w:id="409" w:author="Daniel Stewart" w:date="2022-03-16T12:23:00Z">
              <w:rPr>
                <w:rFonts w:cs="Times New Roman"/>
                <w:noProof w:val="0"/>
                <w:color w:val="FF0000"/>
                <w:lang w:val="en-CA"/>
              </w:rPr>
            </w:rPrChange>
          </w:rPr>
          <w:t xml:space="preserve">locations </w:t>
        </w:r>
      </w:ins>
      <w:ins w:id="410" w:author="Daniel Stewart" w:date="2022-03-16T09:36:00Z">
        <w:r w:rsidR="001626CB" w:rsidRPr="00D06678">
          <w:rPr>
            <w:rFonts w:cs="Times New Roman"/>
            <w:noProof w:val="0"/>
            <w:color w:val="000000" w:themeColor="text1"/>
            <w:lang w:val="en-CA"/>
            <w:rPrChange w:id="411" w:author="Daniel Stewart" w:date="2022-03-16T12:23:00Z">
              <w:rPr>
                <w:rFonts w:cs="Times New Roman"/>
                <w:noProof w:val="0"/>
                <w:color w:val="FF0000"/>
                <w:lang w:val="en-CA"/>
              </w:rPr>
            </w:rPrChange>
          </w:rPr>
          <w:t>in the estuary</w:t>
        </w:r>
      </w:ins>
      <w:ins w:id="412" w:author="Daniel Stewart" w:date="2022-03-16T09:57:00Z">
        <w:r w:rsidR="00562818" w:rsidRPr="00D06678">
          <w:rPr>
            <w:rFonts w:cs="Times New Roman"/>
            <w:noProof w:val="0"/>
            <w:color w:val="000000" w:themeColor="text1"/>
            <w:lang w:val="en-CA"/>
            <w:rPrChange w:id="413" w:author="Daniel Stewart" w:date="2022-03-16T12:23:00Z">
              <w:rPr>
                <w:rFonts w:cs="Times New Roman"/>
                <w:noProof w:val="0"/>
                <w:color w:val="FF0000"/>
                <w:lang w:val="en-CA"/>
              </w:rPr>
            </w:rPrChange>
          </w:rPr>
          <w:t>.</w:t>
        </w:r>
      </w:ins>
      <w:ins w:id="414" w:author="Daniel Stewart" w:date="2022-03-16T09:50:00Z">
        <w:r w:rsidR="009963EE" w:rsidRPr="00D06678">
          <w:rPr>
            <w:rFonts w:cs="Times New Roman"/>
            <w:noProof w:val="0"/>
            <w:color w:val="000000" w:themeColor="text1"/>
            <w:lang w:val="en-CA"/>
            <w:rPrChange w:id="415" w:author="Daniel Stewart" w:date="2022-03-16T12:23:00Z">
              <w:rPr>
                <w:rFonts w:cs="Times New Roman"/>
                <w:noProof w:val="0"/>
                <w:color w:val="FF0000"/>
                <w:lang w:val="en-CA"/>
              </w:rPr>
            </w:rPrChange>
          </w:rPr>
          <w:t xml:space="preserve"> Leaf tissue was collected from the same plants for </w:t>
        </w:r>
      </w:ins>
      <w:ins w:id="416" w:author="Daniel Stewart" w:date="2022-03-16T10:02:00Z">
        <w:r w:rsidR="00562818" w:rsidRPr="00D06678">
          <w:rPr>
            <w:rFonts w:cs="Times New Roman"/>
            <w:noProof w:val="0"/>
            <w:color w:val="000000" w:themeColor="text1"/>
            <w:lang w:val="en-CA"/>
            <w:rPrChange w:id="417" w:author="Daniel Stewart" w:date="2022-03-16T12:23:00Z">
              <w:rPr>
                <w:rFonts w:cs="Times New Roman"/>
                <w:noProof w:val="0"/>
                <w:color w:val="FF0000"/>
                <w:lang w:val="en-CA"/>
              </w:rPr>
            </w:rPrChange>
          </w:rPr>
          <w:t xml:space="preserve">later </w:t>
        </w:r>
      </w:ins>
      <w:ins w:id="418" w:author="Daniel Stewart" w:date="2022-03-16T09:45:00Z">
        <w:r w:rsidR="008007FA" w:rsidRPr="00D06678">
          <w:rPr>
            <w:rFonts w:cs="Times New Roman"/>
            <w:noProof w:val="0"/>
            <w:color w:val="000000" w:themeColor="text1"/>
            <w:lang w:val="en-CA"/>
            <w:rPrChange w:id="419" w:author="Daniel Stewart" w:date="2022-03-16T12:23:00Z">
              <w:rPr>
                <w:rFonts w:cs="Times New Roman"/>
                <w:noProof w:val="0"/>
                <w:color w:val="FF0000"/>
                <w:lang w:val="en-CA"/>
              </w:rPr>
            </w:rPrChange>
          </w:rPr>
          <w:t>molecular anal</w:t>
        </w:r>
      </w:ins>
      <w:ins w:id="420" w:author="Daniel Stewart" w:date="2022-03-16T09:46:00Z">
        <w:r w:rsidR="008007FA" w:rsidRPr="00D06678">
          <w:rPr>
            <w:rFonts w:cs="Times New Roman"/>
            <w:noProof w:val="0"/>
            <w:color w:val="000000" w:themeColor="text1"/>
            <w:lang w:val="en-CA"/>
            <w:rPrChange w:id="421" w:author="Daniel Stewart" w:date="2022-03-16T12:23:00Z">
              <w:rPr>
                <w:rFonts w:cs="Times New Roman"/>
                <w:noProof w:val="0"/>
                <w:color w:val="FF0000"/>
                <w:lang w:val="en-CA"/>
              </w:rPr>
            </w:rPrChange>
          </w:rPr>
          <w:t>ysis</w:t>
        </w:r>
      </w:ins>
      <w:ins w:id="422" w:author="Daniel Stewart" w:date="2022-03-16T09:36:00Z">
        <w:r w:rsidR="001626CB" w:rsidRPr="00D06678">
          <w:rPr>
            <w:rFonts w:cs="Times New Roman"/>
            <w:noProof w:val="0"/>
            <w:color w:val="000000" w:themeColor="text1"/>
            <w:lang w:val="en-CA"/>
            <w:rPrChange w:id="423" w:author="Daniel Stewart" w:date="2022-03-16T12:23:00Z">
              <w:rPr>
                <w:rFonts w:cs="Times New Roman"/>
                <w:noProof w:val="0"/>
                <w:color w:val="FF0000"/>
                <w:lang w:val="en-CA"/>
              </w:rPr>
            </w:rPrChange>
          </w:rPr>
          <w:t xml:space="preserve">. </w:t>
        </w:r>
      </w:ins>
      <w:ins w:id="424" w:author="Daniel Stewart" w:date="2022-03-16T10:02:00Z">
        <w:r w:rsidR="00562818" w:rsidRPr="00D06678">
          <w:rPr>
            <w:rFonts w:cs="Times New Roman"/>
            <w:noProof w:val="0"/>
            <w:color w:val="000000" w:themeColor="text1"/>
            <w:lang w:val="en-CA"/>
            <w:rPrChange w:id="425" w:author="Daniel Stewart" w:date="2022-03-16T12:23:00Z">
              <w:rPr>
                <w:rFonts w:cs="Times New Roman"/>
                <w:noProof w:val="0"/>
                <w:color w:val="FF0000"/>
                <w:lang w:val="en-CA"/>
              </w:rPr>
            </w:rPrChange>
          </w:rPr>
          <w:t xml:space="preserve">We found the results of our field identifications were identical to </w:t>
        </w:r>
      </w:ins>
      <w:r w:rsidR="00B31C1C">
        <w:rPr>
          <w:rFonts w:cs="Times New Roman"/>
          <w:noProof w:val="0"/>
          <w:color w:val="000000" w:themeColor="text1"/>
          <w:lang w:val="en-CA"/>
        </w:rPr>
        <w:t xml:space="preserve">those of the </w:t>
      </w:r>
      <w:ins w:id="426" w:author="Daniel Stewart" w:date="2022-03-16T10:02:00Z">
        <w:r w:rsidR="00562818" w:rsidRPr="00D06678">
          <w:rPr>
            <w:rFonts w:cs="Times New Roman"/>
            <w:noProof w:val="0"/>
            <w:color w:val="000000" w:themeColor="text1"/>
            <w:lang w:val="en-CA"/>
            <w:rPrChange w:id="427" w:author="Daniel Stewart" w:date="2022-03-16T12:23:00Z">
              <w:rPr>
                <w:rFonts w:cs="Times New Roman"/>
                <w:noProof w:val="0"/>
                <w:color w:val="FF0000"/>
                <w:lang w:val="en-CA"/>
              </w:rPr>
            </w:rPrChange>
          </w:rPr>
          <w:t>molecular</w:t>
        </w:r>
      </w:ins>
      <w:ins w:id="428" w:author="Daniel Stewart" w:date="2022-03-16T10:15:00Z">
        <w:r w:rsidR="00B02C17" w:rsidRPr="00D06678">
          <w:rPr>
            <w:rFonts w:cs="Times New Roman"/>
            <w:noProof w:val="0"/>
            <w:color w:val="000000" w:themeColor="text1"/>
            <w:lang w:val="en-CA"/>
            <w:rPrChange w:id="429" w:author="Daniel Stewart" w:date="2022-03-16T12:23:00Z">
              <w:rPr>
                <w:rFonts w:cs="Times New Roman"/>
                <w:noProof w:val="0"/>
                <w:color w:val="FF0000"/>
                <w:lang w:val="en-CA"/>
              </w:rPr>
            </w:rPrChange>
          </w:rPr>
          <w:t xml:space="preserve"> analysis</w:t>
        </w:r>
      </w:ins>
      <w:ins w:id="430" w:author="Daniel Stewart" w:date="2022-03-16T10:02:00Z">
        <w:r w:rsidR="00562818" w:rsidRPr="00D06678">
          <w:rPr>
            <w:rFonts w:cs="Times New Roman"/>
            <w:noProof w:val="0"/>
            <w:color w:val="000000" w:themeColor="text1"/>
            <w:lang w:val="en-CA"/>
            <w:rPrChange w:id="431" w:author="Daniel Stewart" w:date="2022-03-16T12:23:00Z">
              <w:rPr>
                <w:rFonts w:cs="Times New Roman"/>
                <w:noProof w:val="0"/>
                <w:color w:val="FF0000"/>
                <w:lang w:val="en-CA"/>
              </w:rPr>
            </w:rPrChange>
          </w:rPr>
          <w:t>,</w:t>
        </w:r>
      </w:ins>
      <w:ins w:id="432" w:author="Daniel Stewart" w:date="2022-03-16T10:08:00Z">
        <w:r w:rsidR="006249BD" w:rsidRPr="00D06678">
          <w:rPr>
            <w:rFonts w:cs="Times New Roman"/>
            <w:noProof w:val="0"/>
            <w:color w:val="000000" w:themeColor="text1"/>
            <w:lang w:val="en-CA"/>
            <w:rPrChange w:id="433" w:author="Daniel Stewart" w:date="2022-03-16T12:23:00Z">
              <w:rPr>
                <w:rFonts w:cs="Times New Roman"/>
                <w:noProof w:val="0"/>
                <w:color w:val="FF0000"/>
                <w:lang w:val="en-CA"/>
              </w:rPr>
            </w:rPrChange>
          </w:rPr>
          <w:t xml:space="preserve"> </w:t>
        </w:r>
      </w:ins>
      <w:ins w:id="434" w:author="Daniel Stewart" w:date="2022-03-16T10:09:00Z">
        <w:r w:rsidR="00277945" w:rsidRPr="00D06678">
          <w:rPr>
            <w:rFonts w:cs="Times New Roman"/>
            <w:noProof w:val="0"/>
            <w:color w:val="000000" w:themeColor="text1"/>
            <w:lang w:val="en-CA"/>
            <w:rPrChange w:id="435" w:author="Daniel Stewart" w:date="2022-03-16T12:23:00Z">
              <w:rPr>
                <w:rFonts w:cs="Times New Roman"/>
                <w:noProof w:val="0"/>
                <w:color w:val="FF0000"/>
                <w:lang w:val="en-CA"/>
              </w:rPr>
            </w:rPrChange>
          </w:rPr>
          <w:t xml:space="preserve">demonstrating the key was </w:t>
        </w:r>
      </w:ins>
      <w:r w:rsidR="00891BFD">
        <w:rPr>
          <w:rFonts w:cs="Times New Roman"/>
          <w:noProof w:val="0"/>
          <w:color w:val="000000" w:themeColor="text1"/>
          <w:lang w:val="en-CA"/>
        </w:rPr>
        <w:t xml:space="preserve">somewhat </w:t>
      </w:r>
      <w:ins w:id="436" w:author="Daniel Stewart" w:date="2022-03-16T10:09:00Z">
        <w:r w:rsidR="00277945" w:rsidRPr="00D06678">
          <w:rPr>
            <w:rFonts w:cs="Times New Roman"/>
            <w:noProof w:val="0"/>
            <w:color w:val="000000" w:themeColor="text1"/>
            <w:lang w:val="en-CA"/>
            <w:rPrChange w:id="437" w:author="Daniel Stewart" w:date="2022-03-16T12:23:00Z">
              <w:rPr>
                <w:rFonts w:cs="Times New Roman"/>
                <w:noProof w:val="0"/>
                <w:color w:val="FF0000"/>
                <w:lang w:val="en-CA"/>
              </w:rPr>
            </w:rPrChange>
          </w:rPr>
          <w:t>reliable</w:t>
        </w:r>
      </w:ins>
      <w:ins w:id="438" w:author="Daniel Stewart" w:date="2022-03-16T11:07:00Z">
        <w:r w:rsidR="00E26544" w:rsidRPr="00D06678">
          <w:rPr>
            <w:rFonts w:cs="Times New Roman"/>
            <w:noProof w:val="0"/>
            <w:color w:val="000000" w:themeColor="text1"/>
            <w:lang w:val="en-CA"/>
            <w:rPrChange w:id="439" w:author="Daniel Stewart" w:date="2022-03-16T12:23:00Z">
              <w:rPr>
                <w:rFonts w:cs="Times New Roman"/>
                <w:noProof w:val="0"/>
                <w:color w:val="FF0000"/>
                <w:lang w:val="en-CA"/>
              </w:rPr>
            </w:rPrChange>
          </w:rPr>
          <w:t xml:space="preserve"> at differentiating the three </w:t>
        </w:r>
        <w:r w:rsidR="00E26544" w:rsidRPr="00D06678">
          <w:rPr>
            <w:rFonts w:cs="Times New Roman"/>
            <w:i/>
            <w:iCs/>
            <w:noProof w:val="0"/>
            <w:color w:val="000000" w:themeColor="text1"/>
            <w:lang w:val="en-CA"/>
            <w:rPrChange w:id="440" w:author="Daniel Stewart" w:date="2022-03-16T12:23:00Z">
              <w:rPr>
                <w:rFonts w:cs="Times New Roman"/>
                <w:i/>
                <w:iCs/>
                <w:noProof w:val="0"/>
                <w:color w:val="FF0000"/>
                <w:lang w:val="en-CA"/>
              </w:rPr>
            </w:rPrChange>
          </w:rPr>
          <w:t>Typh</w:t>
        </w:r>
        <w:r w:rsidR="00E26544" w:rsidRPr="00D06678">
          <w:rPr>
            <w:rFonts w:cs="Times New Roman"/>
            <w:noProof w:val="0"/>
            <w:color w:val="000000" w:themeColor="text1"/>
            <w:lang w:val="en-CA"/>
            <w:rPrChange w:id="441" w:author="Daniel Stewart" w:date="2022-03-16T12:23:00Z">
              <w:rPr>
                <w:rFonts w:cs="Times New Roman"/>
                <w:noProof w:val="0"/>
                <w:color w:val="FF0000"/>
                <w:lang w:val="en-CA"/>
              </w:rPr>
            </w:rPrChange>
          </w:rPr>
          <w:t xml:space="preserve">a </w:t>
        </w:r>
        <w:r w:rsidR="00E26544" w:rsidRPr="00D06678">
          <w:rPr>
            <w:rFonts w:cs="Times New Roman"/>
            <w:noProof w:val="0"/>
            <w:color w:val="000000" w:themeColor="text1"/>
            <w:lang w:val="en-CA"/>
            <w:rPrChange w:id="442" w:author="Daniel Stewart" w:date="2022-03-16T12:23:00Z">
              <w:rPr>
                <w:rFonts w:cs="Times New Roman"/>
                <w:i/>
                <w:iCs/>
                <w:noProof w:val="0"/>
                <w:color w:val="FF0000"/>
                <w:lang w:val="en-CA"/>
              </w:rPr>
            </w:rPrChange>
          </w:rPr>
          <w:t>taxa</w:t>
        </w:r>
      </w:ins>
      <w:ins w:id="443" w:author="Daniel Stewart" w:date="2022-03-16T10:10:00Z">
        <w:r w:rsidR="00277945" w:rsidRPr="00D06678">
          <w:rPr>
            <w:rFonts w:cs="Times New Roman"/>
            <w:iCs/>
            <w:noProof w:val="0"/>
            <w:color w:val="000000" w:themeColor="text1"/>
            <w:lang w:val="en-CA"/>
            <w:rPrChange w:id="444" w:author="Daniel Stewart" w:date="2022-03-16T12:23:00Z">
              <w:rPr>
                <w:rFonts w:cs="Times New Roman"/>
                <w:iCs/>
                <w:noProof w:val="0"/>
                <w:color w:val="FF0000"/>
                <w:lang w:val="en-CA"/>
              </w:rPr>
            </w:rPrChange>
          </w:rPr>
          <w:t xml:space="preserve"> (</w:t>
        </w:r>
      </w:ins>
      <w:ins w:id="445" w:author="Daniel Stewart" w:date="2022-03-16T10:14:00Z">
        <w:r w:rsidR="00277945" w:rsidRPr="00D06678">
          <w:rPr>
            <w:rFonts w:cs="Times New Roman"/>
            <w:iCs/>
            <w:noProof w:val="0"/>
            <w:color w:val="000000" w:themeColor="text1"/>
            <w:lang w:val="en-CA"/>
            <w:rPrChange w:id="446" w:author="Daniel Stewart" w:date="2022-03-16T12:23:00Z">
              <w:rPr>
                <w:rFonts w:cs="Times New Roman"/>
                <w:iCs/>
                <w:noProof w:val="0"/>
                <w:color w:val="FF0000"/>
                <w:lang w:val="en-CA"/>
              </w:rPr>
            </w:rPrChange>
          </w:rPr>
          <w:t xml:space="preserve">D. Stewart, G. </w:t>
        </w:r>
        <w:proofErr w:type="spellStart"/>
        <w:r w:rsidR="00277945" w:rsidRPr="00D06678">
          <w:rPr>
            <w:rFonts w:cs="Times New Roman"/>
            <w:iCs/>
            <w:noProof w:val="0"/>
            <w:color w:val="000000" w:themeColor="text1"/>
            <w:lang w:val="en-CA"/>
            <w:rPrChange w:id="447" w:author="Daniel Stewart" w:date="2022-03-16T12:23:00Z">
              <w:rPr>
                <w:rFonts w:cs="Times New Roman"/>
                <w:iCs/>
                <w:noProof w:val="0"/>
                <w:color w:val="FF0000"/>
                <w:lang w:val="en-CA"/>
              </w:rPr>
            </w:rPrChange>
          </w:rPr>
          <w:t>Buckholtz</w:t>
        </w:r>
      </w:ins>
      <w:proofErr w:type="spellEnd"/>
      <w:ins w:id="448" w:author="Daniel Stewart" w:date="2022-03-16T11:10:00Z">
        <w:r w:rsidR="00E26544" w:rsidRPr="00D06678">
          <w:rPr>
            <w:rFonts w:cs="Times New Roman"/>
            <w:iCs/>
            <w:noProof w:val="0"/>
            <w:color w:val="000000" w:themeColor="text1"/>
            <w:lang w:val="en-CA"/>
            <w:rPrChange w:id="449" w:author="Daniel Stewart" w:date="2022-03-16T12:23:00Z">
              <w:rPr>
                <w:rFonts w:cs="Times New Roman"/>
                <w:iCs/>
                <w:noProof w:val="0"/>
                <w:color w:val="FF0000"/>
                <w:lang w:val="en-CA"/>
              </w:rPr>
            </w:rPrChange>
          </w:rPr>
          <w:t xml:space="preserve"> &amp;</w:t>
        </w:r>
      </w:ins>
      <w:ins w:id="450" w:author="Daniel Stewart" w:date="2022-03-16T10:14:00Z">
        <w:r w:rsidR="00277945" w:rsidRPr="00D06678">
          <w:rPr>
            <w:rFonts w:cs="Times New Roman"/>
            <w:iCs/>
            <w:noProof w:val="0"/>
            <w:color w:val="000000" w:themeColor="text1"/>
            <w:lang w:val="en-CA"/>
            <w:rPrChange w:id="451" w:author="Daniel Stewart" w:date="2022-03-16T12:23:00Z">
              <w:rPr>
                <w:rFonts w:cs="Times New Roman"/>
                <w:iCs/>
                <w:noProof w:val="0"/>
                <w:color w:val="FF0000"/>
                <w:lang w:val="en-CA"/>
              </w:rPr>
            </w:rPrChange>
          </w:rPr>
          <w:t xml:space="preserve"> Q. Cronk</w:t>
        </w:r>
        <w:r w:rsidR="00B02C17" w:rsidRPr="00D06678">
          <w:rPr>
            <w:rFonts w:cs="Times New Roman"/>
            <w:iCs/>
            <w:noProof w:val="0"/>
            <w:color w:val="000000" w:themeColor="text1"/>
            <w:lang w:val="en-CA"/>
            <w:rPrChange w:id="452" w:author="Daniel Stewart" w:date="2022-03-16T12:23:00Z">
              <w:rPr>
                <w:rFonts w:cs="Times New Roman"/>
                <w:iCs/>
                <w:noProof w:val="0"/>
                <w:color w:val="FF0000"/>
                <w:lang w:val="en-CA"/>
              </w:rPr>
            </w:rPrChange>
          </w:rPr>
          <w:t>, unpublished data)</w:t>
        </w:r>
      </w:ins>
      <w:ins w:id="453" w:author="Daniel Stewart" w:date="2022-03-16T10:04:00Z">
        <w:r w:rsidR="006249BD" w:rsidRPr="00D06678">
          <w:rPr>
            <w:rFonts w:cs="Times New Roman"/>
            <w:iCs/>
            <w:noProof w:val="0"/>
            <w:color w:val="000000" w:themeColor="text1"/>
            <w:lang w:val="en-CA"/>
            <w:rPrChange w:id="454" w:author="Daniel Stewart" w:date="2022-03-16T12:23:00Z">
              <w:rPr>
                <w:rFonts w:cs="Times New Roman"/>
                <w:iCs/>
                <w:noProof w:val="0"/>
                <w:lang w:val="en-CA"/>
              </w:rPr>
            </w:rPrChange>
          </w:rPr>
          <w:t>.</w:t>
        </w:r>
      </w:ins>
      <w:r w:rsidR="003778BD">
        <w:rPr>
          <w:rFonts w:cs="Times New Roman"/>
          <w:iCs/>
          <w:noProof w:val="0"/>
          <w:color w:val="000000" w:themeColor="text1"/>
          <w:lang w:val="en-CA"/>
        </w:rPr>
        <w:t xml:space="preserve"> </w:t>
      </w:r>
      <w:commentRangeEnd w:id="357"/>
      <w:r w:rsidR="00B31C1C">
        <w:rPr>
          <w:rStyle w:val="CommentReference"/>
        </w:rPr>
        <w:commentReference w:id="357"/>
      </w:r>
      <w:del w:id="455" w:author="Daniel Stewart" w:date="2022-03-16T09:35:00Z">
        <w:r w:rsidR="00CA3760" w:rsidRPr="00D06678" w:rsidDel="001626CB">
          <w:rPr>
            <w:rFonts w:cs="Times New Roman"/>
            <w:noProof w:val="0"/>
            <w:color w:val="000000" w:themeColor="text1"/>
            <w:lang w:val="en-CA"/>
            <w:rPrChange w:id="456" w:author="Daniel Stewart" w:date="2022-03-16T12:23:00Z">
              <w:rPr>
                <w:rFonts w:cs="Times New Roman"/>
                <w:noProof w:val="0"/>
                <w:lang w:val="en-CA"/>
              </w:rPr>
            </w:rPrChange>
          </w:rPr>
          <w:delText>in July 2019.</w:delText>
        </w:r>
        <w:r w:rsidR="00A836F9" w:rsidRPr="00D06678" w:rsidDel="001626CB">
          <w:rPr>
            <w:rFonts w:cs="Times New Roman"/>
            <w:noProof w:val="0"/>
            <w:color w:val="000000" w:themeColor="text1"/>
            <w:lang w:val="en-CA"/>
            <w:rPrChange w:id="457" w:author="Daniel Stewart" w:date="2022-03-16T12:23:00Z">
              <w:rPr>
                <w:rFonts w:cs="Times New Roman"/>
                <w:noProof w:val="0"/>
                <w:lang w:val="en-CA"/>
              </w:rPr>
            </w:rPrChange>
          </w:rPr>
          <w:delText xml:space="preserve"> </w:delText>
        </w:r>
      </w:del>
      <w:del w:id="458" w:author="Daniel Stewart" w:date="2022-03-16T09:32:00Z">
        <w:r w:rsidR="00CA3760" w:rsidRPr="00D06678" w:rsidDel="001626CB">
          <w:rPr>
            <w:rFonts w:cs="Times New Roman"/>
            <w:noProof w:val="0"/>
            <w:color w:val="000000" w:themeColor="text1"/>
            <w:lang w:val="en-CA"/>
            <w:rPrChange w:id="459" w:author="Daniel Stewart" w:date="2022-03-16T12:23:00Z">
              <w:rPr>
                <w:rFonts w:cs="Times New Roman"/>
                <w:noProof w:val="0"/>
                <w:lang w:val="en-CA"/>
              </w:rPr>
            </w:rPrChange>
          </w:rPr>
          <w:delText>These identifications were then compared</w:delText>
        </w:r>
        <w:r w:rsidR="00A836F9" w:rsidRPr="00D06678" w:rsidDel="001626CB">
          <w:rPr>
            <w:rFonts w:cs="Times New Roman"/>
            <w:noProof w:val="0"/>
            <w:color w:val="000000" w:themeColor="text1"/>
            <w:lang w:val="en-CA"/>
            <w:rPrChange w:id="460" w:author="Daniel Stewart" w:date="2022-03-16T12:23:00Z">
              <w:rPr>
                <w:rFonts w:cs="Times New Roman"/>
                <w:noProof w:val="0"/>
                <w:lang w:val="en-CA"/>
              </w:rPr>
            </w:rPrChange>
          </w:rPr>
          <w:delText xml:space="preserve"> to</w:delText>
        </w:r>
        <w:r w:rsidR="00CA3760" w:rsidRPr="00D06678" w:rsidDel="001626CB">
          <w:rPr>
            <w:rFonts w:cs="Times New Roman"/>
            <w:noProof w:val="0"/>
            <w:color w:val="000000" w:themeColor="text1"/>
            <w:lang w:val="en-CA"/>
            <w:rPrChange w:id="461" w:author="Daniel Stewart" w:date="2022-03-16T12:23:00Z">
              <w:rPr>
                <w:rFonts w:cs="Times New Roman"/>
                <w:noProof w:val="0"/>
                <w:lang w:val="en-CA"/>
              </w:rPr>
            </w:rPrChange>
          </w:rPr>
          <w:delText xml:space="preserve"> </w:delText>
        </w:r>
        <w:r w:rsidR="00A836F9" w:rsidRPr="00D06678" w:rsidDel="001626CB">
          <w:rPr>
            <w:rFonts w:cs="Times New Roman"/>
            <w:noProof w:val="0"/>
            <w:color w:val="000000" w:themeColor="text1"/>
            <w:lang w:val="en-CA"/>
            <w:rPrChange w:id="462" w:author="Daniel Stewart" w:date="2022-03-16T12:23:00Z">
              <w:rPr>
                <w:rFonts w:cs="Times New Roman"/>
                <w:noProof w:val="0"/>
                <w:lang w:val="en-CA"/>
              </w:rPr>
            </w:rPrChange>
          </w:rPr>
          <w:delText>pollen collected from the same plants</w:delText>
        </w:r>
        <w:r w:rsidR="002400F7" w:rsidRPr="00D06678" w:rsidDel="001626CB">
          <w:rPr>
            <w:rFonts w:cs="Times New Roman"/>
            <w:noProof w:val="0"/>
            <w:color w:val="000000" w:themeColor="text1"/>
            <w:lang w:val="en-CA"/>
            <w:rPrChange w:id="463" w:author="Daniel Stewart" w:date="2022-03-16T12:23:00Z">
              <w:rPr>
                <w:rFonts w:cs="Times New Roman"/>
                <w:noProof w:val="0"/>
                <w:lang w:val="en-CA"/>
              </w:rPr>
            </w:rPrChange>
          </w:rPr>
          <w:delText xml:space="preserve">, and </w:delText>
        </w:r>
        <w:r w:rsidR="00CA3760" w:rsidRPr="00D06678" w:rsidDel="001626CB">
          <w:rPr>
            <w:rFonts w:cs="Times New Roman"/>
            <w:noProof w:val="0"/>
            <w:color w:val="000000" w:themeColor="text1"/>
            <w:lang w:val="en-CA"/>
            <w:rPrChange w:id="464" w:author="Daniel Stewart" w:date="2022-03-16T12:23:00Z">
              <w:rPr>
                <w:rFonts w:cs="Times New Roman"/>
                <w:noProof w:val="0"/>
                <w:lang w:val="en-CA"/>
              </w:rPr>
            </w:rPrChange>
          </w:rPr>
          <w:delText xml:space="preserve">the key was </w:delText>
        </w:r>
        <w:r w:rsidR="002400F7" w:rsidRPr="00D06678" w:rsidDel="001626CB">
          <w:rPr>
            <w:rFonts w:cs="Times New Roman"/>
            <w:noProof w:val="0"/>
            <w:color w:val="000000" w:themeColor="text1"/>
            <w:lang w:val="en-CA"/>
            <w:rPrChange w:id="465" w:author="Daniel Stewart" w:date="2022-03-16T12:23:00Z">
              <w:rPr>
                <w:rFonts w:cs="Times New Roman"/>
                <w:noProof w:val="0"/>
                <w:lang w:val="en-CA"/>
              </w:rPr>
            </w:rPrChange>
          </w:rPr>
          <w:delText xml:space="preserve">accurate in all instances. </w:delText>
        </w:r>
      </w:del>
    </w:p>
    <w:p w14:paraId="4E6A65F1" w14:textId="5A3CF8E3" w:rsidR="00012517" w:rsidRPr="00247A13" w:rsidRDefault="00C93C15" w:rsidP="005F5B4D">
      <w:pPr>
        <w:ind w:firstLine="284"/>
        <w:jc w:val="left"/>
        <w:rPr>
          <w:rFonts w:cs="Times New Roman"/>
          <w:noProof w:val="0"/>
          <w:lang w:val="en-CA"/>
        </w:rPr>
      </w:pPr>
      <w:r w:rsidRPr="00D06678">
        <w:rPr>
          <w:rFonts w:cs="Times New Roman"/>
          <w:noProof w:val="0"/>
          <w:color w:val="000000" w:themeColor="text1"/>
          <w:lang w:val="en-CA"/>
          <w:rPrChange w:id="466" w:author="Daniel Stewart" w:date="2022-03-16T12:23:00Z">
            <w:rPr>
              <w:rFonts w:cs="Times New Roman"/>
              <w:noProof w:val="0"/>
              <w:lang w:val="en-CA"/>
            </w:rPr>
          </w:rPrChange>
        </w:rPr>
        <w:t>T</w:t>
      </w:r>
      <w:r w:rsidR="00B12ACC" w:rsidRPr="00D06678">
        <w:rPr>
          <w:rFonts w:cs="Times New Roman"/>
          <w:noProof w:val="0"/>
          <w:color w:val="000000" w:themeColor="text1"/>
          <w:lang w:val="en-CA"/>
          <w:rPrChange w:id="467" w:author="Daniel Stewart" w:date="2022-03-16T12:23:00Z">
            <w:rPr>
              <w:rFonts w:cs="Times New Roman"/>
              <w:noProof w:val="0"/>
              <w:lang w:val="en-CA"/>
            </w:rPr>
          </w:rPrChange>
        </w:rPr>
        <w:t xml:space="preserve">he </w:t>
      </w:r>
      <w:r w:rsidR="004C6ABD">
        <w:rPr>
          <w:rFonts w:cs="Times New Roman"/>
          <w:noProof w:val="0"/>
          <w:color w:val="000000" w:themeColor="text1"/>
          <w:lang w:val="en-CA"/>
        </w:rPr>
        <w:t xml:space="preserve">classification </w:t>
      </w:r>
      <w:r w:rsidR="00B12ACC" w:rsidRPr="00D06678">
        <w:rPr>
          <w:rFonts w:cs="Times New Roman"/>
          <w:noProof w:val="0"/>
          <w:color w:val="000000" w:themeColor="text1"/>
          <w:lang w:val="en-CA"/>
          <w:rPrChange w:id="468" w:author="Daniel Stewart" w:date="2022-03-16T12:23:00Z">
            <w:rPr>
              <w:rFonts w:cs="Times New Roman"/>
              <w:noProof w:val="0"/>
              <w:lang w:val="en-CA"/>
            </w:rPr>
          </w:rPrChange>
        </w:rPr>
        <w:t xml:space="preserve">accuracy </w:t>
      </w:r>
      <w:r w:rsidR="00BC71C7" w:rsidRPr="00D06678">
        <w:rPr>
          <w:rFonts w:cs="Times New Roman"/>
          <w:noProof w:val="0"/>
          <w:color w:val="000000" w:themeColor="text1"/>
          <w:lang w:val="en-CA"/>
          <w:rPrChange w:id="469" w:author="Daniel Stewart" w:date="2022-03-16T12:23:00Z">
            <w:rPr>
              <w:rFonts w:cs="Times New Roman"/>
              <w:noProof w:val="0"/>
              <w:lang w:val="en-CA"/>
            </w:rPr>
          </w:rPrChange>
        </w:rPr>
        <w:t>assessment</w:t>
      </w:r>
      <w:r w:rsidR="00B12ACC" w:rsidRPr="00D06678">
        <w:rPr>
          <w:rFonts w:cs="Times New Roman"/>
          <w:noProof w:val="0"/>
          <w:color w:val="000000" w:themeColor="text1"/>
          <w:lang w:val="en-CA"/>
          <w:rPrChange w:id="470" w:author="Daniel Stewart" w:date="2022-03-16T12:23:00Z">
            <w:rPr>
              <w:rFonts w:cs="Times New Roman"/>
              <w:noProof w:val="0"/>
              <w:lang w:val="en-CA"/>
            </w:rPr>
          </w:rPrChange>
        </w:rPr>
        <w:t xml:space="preserve"> </w:t>
      </w:r>
      <w:del w:id="471" w:author="Daniel Stewart" w:date="2022-03-15T20:34:00Z">
        <w:r w:rsidRPr="00D06678" w:rsidDel="000A0E76">
          <w:rPr>
            <w:rFonts w:cs="Times New Roman"/>
            <w:noProof w:val="0"/>
            <w:color w:val="000000" w:themeColor="text1"/>
            <w:lang w:val="en-CA"/>
            <w:rPrChange w:id="472" w:author="Daniel Stewart" w:date="2022-03-16T12:23:00Z">
              <w:rPr>
                <w:rFonts w:cs="Times New Roman"/>
                <w:noProof w:val="0"/>
                <w:lang w:val="en-CA"/>
              </w:rPr>
            </w:rPrChange>
          </w:rPr>
          <w:delText>focused on</w:delText>
        </w:r>
      </w:del>
      <w:ins w:id="473" w:author="Daniel Stewart" w:date="2022-03-15T20:34:00Z">
        <w:r w:rsidR="000A0E76" w:rsidRPr="00D06678">
          <w:rPr>
            <w:rFonts w:cs="Times New Roman"/>
            <w:noProof w:val="0"/>
            <w:color w:val="000000" w:themeColor="text1"/>
            <w:lang w:val="en-CA"/>
            <w:rPrChange w:id="474" w:author="Daniel Stewart" w:date="2022-03-16T12:23:00Z">
              <w:rPr>
                <w:rFonts w:cs="Times New Roman"/>
                <w:noProof w:val="0"/>
                <w:lang w:val="en-CA"/>
              </w:rPr>
            </w:rPrChange>
          </w:rPr>
          <w:t>included</w:t>
        </w:r>
      </w:ins>
      <w:r w:rsidR="00012517" w:rsidRPr="00D06678">
        <w:rPr>
          <w:rFonts w:cs="Times New Roman"/>
          <w:noProof w:val="0"/>
          <w:color w:val="000000" w:themeColor="text1"/>
          <w:lang w:val="en-CA"/>
          <w:rPrChange w:id="475" w:author="Daniel Stewart" w:date="2022-03-16T12:23:00Z">
            <w:rPr>
              <w:rFonts w:cs="Times New Roman"/>
              <w:noProof w:val="0"/>
              <w:lang w:val="en-CA"/>
            </w:rPr>
          </w:rPrChange>
        </w:rPr>
        <w:t xml:space="preserve"> two </w:t>
      </w:r>
      <w:r w:rsidR="00390A24" w:rsidRPr="00D06678">
        <w:rPr>
          <w:rFonts w:cs="Times New Roman"/>
          <w:noProof w:val="0"/>
          <w:color w:val="000000" w:themeColor="text1"/>
          <w:lang w:val="en-CA"/>
          <w:rPrChange w:id="476" w:author="Daniel Stewart" w:date="2022-03-16T12:23:00Z">
            <w:rPr>
              <w:rFonts w:cs="Times New Roman"/>
              <w:noProof w:val="0"/>
              <w:lang w:val="en-CA"/>
            </w:rPr>
          </w:rPrChange>
        </w:rPr>
        <w:t>simplified c</w:t>
      </w:r>
      <w:r w:rsidR="00012517" w:rsidRPr="00D06678">
        <w:rPr>
          <w:rFonts w:cs="Times New Roman"/>
          <w:noProof w:val="0"/>
          <w:color w:val="000000" w:themeColor="text1"/>
          <w:lang w:val="en-CA"/>
          <w:rPrChange w:id="477" w:author="Daniel Stewart" w:date="2022-03-16T12:23:00Z">
            <w:rPr>
              <w:rFonts w:cs="Times New Roman"/>
              <w:noProof w:val="0"/>
              <w:lang w:val="en-CA"/>
            </w:rPr>
          </w:rPrChange>
        </w:rPr>
        <w:t xml:space="preserve">lasses: </w:t>
      </w:r>
      <w:r w:rsidR="00D04F61" w:rsidRPr="00D06678">
        <w:rPr>
          <w:rFonts w:cs="Times New Roman"/>
          <w:noProof w:val="0"/>
          <w:color w:val="000000" w:themeColor="text1"/>
          <w:lang w:val="en-CA"/>
          <w:rPrChange w:id="478" w:author="Daniel Stewart" w:date="2022-03-16T12:23:00Z">
            <w:rPr>
              <w:rFonts w:cs="Times New Roman"/>
              <w:noProof w:val="0"/>
              <w:lang w:val="en-CA"/>
            </w:rPr>
          </w:rPrChange>
        </w:rPr>
        <w:t xml:space="preserve">(1) </w:t>
      </w:r>
      <w:r w:rsidR="008B4864" w:rsidRPr="00D06678">
        <w:rPr>
          <w:rFonts w:cs="Times New Roman"/>
          <w:noProof w:val="0"/>
          <w:color w:val="000000" w:themeColor="text1"/>
          <w:lang w:val="en-CA"/>
          <w:rPrChange w:id="479" w:author="Daniel Stewart" w:date="2022-03-16T12:23:00Z">
            <w:rPr>
              <w:rFonts w:cs="Times New Roman"/>
              <w:noProof w:val="0"/>
              <w:lang w:val="en-CA"/>
            </w:rPr>
          </w:rPrChange>
        </w:rPr>
        <w:t>non-native</w:t>
      </w:r>
      <w:r w:rsidR="00012517" w:rsidRPr="00D06678">
        <w:rPr>
          <w:rFonts w:cs="Times New Roman"/>
          <w:noProof w:val="0"/>
          <w:color w:val="000000" w:themeColor="text1"/>
          <w:lang w:val="en-CA"/>
          <w:rPrChange w:id="480" w:author="Daniel Stewart" w:date="2022-03-16T12:23:00Z">
            <w:rPr>
              <w:rFonts w:cs="Times New Roman"/>
              <w:noProof w:val="0"/>
              <w:lang w:val="en-CA"/>
            </w:rPr>
          </w:rPrChange>
        </w:rPr>
        <w:t xml:space="preserve"> </w:t>
      </w:r>
      <w:r w:rsidR="00B75BE0" w:rsidRPr="00D06678">
        <w:rPr>
          <w:rFonts w:cs="Times New Roman"/>
          <w:noProof w:val="0"/>
          <w:color w:val="000000" w:themeColor="text1"/>
          <w:lang w:val="en-CA"/>
          <w:rPrChange w:id="481" w:author="Daniel Stewart" w:date="2022-03-16T12:23:00Z">
            <w:rPr>
              <w:rFonts w:cs="Times New Roman"/>
              <w:noProof w:val="0"/>
              <w:lang w:val="en-CA"/>
            </w:rPr>
          </w:rPrChange>
        </w:rPr>
        <w:t xml:space="preserve">cattail </w:t>
      </w:r>
      <w:r w:rsidR="00012517" w:rsidRPr="00247A13">
        <w:rPr>
          <w:rFonts w:cs="Times New Roman"/>
          <w:noProof w:val="0"/>
          <w:lang w:val="en-CA"/>
        </w:rPr>
        <w:t xml:space="preserve">and (2) </w:t>
      </w:r>
      <w:r w:rsidR="00B12ACC" w:rsidRPr="00247A13">
        <w:rPr>
          <w:rFonts w:cs="Times New Roman"/>
          <w:noProof w:val="0"/>
          <w:lang w:val="en-CA"/>
        </w:rPr>
        <w:t>o</w:t>
      </w:r>
      <w:r w:rsidR="00012517" w:rsidRPr="00247A13">
        <w:rPr>
          <w:rFonts w:cs="Times New Roman"/>
          <w:noProof w:val="0"/>
          <w:lang w:val="en-CA"/>
        </w:rPr>
        <w:t>ther</w:t>
      </w:r>
      <w:r w:rsidR="00D04F61" w:rsidRPr="00247A13">
        <w:rPr>
          <w:rFonts w:cs="Times New Roman"/>
          <w:noProof w:val="0"/>
          <w:lang w:val="en-CA"/>
        </w:rPr>
        <w:t>.</w:t>
      </w:r>
      <w:r w:rsidR="00012517" w:rsidRPr="00247A13">
        <w:rPr>
          <w:rFonts w:cs="Times New Roman"/>
          <w:noProof w:val="0"/>
          <w:lang w:val="en-CA"/>
        </w:rPr>
        <w:t xml:space="preserve"> </w:t>
      </w:r>
      <w:ins w:id="482" w:author="Daniel Stewart" w:date="2022-03-15T20:34:00Z">
        <w:r w:rsidR="000A0E76">
          <w:rPr>
            <w:rFonts w:cs="Times New Roman"/>
            <w:noProof w:val="0"/>
            <w:lang w:val="en-CA"/>
          </w:rPr>
          <w:t xml:space="preserve">For each </w:t>
        </w:r>
      </w:ins>
      <w:r w:rsidR="00991AFA">
        <w:rPr>
          <w:rFonts w:cs="Times New Roman"/>
          <w:noProof w:val="0"/>
          <w:lang w:val="en-CA"/>
        </w:rPr>
        <w:t xml:space="preserve">imagery </w:t>
      </w:r>
      <w:ins w:id="483" w:author="Daniel Stewart" w:date="2022-03-15T20:34:00Z">
        <w:r w:rsidR="000A0E76">
          <w:rPr>
            <w:rFonts w:cs="Times New Roman"/>
            <w:noProof w:val="0"/>
            <w:lang w:val="en-CA"/>
          </w:rPr>
          <w:t>dataset</w:t>
        </w:r>
      </w:ins>
      <w:r w:rsidR="00A55D39">
        <w:rPr>
          <w:rFonts w:cs="Times New Roman"/>
          <w:noProof w:val="0"/>
          <w:lang w:val="en-CA"/>
        </w:rPr>
        <w:t xml:space="preserve">, </w:t>
      </w:r>
      <w:r w:rsidR="00991AFA">
        <w:rPr>
          <w:rFonts w:cs="Times New Roman"/>
          <w:noProof w:val="0"/>
          <w:lang w:val="en-CA"/>
        </w:rPr>
        <w:t>2</w:t>
      </w:r>
      <w:ins w:id="484" w:author="Daniel Stewart" w:date="2022-03-15T20:34:00Z">
        <w:r w:rsidR="000A0E76">
          <w:rPr>
            <w:rFonts w:cs="Times New Roman"/>
            <w:noProof w:val="0"/>
            <w:lang w:val="en-CA"/>
          </w:rPr>
          <w:t xml:space="preserve">00 </w:t>
        </w:r>
      </w:ins>
      <w:ins w:id="485" w:author="Daniel Stewart" w:date="2022-03-15T20:38:00Z">
        <w:r w:rsidR="005F5B4D">
          <w:rPr>
            <w:rFonts w:cs="Times New Roman"/>
            <w:noProof w:val="0"/>
            <w:lang w:val="en-CA"/>
          </w:rPr>
          <w:t xml:space="preserve">random-stratified assessment points were generated, </w:t>
        </w:r>
      </w:ins>
      <w:r w:rsidR="00A55D39">
        <w:rPr>
          <w:rFonts w:cs="Times New Roman"/>
          <w:noProof w:val="0"/>
          <w:lang w:val="en-CA"/>
        </w:rPr>
        <w:t>comprised of 100 non-native cattail points and</w:t>
      </w:r>
      <w:r w:rsidR="00901083">
        <w:rPr>
          <w:rFonts w:cs="Times New Roman"/>
          <w:noProof w:val="0"/>
          <w:lang w:val="en-CA"/>
        </w:rPr>
        <w:t xml:space="preserve"> </w:t>
      </w:r>
      <w:r w:rsidR="00A55D39">
        <w:rPr>
          <w:rFonts w:cs="Times New Roman"/>
          <w:noProof w:val="0"/>
          <w:lang w:val="en-CA"/>
        </w:rPr>
        <w:t>100 other points. A</w:t>
      </w:r>
      <w:ins w:id="486" w:author="Daniel Stewart" w:date="2022-03-15T20:38:00Z">
        <w:r w:rsidR="005F5B4D">
          <w:rPr>
            <w:rFonts w:cs="Times New Roman"/>
            <w:noProof w:val="0"/>
            <w:lang w:val="en-CA"/>
          </w:rPr>
          <w:t xml:space="preserve">t </w:t>
        </w:r>
      </w:ins>
      <w:del w:id="487" w:author="Daniel Stewart" w:date="2022-03-15T20:38:00Z">
        <w:r w:rsidR="00D04F61" w:rsidRPr="00247A13" w:rsidDel="005F5B4D">
          <w:rPr>
            <w:rFonts w:cs="Times New Roman"/>
            <w:noProof w:val="0"/>
            <w:lang w:val="en-CA"/>
          </w:rPr>
          <w:delText xml:space="preserve">A total of </w:delText>
        </w:r>
        <w:r w:rsidR="00B12ACC" w:rsidRPr="00247A13" w:rsidDel="005F5B4D">
          <w:rPr>
            <w:rFonts w:cs="Times New Roman"/>
            <w:noProof w:val="0"/>
            <w:lang w:val="en-CA"/>
          </w:rPr>
          <w:delText>2</w:delText>
        </w:r>
        <w:r w:rsidR="00D04F61" w:rsidRPr="00247A13" w:rsidDel="005F5B4D">
          <w:rPr>
            <w:rFonts w:cs="Times New Roman"/>
            <w:noProof w:val="0"/>
            <w:lang w:val="en-CA"/>
          </w:rPr>
          <w:delText xml:space="preserve">00 </w:delText>
        </w:r>
        <w:r w:rsidR="00B12ACC" w:rsidRPr="00247A13" w:rsidDel="005F5B4D">
          <w:rPr>
            <w:rFonts w:cs="Times New Roman"/>
            <w:noProof w:val="0"/>
            <w:lang w:val="en-CA"/>
          </w:rPr>
          <w:delText>random-stratified</w:delText>
        </w:r>
        <w:r w:rsidR="00012517" w:rsidRPr="00247A13" w:rsidDel="005F5B4D">
          <w:rPr>
            <w:rFonts w:cs="Times New Roman"/>
            <w:noProof w:val="0"/>
            <w:lang w:val="en-CA"/>
          </w:rPr>
          <w:delText xml:space="preserve"> </w:delText>
        </w:r>
        <w:r w:rsidR="00D04F61" w:rsidRPr="00247A13" w:rsidDel="005F5B4D">
          <w:rPr>
            <w:rFonts w:cs="Times New Roman"/>
            <w:noProof w:val="0"/>
            <w:lang w:val="en-CA"/>
          </w:rPr>
          <w:delText xml:space="preserve">assessment </w:delText>
        </w:r>
        <w:r w:rsidR="00012517" w:rsidRPr="00247A13" w:rsidDel="005F5B4D">
          <w:rPr>
            <w:rFonts w:cs="Times New Roman"/>
            <w:noProof w:val="0"/>
            <w:lang w:val="en-CA"/>
          </w:rPr>
          <w:delText xml:space="preserve">points were generated </w:delText>
        </w:r>
        <w:r w:rsidR="00B12ACC" w:rsidRPr="00247A13" w:rsidDel="005F5B4D">
          <w:rPr>
            <w:rFonts w:cs="Times New Roman"/>
            <w:noProof w:val="0"/>
            <w:lang w:val="en-CA"/>
          </w:rPr>
          <w:delText>within the grid cells of</w:delText>
        </w:r>
        <w:r w:rsidR="00D04F61" w:rsidRPr="00247A13" w:rsidDel="005F5B4D">
          <w:rPr>
            <w:rFonts w:cs="Times New Roman"/>
            <w:noProof w:val="0"/>
            <w:color w:val="000000" w:themeColor="text1"/>
            <w:lang w:val="en-CA"/>
          </w:rPr>
          <w:delText xml:space="preserve"> each dataset (</w:delText>
        </w:r>
        <w:r w:rsidR="00B12ACC" w:rsidRPr="00247A13" w:rsidDel="005F5B4D">
          <w:rPr>
            <w:rFonts w:cs="Times New Roman"/>
            <w:noProof w:val="0"/>
            <w:color w:val="000000" w:themeColor="text1"/>
            <w:lang w:val="en-CA"/>
          </w:rPr>
          <w:delText>100 per class</w:delText>
        </w:r>
        <w:r w:rsidR="00D04F61" w:rsidRPr="00247A13" w:rsidDel="005F5B4D">
          <w:rPr>
            <w:rFonts w:cs="Times New Roman"/>
            <w:noProof w:val="0"/>
            <w:color w:val="000000" w:themeColor="text1"/>
            <w:lang w:val="en-CA"/>
          </w:rPr>
          <w:delText xml:space="preserve">), and at </w:delText>
        </w:r>
      </w:del>
      <w:r w:rsidR="00D04F61" w:rsidRPr="00247A13">
        <w:rPr>
          <w:rFonts w:cs="Times New Roman"/>
          <w:noProof w:val="0"/>
          <w:color w:val="000000" w:themeColor="text1"/>
          <w:lang w:val="en-CA"/>
        </w:rPr>
        <w:t xml:space="preserve">each point the classified value was compared to field-verified data using a confusion </w:t>
      </w:r>
      <w:bookmarkStart w:id="488" w:name="_Hlk40867028"/>
      <w:r w:rsidR="00D04F61" w:rsidRPr="00247A13">
        <w:rPr>
          <w:rFonts w:cs="Times New Roman"/>
          <w:noProof w:val="0"/>
          <w:color w:val="000000" w:themeColor="text1"/>
          <w:lang w:val="en-CA"/>
        </w:rPr>
        <w:t>matrix</w:t>
      </w:r>
      <w:r w:rsidR="00C37794" w:rsidRPr="00247A13">
        <w:rPr>
          <w:rFonts w:cs="Times New Roman"/>
          <w:noProof w:val="0"/>
          <w:color w:val="000000" w:themeColor="text1"/>
          <w:lang w:val="en-CA"/>
        </w:rPr>
        <w:t xml:space="preserve"> </w:t>
      </w:r>
      <w:bookmarkEnd w:id="488"/>
      <w:r w:rsidR="007E2489">
        <w:rPr>
          <w:rFonts w:cs="Times New Roman"/>
        </w:rPr>
        <w:fldChar w:fldCharType="begin"/>
      </w:r>
      <w:r w:rsidR="007E2489">
        <w:rPr>
          <w:rFonts w:cs="Times New Roman"/>
        </w:rPr>
        <w:instrText xml:space="preserve"> ADDIN ZOTERO_ITEM CSL_CITATION {"citationID":"3yqXOnnW","properties":{"formattedCitation":"(Congalton 1991)","plainCitation":"(Congalton 1991)","noteIndex":0},"citationItems":[{"id":563,"uris":["http://zotero.org/users/6112721/items/T3CSHY7Y"],"itemData":{"id":563,"type":"article-journal","container-title":"Remote Sensing of Environment","DOI":"10.1016/0034-4257(91)90048-B","ISSN":"00344257","issue":"1","journalAbbreviation":"Remote Sensing of Environment","language":"en","page":"35-46","source":"DOI.org (Crossref)","title":"A review of assessing the accuracy of classifications of remotely sensed data","volume":"37","author":[{"family":"Congalton","given":"Russell G."}],"issued":{"date-parts":[["1991",7]]}}}],"schema":"https://github.com/citation-style-language/schema/raw/master/csl-citation.json"}  </w:instrText>
      </w:r>
      <w:r w:rsidR="007E2489">
        <w:rPr>
          <w:rFonts w:cs="Times New Roman"/>
        </w:rPr>
        <w:fldChar w:fldCharType="separate"/>
      </w:r>
      <w:r w:rsidR="007E2489">
        <w:rPr>
          <w:rFonts w:cs="Times New Roman"/>
        </w:rPr>
        <w:t>(Congalton 1991)</w:t>
      </w:r>
      <w:r w:rsidR="007E2489">
        <w:rPr>
          <w:rFonts w:cs="Times New Roman"/>
        </w:rPr>
        <w:fldChar w:fldCharType="end"/>
      </w:r>
      <w:r w:rsidR="00D04F61" w:rsidRPr="00247A13">
        <w:rPr>
          <w:rFonts w:cs="Times New Roman"/>
          <w:noProof w:val="0"/>
          <w:color w:val="000000" w:themeColor="text1"/>
          <w:lang w:val="en-CA"/>
        </w:rPr>
        <w:t xml:space="preserve">. </w:t>
      </w:r>
      <w:r w:rsidR="0073793E" w:rsidRPr="00247A13">
        <w:rPr>
          <w:rFonts w:cs="Times New Roman"/>
          <w:noProof w:val="0"/>
          <w:color w:val="000000" w:themeColor="text1"/>
          <w:lang w:val="en-CA"/>
        </w:rPr>
        <w:t xml:space="preserve">Confusion matrix outputs included the </w:t>
      </w:r>
      <w:r w:rsidR="00F05037" w:rsidRPr="00247A13">
        <w:rPr>
          <w:rFonts w:cs="Times New Roman"/>
          <w:noProof w:val="0"/>
          <w:color w:val="000000" w:themeColor="text1"/>
          <w:lang w:val="en-CA"/>
        </w:rPr>
        <w:t>o</w:t>
      </w:r>
      <w:r w:rsidR="0073793E" w:rsidRPr="00247A13">
        <w:rPr>
          <w:rFonts w:cs="Times New Roman"/>
          <w:noProof w:val="0"/>
          <w:color w:val="000000" w:themeColor="text1"/>
          <w:lang w:val="en-CA"/>
        </w:rPr>
        <w:t xml:space="preserve">verall </w:t>
      </w:r>
      <w:r w:rsidR="00F05037" w:rsidRPr="00247A13">
        <w:rPr>
          <w:rFonts w:cs="Times New Roman"/>
          <w:noProof w:val="0"/>
          <w:color w:val="000000" w:themeColor="text1"/>
          <w:lang w:val="en-CA"/>
        </w:rPr>
        <w:t>a</w:t>
      </w:r>
      <w:r w:rsidR="0073793E" w:rsidRPr="00247A13">
        <w:rPr>
          <w:rFonts w:cs="Times New Roman"/>
          <w:noProof w:val="0"/>
          <w:color w:val="000000" w:themeColor="text1"/>
          <w:lang w:val="en-CA"/>
        </w:rPr>
        <w:t>ccuracy</w:t>
      </w:r>
      <w:ins w:id="489" w:author="Daniel Stewart" w:date="2022-03-15T20:39:00Z">
        <w:r w:rsidR="005F5B4D">
          <w:rPr>
            <w:rFonts w:cs="Times New Roman"/>
            <w:noProof w:val="0"/>
            <w:color w:val="000000" w:themeColor="text1"/>
            <w:lang w:val="en-CA"/>
          </w:rPr>
          <w:t xml:space="preserve">, </w:t>
        </w:r>
      </w:ins>
      <w:del w:id="490" w:author="Daniel Stewart" w:date="2022-03-15T20:39:00Z">
        <w:r w:rsidR="00EF5B13" w:rsidRPr="00247A13" w:rsidDel="005F5B4D">
          <w:rPr>
            <w:rFonts w:cs="Times New Roman"/>
            <w:noProof w:val="0"/>
            <w:color w:val="000000" w:themeColor="text1"/>
            <w:lang w:val="en-CA"/>
          </w:rPr>
          <w:delText xml:space="preserve"> (</w:delText>
        </w:r>
        <w:r w:rsidR="00EF5B13" w:rsidRPr="00247A13" w:rsidDel="005F5B4D">
          <w:rPr>
            <w:rStyle w:val="Emphasis"/>
            <w:rFonts w:cs="Times New Roman"/>
            <w:bCs/>
            <w:i w:val="0"/>
            <w:iCs w:val="0"/>
            <w:noProof w:val="0"/>
            <w:color w:val="000000" w:themeColor="text1"/>
            <w:shd w:val="clear" w:color="auto" w:fill="FFFFFF"/>
            <w:lang w:val="en-CA"/>
          </w:rPr>
          <w:delText>fraction of</w:delText>
        </w:r>
        <w:r w:rsidR="00F05037" w:rsidRPr="00247A13" w:rsidDel="005F5B4D">
          <w:rPr>
            <w:rStyle w:val="Emphasis"/>
            <w:rFonts w:cs="Times New Roman"/>
            <w:bCs/>
            <w:i w:val="0"/>
            <w:iCs w:val="0"/>
            <w:noProof w:val="0"/>
            <w:color w:val="000000" w:themeColor="text1"/>
            <w:shd w:val="clear" w:color="auto" w:fill="FFFFFF"/>
            <w:lang w:val="en-CA"/>
          </w:rPr>
          <w:delText xml:space="preserve"> correct values assigned to a class</w:delText>
        </w:r>
        <w:r w:rsidR="00EF5B13" w:rsidRPr="00247A13" w:rsidDel="005F5B4D">
          <w:rPr>
            <w:rFonts w:cs="Times New Roman"/>
            <w:noProof w:val="0"/>
            <w:color w:val="000000" w:themeColor="text1"/>
            <w:lang w:val="en-CA"/>
          </w:rPr>
          <w:delText>)</w:delText>
        </w:r>
        <w:r w:rsidR="0073793E" w:rsidRPr="00247A13" w:rsidDel="005F5B4D">
          <w:rPr>
            <w:rFonts w:cs="Times New Roman"/>
            <w:noProof w:val="0"/>
            <w:color w:val="000000" w:themeColor="text1"/>
            <w:lang w:val="en-CA"/>
          </w:rPr>
          <w:delText xml:space="preserve">, </w:delText>
        </w:r>
      </w:del>
      <w:r w:rsidR="00F05037" w:rsidRPr="00247A13">
        <w:rPr>
          <w:rFonts w:cs="Times New Roman"/>
          <w:noProof w:val="0"/>
          <w:color w:val="000000" w:themeColor="text1"/>
          <w:lang w:val="en-CA"/>
        </w:rPr>
        <w:t>commission errors</w:t>
      </w:r>
      <w:del w:id="491" w:author="Daniel Stewart" w:date="2022-03-15T20:39:00Z">
        <w:r w:rsidR="00F05037" w:rsidRPr="00247A13" w:rsidDel="005F5B4D">
          <w:rPr>
            <w:rFonts w:cs="Times New Roman"/>
            <w:noProof w:val="0"/>
            <w:color w:val="000000" w:themeColor="text1"/>
            <w:lang w:val="en-CA"/>
          </w:rPr>
          <w:delText xml:space="preserve"> </w:delText>
        </w:r>
        <w:r w:rsidR="00EF5B13" w:rsidRPr="00247A13" w:rsidDel="005F5B4D">
          <w:rPr>
            <w:rFonts w:cs="Times New Roman"/>
            <w:noProof w:val="0"/>
            <w:color w:val="000000" w:themeColor="text1"/>
            <w:lang w:val="en-CA"/>
          </w:rPr>
          <w:delText>(</w:delText>
        </w:r>
        <w:r w:rsidR="00EF5B13" w:rsidRPr="00247A13" w:rsidDel="005F5B4D">
          <w:rPr>
            <w:rStyle w:val="Emphasis"/>
            <w:rFonts w:cs="Times New Roman"/>
            <w:bCs/>
            <w:i w:val="0"/>
            <w:iCs w:val="0"/>
            <w:noProof w:val="0"/>
            <w:color w:val="000000" w:themeColor="text1"/>
            <w:shd w:val="clear" w:color="auto" w:fill="FFFFFF"/>
            <w:lang w:val="en-CA"/>
          </w:rPr>
          <w:delText xml:space="preserve">fraction of </w:delText>
        </w:r>
        <w:r w:rsidR="00F05037" w:rsidRPr="00247A13" w:rsidDel="005F5B4D">
          <w:rPr>
            <w:rStyle w:val="Emphasis"/>
            <w:rFonts w:cs="Times New Roman"/>
            <w:bCs/>
            <w:i w:val="0"/>
            <w:iCs w:val="0"/>
            <w:noProof w:val="0"/>
            <w:color w:val="000000" w:themeColor="text1"/>
            <w:shd w:val="clear" w:color="auto" w:fill="FFFFFF"/>
            <w:lang w:val="en-CA"/>
          </w:rPr>
          <w:delText xml:space="preserve">incorrect values assigned to </w:delText>
        </w:r>
        <w:r w:rsidR="00EF5B13" w:rsidRPr="00247A13" w:rsidDel="005F5B4D">
          <w:rPr>
            <w:rStyle w:val="Emphasis"/>
            <w:rFonts w:cs="Times New Roman"/>
            <w:bCs/>
            <w:i w:val="0"/>
            <w:iCs w:val="0"/>
            <w:noProof w:val="0"/>
            <w:color w:val="000000" w:themeColor="text1"/>
            <w:shd w:val="clear" w:color="auto" w:fill="FFFFFF"/>
            <w:lang w:val="en-CA"/>
          </w:rPr>
          <w:delText>a class</w:delText>
        </w:r>
        <w:r w:rsidR="00281FEC" w:rsidRPr="00247A13" w:rsidDel="005F5B4D">
          <w:rPr>
            <w:rFonts w:cs="Times New Roman"/>
            <w:noProof w:val="0"/>
            <w:color w:val="000000" w:themeColor="text1"/>
            <w:lang w:val="en-CA"/>
          </w:rPr>
          <w:delText>)</w:delText>
        </w:r>
      </w:del>
      <w:r w:rsidR="00281FEC" w:rsidRPr="00247A13">
        <w:rPr>
          <w:rFonts w:cs="Times New Roman"/>
          <w:noProof w:val="0"/>
          <w:color w:val="000000" w:themeColor="text1"/>
          <w:lang w:val="en-CA"/>
        </w:rPr>
        <w:t>, omission</w:t>
      </w:r>
      <w:r w:rsidR="00F05037" w:rsidRPr="00247A13">
        <w:rPr>
          <w:rFonts w:cs="Times New Roman"/>
          <w:noProof w:val="0"/>
          <w:color w:val="000000" w:themeColor="text1"/>
          <w:lang w:val="en-CA"/>
        </w:rPr>
        <w:t xml:space="preserve"> errors</w:t>
      </w:r>
      <w:ins w:id="492" w:author="Daniel Stewart" w:date="2022-03-15T20:39:00Z">
        <w:r w:rsidR="005F5B4D">
          <w:rPr>
            <w:rFonts w:cs="Times New Roman"/>
            <w:noProof w:val="0"/>
            <w:color w:val="000000" w:themeColor="text1"/>
            <w:lang w:val="en-CA"/>
          </w:rPr>
          <w:t xml:space="preserve">, </w:t>
        </w:r>
      </w:ins>
      <w:del w:id="493" w:author="Daniel Stewart" w:date="2022-03-15T20:39:00Z">
        <w:r w:rsidR="00F05037" w:rsidRPr="00247A13" w:rsidDel="005F5B4D">
          <w:rPr>
            <w:rFonts w:cs="Times New Roman"/>
            <w:noProof w:val="0"/>
            <w:color w:val="000000" w:themeColor="text1"/>
            <w:lang w:val="en-CA"/>
          </w:rPr>
          <w:delText xml:space="preserve"> </w:delText>
        </w:r>
        <w:r w:rsidR="00EF5B13" w:rsidRPr="00247A13" w:rsidDel="005F5B4D">
          <w:rPr>
            <w:rFonts w:cs="Times New Roman"/>
            <w:noProof w:val="0"/>
            <w:color w:val="000000" w:themeColor="text1"/>
            <w:lang w:val="en-CA"/>
          </w:rPr>
          <w:delText>(</w:delText>
        </w:r>
        <w:r w:rsidR="00EF5B13" w:rsidRPr="00247A13" w:rsidDel="005F5B4D">
          <w:rPr>
            <w:rStyle w:val="Emphasis"/>
            <w:rFonts w:cs="Times New Roman"/>
            <w:bCs/>
            <w:i w:val="0"/>
            <w:iCs w:val="0"/>
            <w:noProof w:val="0"/>
            <w:color w:val="000000" w:themeColor="text1"/>
            <w:shd w:val="clear" w:color="auto" w:fill="FFFFFF"/>
            <w:lang w:val="en-CA"/>
          </w:rPr>
          <w:delText>fraction</w:delText>
        </w:r>
        <w:r w:rsidR="00EF5B13" w:rsidRPr="00247A13" w:rsidDel="005F5B4D">
          <w:rPr>
            <w:rStyle w:val="Emphasis"/>
            <w:rFonts w:cs="Times New Roman"/>
            <w:bCs/>
            <w:i w:val="0"/>
            <w:iCs w:val="0"/>
            <w:noProof w:val="0"/>
            <w:color w:val="000000" w:themeColor="text1"/>
            <w:sz w:val="21"/>
            <w:szCs w:val="21"/>
            <w:shd w:val="clear" w:color="auto" w:fill="FFFFFF"/>
            <w:lang w:val="en-CA"/>
          </w:rPr>
          <w:delText xml:space="preserve"> </w:delText>
        </w:r>
        <w:r w:rsidR="00F05037" w:rsidRPr="00247A13" w:rsidDel="005F5B4D">
          <w:rPr>
            <w:rFonts w:cs="Times New Roman"/>
            <w:noProof w:val="0"/>
            <w:color w:val="000000" w:themeColor="text1"/>
            <w:lang w:val="en-CA"/>
          </w:rPr>
          <w:delText>of values that were incorrectly assigned to a different class)</w:delText>
        </w:r>
        <w:r w:rsidR="004369DD" w:rsidRPr="00247A13" w:rsidDel="005F5B4D">
          <w:rPr>
            <w:rFonts w:cs="Times New Roman"/>
            <w:noProof w:val="0"/>
            <w:color w:val="000000" w:themeColor="text1"/>
            <w:lang w:val="en-CA"/>
          </w:rPr>
          <w:delText xml:space="preserve"> </w:delText>
        </w:r>
      </w:del>
      <w:r w:rsidR="004369DD" w:rsidRPr="00247A13">
        <w:rPr>
          <w:rFonts w:cs="Times New Roman"/>
          <w:noProof w:val="0"/>
          <w:color w:val="000000" w:themeColor="text1"/>
          <w:lang w:val="en-CA"/>
        </w:rPr>
        <w:t>and Kappa Coefficient</w:t>
      </w:r>
      <w:r w:rsidR="00031982" w:rsidRPr="00247A13">
        <w:rPr>
          <w:rFonts w:cs="Times New Roman"/>
          <w:noProof w:val="0"/>
          <w:color w:val="000000" w:themeColor="text1"/>
          <w:lang w:val="en-CA"/>
        </w:rPr>
        <w:t>, a statistic</w:t>
      </w:r>
      <w:r w:rsidR="00CD616C" w:rsidRPr="00247A13">
        <w:rPr>
          <w:rFonts w:cs="Times New Roman"/>
          <w:noProof w:val="0"/>
          <w:color w:val="000000" w:themeColor="text1"/>
          <w:lang w:val="en-CA"/>
        </w:rPr>
        <w:t xml:space="preserve"> used in classifications to compare observed accuracy with expected accuracy, thereby accounting for random chance </w:t>
      </w:r>
      <w:r w:rsidR="007E2489">
        <w:rPr>
          <w:rFonts w:cs="Times New Roman"/>
        </w:rPr>
        <w:fldChar w:fldCharType="begin"/>
      </w:r>
      <w:r w:rsidR="007E2489">
        <w:rPr>
          <w:rFonts w:cs="Times New Roman"/>
        </w:rPr>
        <w:instrText xml:space="preserve"> ADDIN ZOTERO_ITEM CSL_CITATION {"citationID":"iOMw1xKS","properties":{"formattedCitation":"(Cohen 1960)","plainCitation":"(Cohen 1960)","noteIndex":0},"citationItems":[{"id":565,"uris":["http://zotero.org/users/6112721/items/ECXD5CXQ"],"itemData":{"id":565,"type":"article-journal","container-title":"Educational and Psychological Measurement","DOI":"10.1177/001316446002000104","ISSN":"0013-1644, 1552-3888","issue":"1","journalAbbreviation":"Educational and Psychological Measurement","language":"en","page":"37-46","source":"DOI.org (Crossref)","title":"A Coefficient of Agreement for Nominal Scales","volume":"20","author":[{"family":"Cohen","given":"Jacob"}],"issued":{"date-parts":[["1960",4]]}}}],"schema":"https://github.com/citation-style-language/schema/raw/master/csl-citation.json"}  </w:instrText>
      </w:r>
      <w:r w:rsidR="007E2489">
        <w:rPr>
          <w:rFonts w:cs="Times New Roman"/>
        </w:rPr>
        <w:fldChar w:fldCharType="separate"/>
      </w:r>
      <w:r w:rsidR="007E2489">
        <w:rPr>
          <w:rFonts w:cs="Times New Roman"/>
        </w:rPr>
        <w:t>(Cohen 1960)</w:t>
      </w:r>
      <w:r w:rsidR="007E2489">
        <w:rPr>
          <w:rFonts w:cs="Times New Roman"/>
        </w:rPr>
        <w:fldChar w:fldCharType="end"/>
      </w:r>
      <w:r w:rsidR="0009052A" w:rsidRPr="00247A13">
        <w:rPr>
          <w:rFonts w:cs="Times New Roman"/>
          <w:noProof w:val="0"/>
          <w:color w:val="000000" w:themeColor="text1"/>
          <w:lang w:val="en-CA"/>
        </w:rPr>
        <w:t>.</w:t>
      </w:r>
    </w:p>
    <w:bookmarkEnd w:id="242"/>
    <w:bookmarkEnd w:id="297"/>
    <w:p w14:paraId="31799311" w14:textId="697C0E4B" w:rsidR="00F87A02" w:rsidRPr="00247A13" w:rsidRDefault="000C1F15" w:rsidP="00E13EBB">
      <w:pPr>
        <w:pStyle w:val="Heading2"/>
      </w:pPr>
      <w:r w:rsidRPr="00247A13">
        <w:lastRenderedPageBreak/>
        <w:t>Species Distribution Model</w:t>
      </w:r>
      <w:r w:rsidR="00F87A02" w:rsidRPr="00247A13">
        <w:t xml:space="preserve"> </w:t>
      </w:r>
    </w:p>
    <w:p w14:paraId="53298AF1" w14:textId="10DAD9E8" w:rsidR="00D939D2" w:rsidRDefault="00593428" w:rsidP="00D939D2">
      <w:pPr>
        <w:ind w:firstLine="284"/>
        <w:jc w:val="left"/>
        <w:rPr>
          <w:ins w:id="494" w:author="Daniel Stewart" w:date="2022-03-16T16:30:00Z"/>
          <w:rFonts w:cs="Times New Roman"/>
          <w:noProof w:val="0"/>
          <w:lang w:val="en-CA"/>
        </w:rPr>
      </w:pPr>
      <w:bookmarkStart w:id="495" w:name="_Hlk40867474"/>
      <w:r w:rsidRPr="00247A13">
        <w:rPr>
          <w:rFonts w:cs="Times New Roman"/>
        </w:rPr>
        <mc:AlternateContent>
          <mc:Choice Requires="wps">
            <w:drawing>
              <wp:anchor distT="0" distB="0" distL="114300" distR="114300" simplePos="0" relativeHeight="251720704" behindDoc="0" locked="0" layoutInCell="1" allowOverlap="1" wp14:anchorId="467696E0" wp14:editId="1A5E4B06">
                <wp:simplePos x="0" y="0"/>
                <wp:positionH relativeFrom="column">
                  <wp:posOffset>57785</wp:posOffset>
                </wp:positionH>
                <wp:positionV relativeFrom="paragraph">
                  <wp:posOffset>6085205</wp:posOffset>
                </wp:positionV>
                <wp:extent cx="5390515" cy="47434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390515" cy="474345"/>
                        </a:xfrm>
                        <a:prstGeom prst="rect">
                          <a:avLst/>
                        </a:prstGeom>
                        <a:solidFill>
                          <a:prstClr val="white"/>
                        </a:solidFill>
                        <a:ln>
                          <a:noFill/>
                        </a:ln>
                      </wps:spPr>
                      <wps:txbx>
                        <w:txbxContent>
                          <w:p w14:paraId="15B2409F" w14:textId="2454B83A" w:rsidR="00727281" w:rsidRPr="00214C84" w:rsidRDefault="00727281" w:rsidP="00BB505E">
                            <w:pPr>
                              <w:pStyle w:val="Caption"/>
                              <w:rPr>
                                <w:i w:val="0"/>
                              </w:rPr>
                            </w:pPr>
                            <w:r w:rsidRPr="00214C84">
                              <w:rPr>
                                <w:b/>
                                <w:i w:val="0"/>
                              </w:rPr>
                              <w:t>Fig</w:t>
                            </w:r>
                            <w:r w:rsidR="002D3BBB">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1</w:t>
                            </w:r>
                            <w:r w:rsidRPr="00214C84">
                              <w:rPr>
                                <w:b/>
                                <w:i w:val="0"/>
                              </w:rPr>
                              <w:fldChar w:fldCharType="end"/>
                            </w:r>
                            <w:r w:rsidRPr="00214C84">
                              <w:rPr>
                                <w:i w:val="0"/>
                              </w:rPr>
                              <w:t xml:space="preserve"> Conceptual model of environmental variables and invasion requirements used to model the suitability and susceptibility of the F</w:t>
                            </w:r>
                            <w:ins w:id="496" w:author="Daniel Stewart" w:date="2022-03-16T12:37:00Z">
                              <w:r w:rsidR="00B62BDB">
                                <w:rPr>
                                  <w:i w:val="0"/>
                                </w:rPr>
                                <w:t xml:space="preserve">raser Estuary </w:t>
                              </w:r>
                            </w:ins>
                            <w:del w:id="497" w:author="Daniel Stewart" w:date="2022-03-16T12:37:00Z">
                              <w:r w:rsidRPr="00214C84" w:rsidDel="00B62BDB">
                                <w:rPr>
                                  <w:i w:val="0"/>
                                </w:rPr>
                                <w:delText xml:space="preserve">RE </w:delText>
                              </w:r>
                            </w:del>
                            <w:r w:rsidRPr="00214C84">
                              <w:rPr>
                                <w:i w:val="0"/>
                              </w:rPr>
                              <w:t>to</w:t>
                            </w:r>
                            <w:del w:id="498" w:author="Daniel Stewart" w:date="2022-03-16T12:37:00Z">
                              <w:r w:rsidRPr="00214C84" w:rsidDel="00B62BDB">
                                <w:rPr>
                                  <w:i w:val="0"/>
                                </w:rPr>
                                <w:delText xml:space="preserve"> </w:delText>
                              </w:r>
                            </w:del>
                            <w:ins w:id="499" w:author="Daniel Stewart" w:date="2022-03-16T12:36:00Z">
                              <w:r w:rsidR="00B62BDB">
                                <w:rPr>
                                  <w:i w:val="0"/>
                                </w:rPr>
                                <w:t xml:space="preserve"> </w:t>
                              </w:r>
                            </w:ins>
                            <w:r w:rsidRPr="00214C84">
                              <w:rPr>
                                <w:i w:val="0"/>
                              </w:rPr>
                              <w:t>non-native cattail invasion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7696E0" id="_x0000_t202" coordsize="21600,21600" o:spt="202" path="m,l,21600r21600,l21600,xe">
                <v:stroke joinstyle="miter"/>
                <v:path gradientshapeok="t" o:connecttype="rect"/>
              </v:shapetype>
              <v:shape id="Text Box 30" o:spid="_x0000_s1026" type="#_x0000_t202" style="position:absolute;left:0;text-align:left;margin-left:4.55pt;margin-top:479.15pt;width:424.45pt;height:37.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" stroked="f">
                <v:textbox inset="0,0,0,0">
                  <w:txbxContent>
                    <w:p w14:paraId="15B2409F" w14:textId="2454B83A" w:rsidR="00727281" w:rsidRPr="00214C84" w:rsidRDefault="00727281" w:rsidP="00BB505E">
                      <w:pPr>
                        <w:pStyle w:val="Caption"/>
                        <w:rPr>
                          <w:i w:val="0"/>
                        </w:rPr>
                      </w:pPr>
                      <w:r w:rsidRPr="00214C84">
                        <w:rPr>
                          <w:b/>
                          <w:i w:val="0"/>
                        </w:rPr>
                        <w:t>Fig</w:t>
                      </w:r>
                      <w:r w:rsidR="002D3BBB">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1</w:t>
                      </w:r>
                      <w:r w:rsidRPr="00214C84">
                        <w:rPr>
                          <w:b/>
                          <w:i w:val="0"/>
                        </w:rPr>
                        <w:fldChar w:fldCharType="end"/>
                      </w:r>
                      <w:r w:rsidRPr="00214C84">
                        <w:rPr>
                          <w:i w:val="0"/>
                        </w:rPr>
                        <w:t xml:space="preserve"> Conceptual model of environmental variables and invasion requirements used to model the suitability and susceptibility of the F</w:t>
                      </w:r>
                      <w:ins w:id="500" w:author="Daniel Stewart" w:date="2022-03-16T12:37:00Z">
                        <w:r w:rsidR="00B62BDB">
                          <w:rPr>
                            <w:i w:val="0"/>
                          </w:rPr>
                          <w:t xml:space="preserve">raser Estuary </w:t>
                        </w:r>
                      </w:ins>
                      <w:del w:id="501" w:author="Daniel Stewart" w:date="2022-03-16T12:37:00Z">
                        <w:r w:rsidRPr="00214C84" w:rsidDel="00B62BDB">
                          <w:rPr>
                            <w:i w:val="0"/>
                          </w:rPr>
                          <w:delText xml:space="preserve">RE </w:delText>
                        </w:r>
                      </w:del>
                      <w:r w:rsidRPr="00214C84">
                        <w:rPr>
                          <w:i w:val="0"/>
                        </w:rPr>
                        <w:t>to</w:t>
                      </w:r>
                      <w:del w:id="502" w:author="Daniel Stewart" w:date="2022-03-16T12:37:00Z">
                        <w:r w:rsidRPr="00214C84" w:rsidDel="00B62BDB">
                          <w:rPr>
                            <w:i w:val="0"/>
                          </w:rPr>
                          <w:delText xml:space="preserve"> </w:delText>
                        </w:r>
                      </w:del>
                      <w:ins w:id="503" w:author="Daniel Stewart" w:date="2022-03-16T12:36:00Z">
                        <w:r w:rsidR="00B62BDB">
                          <w:rPr>
                            <w:i w:val="0"/>
                          </w:rPr>
                          <w:t xml:space="preserve"> </w:t>
                        </w:r>
                      </w:ins>
                      <w:r w:rsidRPr="00214C84">
                        <w:rPr>
                          <w:i w:val="0"/>
                        </w:rPr>
                        <w:t>non-native cattail invasion</w:t>
                      </w:r>
                    </w:p>
                  </w:txbxContent>
                </v:textbox>
                <w10:wrap type="topAndBottom"/>
              </v:shape>
            </w:pict>
          </mc:Fallback>
        </mc:AlternateContent>
      </w:r>
      <w:r w:rsidRPr="00247A13">
        <w:rPr>
          <w:rFonts w:cs="Times New Roman"/>
        </w:rPr>
        <w:drawing>
          <wp:anchor distT="0" distB="0" distL="114300" distR="114300" simplePos="0" relativeHeight="251713536" behindDoc="0" locked="0" layoutInCell="1" allowOverlap="1" wp14:anchorId="16064ADB" wp14:editId="5225A553">
            <wp:simplePos x="0" y="0"/>
            <wp:positionH relativeFrom="column">
              <wp:posOffset>-37465</wp:posOffset>
            </wp:positionH>
            <wp:positionV relativeFrom="paragraph">
              <wp:posOffset>2268220</wp:posOffset>
            </wp:positionV>
            <wp:extent cx="5730875" cy="37477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JPG"/>
                    <pic:cNvPicPr/>
                  </pic:nvPicPr>
                  <pic:blipFill>
                    <a:blip r:embed="rId12">
                      <a:extLst>
                        <a:ext uri="{28A0092B-C50C-407E-A947-70E740481C1C}">
                          <a14:useLocalDpi xmlns:a14="http://schemas.microsoft.com/office/drawing/2010/main" val="0"/>
                        </a:ext>
                      </a:extLst>
                    </a:blip>
                    <a:stretch>
                      <a:fillRect/>
                    </a:stretch>
                  </pic:blipFill>
                  <pic:spPr>
                    <a:xfrm>
                      <a:off x="0" y="0"/>
                      <a:ext cx="5730875" cy="3747770"/>
                    </a:xfrm>
                    <a:prstGeom prst="rect">
                      <a:avLst/>
                    </a:prstGeom>
                  </pic:spPr>
                </pic:pic>
              </a:graphicData>
            </a:graphic>
            <wp14:sizeRelH relativeFrom="page">
              <wp14:pctWidth>0</wp14:pctWidth>
            </wp14:sizeRelH>
            <wp14:sizeRelV relativeFrom="page">
              <wp14:pctHeight>0</wp14:pctHeight>
            </wp14:sizeRelV>
          </wp:anchor>
        </w:drawing>
      </w:r>
      <w:bookmarkEnd w:id="495"/>
      <w:del w:id="504" w:author="Daniel Stewart" w:date="2022-03-15T15:28:00Z">
        <w:r w:rsidR="00F426A6" w:rsidRPr="00247A13" w:rsidDel="00603701">
          <w:rPr>
            <w:rFonts w:cs="Times New Roman"/>
            <w:noProof w:val="0"/>
            <w:lang w:val="en-CA"/>
          </w:rPr>
          <w:delText xml:space="preserve">To </w:delText>
        </w:r>
        <w:r w:rsidR="00944B07" w:rsidRPr="00247A13" w:rsidDel="00603701">
          <w:rPr>
            <w:rFonts w:cs="Times New Roman"/>
            <w:noProof w:val="0"/>
            <w:lang w:val="en-CA"/>
          </w:rPr>
          <w:delText>investigate the p</w:delText>
        </w:r>
        <w:r w:rsidR="00F426A6" w:rsidRPr="00247A13" w:rsidDel="00603701">
          <w:rPr>
            <w:rFonts w:cs="Times New Roman"/>
            <w:noProof w:val="0"/>
            <w:lang w:val="en-CA"/>
          </w:rPr>
          <w:delText xml:space="preserve">otential distribution </w:delText>
        </w:r>
        <w:r w:rsidR="00BD5086" w:rsidRPr="00247A13" w:rsidDel="00603701">
          <w:rPr>
            <w:rFonts w:cs="Times New Roman"/>
            <w:noProof w:val="0"/>
            <w:lang w:val="en-CA"/>
          </w:rPr>
          <w:delText>of non-</w:delText>
        </w:r>
        <w:r w:rsidR="00BC71C7" w:rsidRPr="00247A13" w:rsidDel="00603701">
          <w:rPr>
            <w:rFonts w:cs="Times New Roman"/>
            <w:noProof w:val="0"/>
            <w:lang w:val="en-CA"/>
          </w:rPr>
          <w:delText xml:space="preserve">native </w:delText>
        </w:r>
        <w:r w:rsidR="00F426A6" w:rsidRPr="00247A13" w:rsidDel="00603701">
          <w:rPr>
            <w:rFonts w:cs="Times New Roman"/>
            <w:noProof w:val="0"/>
            <w:lang w:val="en-CA"/>
          </w:rPr>
          <w:delText xml:space="preserve">cattail </w:delText>
        </w:r>
        <w:r w:rsidR="00944B07" w:rsidRPr="00247A13" w:rsidDel="00603701">
          <w:rPr>
            <w:rFonts w:cs="Times New Roman"/>
            <w:noProof w:val="0"/>
            <w:lang w:val="en-CA"/>
          </w:rPr>
          <w:delText>in the FRE</w:delText>
        </w:r>
        <w:r w:rsidR="00F426A6" w:rsidRPr="00247A13" w:rsidDel="00603701">
          <w:rPr>
            <w:rFonts w:cs="Times New Roman"/>
            <w:noProof w:val="0"/>
            <w:lang w:val="en-CA"/>
          </w:rPr>
          <w:delText xml:space="preserve"> w</w:delText>
        </w:r>
      </w:del>
      <w:ins w:id="505" w:author="Daniel Stewart" w:date="2022-03-15T15:28:00Z">
        <w:r w:rsidR="00603701">
          <w:rPr>
            <w:rFonts w:cs="Times New Roman"/>
            <w:noProof w:val="0"/>
            <w:lang w:val="en-CA"/>
          </w:rPr>
          <w:t>W</w:t>
        </w:r>
      </w:ins>
      <w:r w:rsidR="000C1F15" w:rsidRPr="00247A13">
        <w:rPr>
          <w:rFonts w:cs="Times New Roman"/>
          <w:noProof w:val="0"/>
          <w:lang w:val="en-CA"/>
        </w:rPr>
        <w:t>e constructed</w:t>
      </w:r>
      <w:r w:rsidR="00F426A6" w:rsidRPr="00247A13">
        <w:rPr>
          <w:rFonts w:cs="Times New Roman"/>
          <w:noProof w:val="0"/>
          <w:lang w:val="en-CA"/>
        </w:rPr>
        <w:t xml:space="preserve"> </w:t>
      </w:r>
      <w:r w:rsidR="007A6EE1" w:rsidRPr="00247A13">
        <w:rPr>
          <w:rFonts w:cs="Times New Roman"/>
          <w:noProof w:val="0"/>
          <w:lang w:val="en-CA"/>
        </w:rPr>
        <w:t>a</w:t>
      </w:r>
      <w:del w:id="506" w:author="Daniel Stewart" w:date="2022-03-15T15:29:00Z">
        <w:r w:rsidR="007A6EE1" w:rsidRPr="00247A13" w:rsidDel="00603701">
          <w:rPr>
            <w:rFonts w:cs="Times New Roman"/>
            <w:noProof w:val="0"/>
            <w:lang w:val="en-CA"/>
          </w:rPr>
          <w:delText>n</w:delText>
        </w:r>
      </w:del>
      <w:r w:rsidR="007A6EE1" w:rsidRPr="00247A13">
        <w:rPr>
          <w:rFonts w:cs="Times New Roman"/>
          <w:noProof w:val="0"/>
          <w:lang w:val="en-CA"/>
        </w:rPr>
        <w:t xml:space="preserve"> </w:t>
      </w:r>
      <w:r w:rsidR="00F426A6" w:rsidRPr="00247A13">
        <w:rPr>
          <w:rFonts w:cs="Times New Roman"/>
          <w:noProof w:val="0"/>
          <w:lang w:val="en-CA"/>
        </w:rPr>
        <w:t>SDM</w:t>
      </w:r>
      <w:r w:rsidR="0054393A">
        <w:rPr>
          <w:rFonts w:cs="Times New Roman"/>
          <w:noProof w:val="0"/>
          <w:lang w:val="en-CA"/>
        </w:rPr>
        <w:t xml:space="preserve"> based on environmental data and distance-based probabilities</w:t>
      </w:r>
      <w:r w:rsidR="00BD5086" w:rsidRPr="00247A13">
        <w:rPr>
          <w:rFonts w:cs="Times New Roman"/>
          <w:noProof w:val="0"/>
          <w:lang w:val="en-CA"/>
        </w:rPr>
        <w:t xml:space="preserve"> </w:t>
      </w:r>
      <w:r w:rsidR="007A6EE1" w:rsidRPr="00247A13">
        <w:rPr>
          <w:rFonts w:cs="Times New Roman"/>
          <w:noProof w:val="0"/>
          <w:lang w:val="en-CA"/>
        </w:rPr>
        <w:t xml:space="preserve">that predicts </w:t>
      </w:r>
      <w:r w:rsidR="00103124">
        <w:rPr>
          <w:rFonts w:cs="Times New Roman"/>
          <w:noProof w:val="0"/>
          <w:lang w:val="en-CA"/>
        </w:rPr>
        <w:t>the</w:t>
      </w:r>
      <w:r w:rsidR="007A6EE1" w:rsidRPr="00247A13">
        <w:rPr>
          <w:rFonts w:cs="Times New Roman"/>
          <w:noProof w:val="0"/>
          <w:lang w:val="en-CA"/>
        </w:rPr>
        <w:t xml:space="preserve"> suitability</w:t>
      </w:r>
      <w:r w:rsidR="00103124">
        <w:rPr>
          <w:rFonts w:cs="Times New Roman"/>
          <w:noProof w:val="0"/>
          <w:lang w:val="en-CA"/>
        </w:rPr>
        <w:t xml:space="preserve"> and susceptibility of habitats to non-native cattail</w:t>
      </w:r>
      <w:r w:rsidR="00DA7F2D">
        <w:rPr>
          <w:rFonts w:cs="Times New Roman"/>
          <w:noProof w:val="0"/>
          <w:lang w:val="en-CA"/>
        </w:rPr>
        <w:t>s</w:t>
      </w:r>
      <w:r w:rsidR="0054393A">
        <w:rPr>
          <w:rFonts w:cs="Times New Roman"/>
          <w:noProof w:val="0"/>
          <w:lang w:val="en-CA"/>
        </w:rPr>
        <w:t xml:space="preserve"> (Fig. 1)</w:t>
      </w:r>
      <w:r w:rsidR="00103124">
        <w:rPr>
          <w:rFonts w:cs="Times New Roman"/>
          <w:noProof w:val="0"/>
          <w:lang w:val="en-CA"/>
        </w:rPr>
        <w:t xml:space="preserve">. We defined suitability as the </w:t>
      </w:r>
      <w:r w:rsidR="007A6EE1" w:rsidRPr="00247A13">
        <w:rPr>
          <w:rFonts w:cs="Times New Roman"/>
          <w:noProof w:val="0"/>
          <w:lang w:val="en-CA"/>
        </w:rPr>
        <w:t xml:space="preserve">probability of </w:t>
      </w:r>
      <w:r w:rsidR="00103124">
        <w:rPr>
          <w:rFonts w:cs="Times New Roman"/>
          <w:noProof w:val="0"/>
          <w:lang w:val="en-CA"/>
        </w:rPr>
        <w:t xml:space="preserve">non-native cattail </w:t>
      </w:r>
      <w:r w:rsidR="007A6EE1" w:rsidRPr="00247A13">
        <w:rPr>
          <w:rFonts w:cs="Times New Roman"/>
          <w:noProof w:val="0"/>
          <w:lang w:val="en-CA"/>
        </w:rPr>
        <w:t xml:space="preserve">establishment and persistence </w:t>
      </w:r>
      <w:r w:rsidR="00103124">
        <w:rPr>
          <w:rFonts w:cs="Times New Roman"/>
          <w:noProof w:val="0"/>
          <w:lang w:val="en-CA"/>
        </w:rPr>
        <w:t xml:space="preserve">based on </w:t>
      </w:r>
      <w:r w:rsidR="007A6EE1" w:rsidRPr="00247A13">
        <w:rPr>
          <w:rFonts w:cs="Times New Roman"/>
          <w:noProof w:val="0"/>
          <w:lang w:val="en-CA"/>
        </w:rPr>
        <w:t>environmental conditions</w:t>
      </w:r>
      <w:ins w:id="507" w:author="Daniel Stewart" w:date="2022-03-16T11:12:00Z">
        <w:r w:rsidR="008040A9">
          <w:rPr>
            <w:rFonts w:cs="Times New Roman"/>
            <w:noProof w:val="0"/>
            <w:lang w:val="en-CA"/>
          </w:rPr>
          <w:t>,</w:t>
        </w:r>
      </w:ins>
      <w:del w:id="508" w:author="Daniel Stewart" w:date="2022-03-16T11:12:00Z">
        <w:r w:rsidR="007A6EE1" w:rsidRPr="00247A13" w:rsidDel="008040A9">
          <w:rPr>
            <w:rFonts w:cs="Times New Roman"/>
            <w:noProof w:val="0"/>
            <w:lang w:val="en-CA"/>
          </w:rPr>
          <w:delText>)</w:delText>
        </w:r>
      </w:del>
      <w:r w:rsidR="007A6EE1" w:rsidRPr="00247A13">
        <w:rPr>
          <w:rFonts w:cs="Times New Roman"/>
          <w:noProof w:val="0"/>
          <w:lang w:val="en-CA"/>
        </w:rPr>
        <w:t xml:space="preserve"> </w:t>
      </w:r>
      <w:r w:rsidR="00103124">
        <w:rPr>
          <w:rFonts w:cs="Times New Roman"/>
          <w:noProof w:val="0"/>
          <w:lang w:val="en-CA"/>
        </w:rPr>
        <w:t xml:space="preserve">and </w:t>
      </w:r>
      <w:ins w:id="509" w:author="Daniel Stewart" w:date="2022-03-16T12:35:00Z">
        <w:r w:rsidR="00664882">
          <w:rPr>
            <w:rFonts w:cs="Times New Roman"/>
            <w:noProof w:val="0"/>
            <w:lang w:val="en-CA"/>
          </w:rPr>
          <w:t>susceptibility</w:t>
        </w:r>
      </w:ins>
      <w:r w:rsidR="00103124">
        <w:rPr>
          <w:rFonts w:cs="Times New Roman"/>
          <w:noProof w:val="0"/>
          <w:lang w:val="en-CA"/>
        </w:rPr>
        <w:t xml:space="preserve"> </w:t>
      </w:r>
      <w:ins w:id="510" w:author="Daniel Stewart" w:date="2022-03-16T12:35:00Z">
        <w:r w:rsidR="00B62BDB">
          <w:rPr>
            <w:rFonts w:cs="Times New Roman"/>
            <w:noProof w:val="0"/>
            <w:lang w:val="en-CA"/>
          </w:rPr>
          <w:t>as</w:t>
        </w:r>
      </w:ins>
      <w:r w:rsidR="007A6EE1" w:rsidRPr="00247A13">
        <w:rPr>
          <w:rFonts w:cs="Times New Roman"/>
          <w:noProof w:val="0"/>
          <w:lang w:val="en-CA"/>
        </w:rPr>
        <w:t xml:space="preserve"> </w:t>
      </w:r>
      <w:del w:id="511" w:author="Daniel Stewart" w:date="2022-03-16T12:24:00Z">
        <w:r w:rsidR="007A6EE1" w:rsidRPr="00247A13" w:rsidDel="00664882">
          <w:rPr>
            <w:rFonts w:cs="Times New Roman"/>
            <w:noProof w:val="0"/>
            <w:lang w:val="en-CA"/>
          </w:rPr>
          <w:delText>habitat</w:delText>
        </w:r>
        <w:r w:rsidR="00BD5086" w:rsidRPr="00247A13" w:rsidDel="00664882">
          <w:rPr>
            <w:rFonts w:cs="Times New Roman"/>
            <w:noProof w:val="0"/>
            <w:lang w:val="en-CA"/>
          </w:rPr>
          <w:delText xml:space="preserve"> susceptibility</w:delText>
        </w:r>
      </w:del>
      <w:ins w:id="512" w:author="Daniel Stewart" w:date="2022-03-16T11:12:00Z">
        <w:r w:rsidR="008040A9">
          <w:rPr>
            <w:rFonts w:cs="Times New Roman"/>
            <w:noProof w:val="0"/>
            <w:lang w:val="en-CA"/>
          </w:rPr>
          <w:t>the</w:t>
        </w:r>
      </w:ins>
      <w:del w:id="513" w:author="Daniel Stewart" w:date="2022-03-16T11:12:00Z">
        <w:r w:rsidR="00BD5086" w:rsidRPr="00247A13" w:rsidDel="008040A9">
          <w:rPr>
            <w:rFonts w:cs="Times New Roman"/>
            <w:noProof w:val="0"/>
            <w:lang w:val="en-CA"/>
          </w:rPr>
          <w:delText xml:space="preserve"> (</w:delText>
        </w:r>
        <w:r w:rsidR="00C81AD2" w:rsidRPr="00247A13" w:rsidDel="008040A9">
          <w:rPr>
            <w:rFonts w:cs="Times New Roman"/>
            <w:noProof w:val="0"/>
            <w:lang w:val="en-CA"/>
          </w:rPr>
          <w:delText>i.e.</w:delText>
        </w:r>
      </w:del>
      <w:r w:rsidR="00C81AD2" w:rsidRPr="00247A13">
        <w:rPr>
          <w:rFonts w:cs="Times New Roman"/>
          <w:noProof w:val="0"/>
          <w:lang w:val="en-CA"/>
        </w:rPr>
        <w:t xml:space="preserve"> </w:t>
      </w:r>
      <w:r w:rsidR="004A61D0" w:rsidRPr="00247A13">
        <w:rPr>
          <w:rFonts w:cs="Times New Roman"/>
          <w:noProof w:val="0"/>
          <w:lang w:val="en-CA"/>
        </w:rPr>
        <w:t xml:space="preserve">probability </w:t>
      </w:r>
      <w:r w:rsidR="00BD5086" w:rsidRPr="00247A13">
        <w:rPr>
          <w:rFonts w:cs="Times New Roman"/>
          <w:noProof w:val="0"/>
          <w:lang w:val="en-CA"/>
        </w:rPr>
        <w:t xml:space="preserve">of </w:t>
      </w:r>
      <w:r w:rsidR="0054393A">
        <w:rPr>
          <w:rFonts w:cs="Times New Roman"/>
          <w:noProof w:val="0"/>
          <w:lang w:val="en-CA"/>
        </w:rPr>
        <w:t xml:space="preserve">non-native cattail </w:t>
      </w:r>
      <w:r w:rsidR="00BD5086" w:rsidRPr="00247A13">
        <w:rPr>
          <w:rFonts w:cs="Times New Roman"/>
          <w:noProof w:val="0"/>
          <w:lang w:val="en-CA"/>
        </w:rPr>
        <w:t>colonization</w:t>
      </w:r>
      <w:r w:rsidR="00103124">
        <w:rPr>
          <w:rFonts w:cs="Times New Roman"/>
          <w:noProof w:val="0"/>
          <w:lang w:val="en-CA"/>
        </w:rPr>
        <w:t xml:space="preserve">, </w:t>
      </w:r>
      <w:r w:rsidR="0054393A">
        <w:rPr>
          <w:rFonts w:cs="Times New Roman"/>
          <w:noProof w:val="0"/>
          <w:lang w:val="en-CA"/>
        </w:rPr>
        <w:t xml:space="preserve">accounting for </w:t>
      </w:r>
      <w:r w:rsidR="00103124">
        <w:rPr>
          <w:rFonts w:cs="Times New Roman"/>
          <w:noProof w:val="0"/>
          <w:lang w:val="en-CA"/>
        </w:rPr>
        <w:t xml:space="preserve">both </w:t>
      </w:r>
      <w:r w:rsidR="00BD5086" w:rsidRPr="00247A13">
        <w:rPr>
          <w:rFonts w:cs="Times New Roman"/>
          <w:noProof w:val="0"/>
          <w:lang w:val="en-CA"/>
        </w:rPr>
        <w:t>propagule pressure and habitat suitability</w:t>
      </w:r>
      <w:ins w:id="514" w:author="Daniel Stewart" w:date="2022-03-16T12:24:00Z">
        <w:r w:rsidR="00664882">
          <w:rPr>
            <w:rFonts w:cs="Times New Roman"/>
            <w:noProof w:val="0"/>
            <w:lang w:val="en-CA"/>
          </w:rPr>
          <w:t xml:space="preserve"> </w:t>
        </w:r>
      </w:ins>
      <w:bookmarkStart w:id="515" w:name="ZOTERO_BREF_cXJSZhGUqMyB"/>
      <w:r w:rsidR="00B15E0A">
        <w:rPr>
          <w:rFonts w:cs="Times New Roman"/>
        </w:rPr>
        <w:fldChar w:fldCharType="begin"/>
      </w:r>
      <w:r w:rsidR="00B15E0A">
        <w:rPr>
          <w:rFonts w:cs="Times New Roman"/>
        </w:rPr>
        <w:instrText xml:space="preserve"> ADDIN ZOTERO_ITEM CSL_CITATION {"citationID":"76X9xDlp","properties":{"formattedCitation":"(Smith et al. 2012; Martin et al. 2015)","plainCitation":"(Smith et al. 2012; Martin et al. 2015)","noteIndex":0},"citationItems":[{"id":1526,"uris":["http://zotero.org/users/6112721/items/86MGYEPG"],"itemData":{"id":1526,"type":"article-journal","abstract":"Aim To develop and test a general framework for estimating weed in potential (suitability and susceptibility) that utilized expert knowl dispersal, establishment and persistence and considered the influence management.","container-title":"Diversity and Distributions","DOI":"10.1111/j.1472-4642.2011.00871.x","ISSN":"13669516","issue":"8","language":"en","page":"818-831","source":"DOI.org (Crossref)","title":"Estimating the influence of land management change on weed invasion potential using expert knowledge: Estimating weed invasion potential using experts","title-short":"Estimating the influence of land management change on weed invasion potential using expert knowledge","volume":"18","author":[{"family":"Smith","given":"Carl"},{"family":"Klinken","given":"Rieks D.","non-dropping-particle":"van"},{"family":"Seabrook","given":"Leonie"},{"family":"McAlpine","given":"Clive"}],"issued":{"date-parts":[["2012",8]]}}},{"id":1578,"uris":["http://zotero.org/users/6112721/items/9AWYKHSK"],"itemData":{"id":1578,"type":"article-journal","container-title":"Biological Invasions","DOI":"10.1007/s10530-015-0945-9","ISSN":"1387-3547, 1573-1464","issue":"11","journalAbbreviation":"Biol Invasions","language":"en","page":"3197-3210","source":"DOI.org (Crossref)","title":"Buffel grass and climate change: a framework for projecting invasive species distributions when data are scarce","title-short":"Buffel grass and climate change","volume":"17","author":[{"family":"Martin","given":"Tara G."},{"family":"Murphy","given":"Helen"},{"family":"Liedloff","given":"Adam"},{"family":"Thomas","given":"Colette"},{"family":"Chadès","given":"Iadine"},{"family":"Cook","given":"Garry"},{"family":"Fensham","given":"Rod"},{"family":"McIvor","given":"John"},{"family":"Klinken","given":"Rieks D.","non-dropping-particle":"van"}],"issued":{"date-parts":[["2015",11]]}}}],"schema":"https://github.com/citation-style-language/schema/raw/master/csl-citation.json"} </w:instrText>
      </w:r>
      <w:r w:rsidR="00B15E0A">
        <w:rPr>
          <w:rFonts w:cs="Times New Roman"/>
        </w:rPr>
        <w:fldChar w:fldCharType="separate"/>
      </w:r>
      <w:r w:rsidR="00B15E0A">
        <w:rPr>
          <w:rFonts w:cs="Times New Roman"/>
        </w:rPr>
        <w:t>(Smith et al. 2012; Martin et al. 2015)</w:t>
      </w:r>
      <w:r w:rsidR="00B15E0A">
        <w:rPr>
          <w:rFonts w:cs="Times New Roman"/>
        </w:rPr>
        <w:fldChar w:fldCharType="end"/>
      </w:r>
      <w:bookmarkEnd w:id="515"/>
      <w:r w:rsidR="00AD522A" w:rsidRPr="00247A13">
        <w:rPr>
          <w:rFonts w:cs="Times New Roman"/>
        </w:rPr>
        <w:t>.</w:t>
      </w:r>
      <w:r w:rsidR="00D939D2" w:rsidRPr="00D939D2" w:rsidDel="00206CD3">
        <w:rPr>
          <w:rFonts w:cs="Times New Roman"/>
          <w:noProof w:val="0"/>
          <w:lang w:val="en-CA"/>
        </w:rPr>
        <w:t xml:space="preserve"> </w:t>
      </w:r>
      <w:del w:id="516" w:author="Daniel Stewart" w:date="2022-03-16T12:47:00Z">
        <w:r w:rsidR="00D939D2" w:rsidRPr="00247A13" w:rsidDel="00206CD3">
          <w:rPr>
            <w:rFonts w:cs="Times New Roman"/>
            <w:noProof w:val="0"/>
            <w:lang w:val="en-CA"/>
          </w:rPr>
          <w:delText>Given that estuarine marshes are</w:delText>
        </w:r>
        <w:r w:rsidR="00D939D2" w:rsidRPr="00247A13" w:rsidDel="00206CD3">
          <w:rPr>
            <w:rFonts w:cs="Times New Roman"/>
            <w:lang w:val="en-CA"/>
          </w:rPr>
          <w:delText xml:space="preserve"> highly heterogenous with environmental changes occuring along minute spatial scales, we ran our </w:delText>
        </w:r>
      </w:del>
      <w:ins w:id="517" w:author="Daniel Stewart" w:date="2022-03-16T12:47:00Z">
        <w:r w:rsidR="00D939D2">
          <w:rPr>
            <w:rFonts w:cs="Times New Roman"/>
            <w:lang w:val="en-CA"/>
          </w:rPr>
          <w:t>P</w:t>
        </w:r>
      </w:ins>
      <w:del w:id="518" w:author="Daniel Stewart" w:date="2022-03-16T12:47:00Z">
        <w:r w:rsidR="00D939D2" w:rsidRPr="00247A13" w:rsidDel="00206CD3">
          <w:rPr>
            <w:rFonts w:cs="Times New Roman"/>
            <w:lang w:val="en-CA"/>
          </w:rPr>
          <w:delText>p</w:delText>
        </w:r>
      </w:del>
      <w:r w:rsidR="00D939D2" w:rsidRPr="00247A13">
        <w:rPr>
          <w:rFonts w:cs="Times New Roman"/>
          <w:lang w:val="en-CA"/>
        </w:rPr>
        <w:t>redictive models</w:t>
      </w:r>
      <w:ins w:id="519" w:author="Daniel Stewart" w:date="2022-03-16T12:47:00Z">
        <w:r w:rsidR="00D939D2">
          <w:rPr>
            <w:rFonts w:cs="Times New Roman"/>
            <w:lang w:val="en-CA"/>
          </w:rPr>
          <w:t xml:space="preserve"> were run</w:t>
        </w:r>
      </w:ins>
      <w:r w:rsidR="00D939D2" w:rsidRPr="00247A13">
        <w:rPr>
          <w:rFonts w:cs="Times New Roman"/>
          <w:lang w:val="en-CA"/>
        </w:rPr>
        <w:t xml:space="preserve"> at 1.0 m</w:t>
      </w:r>
      <w:r w:rsidR="00D939D2" w:rsidRPr="00247A13">
        <w:rPr>
          <w:rFonts w:cs="Times New Roman"/>
          <w:vertAlign w:val="superscript"/>
          <w:lang w:val="en-CA"/>
        </w:rPr>
        <w:t xml:space="preserve">2 </w:t>
      </w:r>
      <w:r w:rsidR="00D939D2" w:rsidRPr="00247A13">
        <w:rPr>
          <w:rFonts w:cs="Times New Roman"/>
          <w:lang w:val="en-CA"/>
        </w:rPr>
        <w:t>resolution, the highest resolution available based on the specifications of our predictor data</w:t>
      </w:r>
      <w:ins w:id="520" w:author="Daniel Stewart" w:date="2022-03-16T12:47:00Z">
        <w:r w:rsidR="00D939D2">
          <w:rPr>
            <w:rFonts w:cs="Times New Roman"/>
            <w:lang w:val="en-CA"/>
          </w:rPr>
          <w:t xml:space="preserve">, to account for habitat heterogeneity and </w:t>
        </w:r>
      </w:ins>
      <w:ins w:id="521" w:author="Daniel Stewart" w:date="2022-03-16T12:48:00Z">
        <w:r w:rsidR="00D939D2">
          <w:rPr>
            <w:rFonts w:cs="Times New Roman"/>
            <w:lang w:val="en-CA"/>
          </w:rPr>
          <w:t>the sensitiv</w:t>
        </w:r>
      </w:ins>
      <w:ins w:id="522" w:author="Daniel Stewart" w:date="2022-03-16T12:49:00Z">
        <w:r w:rsidR="00D939D2">
          <w:rPr>
            <w:rFonts w:cs="Times New Roman"/>
            <w:lang w:val="en-CA"/>
          </w:rPr>
          <w:t>i</w:t>
        </w:r>
      </w:ins>
      <w:ins w:id="523" w:author="Daniel Stewart" w:date="2022-03-16T12:48:00Z">
        <w:r w:rsidR="00D939D2">
          <w:rPr>
            <w:rFonts w:cs="Times New Roman"/>
            <w:lang w:val="en-CA"/>
          </w:rPr>
          <w:t xml:space="preserve">ty of estuarine plants to </w:t>
        </w:r>
      </w:ins>
      <w:r w:rsidR="00D939D2">
        <w:rPr>
          <w:rFonts w:cs="Times New Roman"/>
          <w:lang w:val="en-CA"/>
        </w:rPr>
        <w:t xml:space="preserve">small </w:t>
      </w:r>
      <w:ins w:id="524" w:author="Daniel Stewart" w:date="2022-03-16T12:48:00Z">
        <w:r w:rsidR="00D939D2">
          <w:rPr>
            <w:rFonts w:cs="Times New Roman"/>
            <w:lang w:val="en-CA"/>
          </w:rPr>
          <w:t>enviornmental changes</w:t>
        </w:r>
      </w:ins>
      <w:r w:rsidR="00D939D2" w:rsidRPr="00247A13">
        <w:rPr>
          <w:rFonts w:cs="Times New Roman"/>
          <w:lang w:val="en-CA"/>
        </w:rPr>
        <w:t xml:space="preserve">. </w:t>
      </w:r>
      <w:r w:rsidR="00D939D2" w:rsidRPr="00247A13">
        <w:rPr>
          <w:rFonts w:cs="Times New Roman"/>
          <w:noProof w:val="0"/>
          <w:lang w:val="en-CA"/>
        </w:rPr>
        <w:t>The result was a modeled marsh area of 12.3 km</w:t>
      </w:r>
      <w:r w:rsidR="00D939D2" w:rsidRPr="00247A13">
        <w:rPr>
          <w:rFonts w:cs="Times New Roman"/>
          <w:noProof w:val="0"/>
          <w:vertAlign w:val="superscript"/>
          <w:lang w:val="en-CA"/>
        </w:rPr>
        <w:t>2</w:t>
      </w:r>
      <w:r w:rsidR="00D939D2" w:rsidRPr="00247A13">
        <w:rPr>
          <w:rFonts w:cs="Times New Roman"/>
          <w:noProof w:val="0"/>
          <w:lang w:val="en-CA"/>
        </w:rPr>
        <w:t>, which at a resolution of 1.0 m</w:t>
      </w:r>
      <w:r w:rsidR="00D939D2" w:rsidRPr="00247A13">
        <w:rPr>
          <w:rFonts w:cs="Times New Roman"/>
          <w:noProof w:val="0"/>
          <w:vertAlign w:val="superscript"/>
          <w:lang w:val="en-CA"/>
        </w:rPr>
        <w:t xml:space="preserve">2 </w:t>
      </w:r>
      <w:r w:rsidR="00D939D2" w:rsidRPr="00247A13">
        <w:rPr>
          <w:rFonts w:cs="Times New Roman"/>
          <w:noProof w:val="0"/>
          <w:lang w:val="en-CA"/>
        </w:rPr>
        <w:t xml:space="preserve">represented </w:t>
      </w:r>
      <w:r w:rsidR="006F7465" w:rsidRPr="009864C9">
        <w:rPr>
          <w:rFonts w:cs="Times New Roman"/>
          <w:noProof w:val="0"/>
          <w:sz w:val="18"/>
          <w:szCs w:val="18"/>
          <w:lang w:val="en-CA"/>
        </w:rPr>
        <w:t>&gt;</w:t>
      </w:r>
      <w:r w:rsidR="006F7465">
        <w:rPr>
          <w:rFonts w:cs="Times New Roman"/>
          <w:noProof w:val="0"/>
          <w:sz w:val="18"/>
          <w:szCs w:val="18"/>
          <w:lang w:val="en-CA"/>
        </w:rPr>
        <w:t xml:space="preserve"> </w:t>
      </w:r>
      <w:r w:rsidR="00D939D2" w:rsidRPr="00247A13">
        <w:rPr>
          <w:rFonts w:cs="Times New Roman"/>
          <w:noProof w:val="0"/>
          <w:lang w:val="en-CA"/>
        </w:rPr>
        <w:t xml:space="preserve">12 million data points. </w:t>
      </w:r>
    </w:p>
    <w:p w14:paraId="01C368C7" w14:textId="4916A369" w:rsidR="00D939D2" w:rsidDel="002965B9" w:rsidRDefault="00D939D2">
      <w:pPr>
        <w:jc w:val="left"/>
        <w:rPr>
          <w:del w:id="525" w:author="Daniel Stewart" w:date="2022-03-15T20:48:00Z"/>
          <w:rFonts w:cs="Times New Roman"/>
        </w:rPr>
        <w:pPrChange w:id="526" w:author="Daniel Stewart" w:date="2022-03-15T20:48:00Z">
          <w:pPr>
            <w:ind w:firstLine="284"/>
            <w:jc w:val="left"/>
          </w:pPr>
        </w:pPrChange>
      </w:pPr>
    </w:p>
    <w:p w14:paraId="7B1079D8" w14:textId="77777777" w:rsidR="00603115" w:rsidRPr="00247A13" w:rsidRDefault="00603115" w:rsidP="00E13EBB">
      <w:pPr>
        <w:pStyle w:val="Heading3"/>
        <w:rPr>
          <w:lang w:val="en-CA"/>
        </w:rPr>
      </w:pPr>
      <w:r w:rsidRPr="00247A13">
        <w:rPr>
          <w:lang w:val="en-CA"/>
        </w:rPr>
        <w:t>Habitat Suitability</w:t>
      </w:r>
    </w:p>
    <w:p w14:paraId="473E5AC8" w14:textId="3E686FBF" w:rsidR="00603115" w:rsidRPr="00247A13" w:rsidDel="00295961" w:rsidRDefault="003D0189" w:rsidP="007C3CD7">
      <w:pPr>
        <w:ind w:firstLine="284"/>
        <w:jc w:val="left"/>
        <w:rPr>
          <w:del w:id="527" w:author="Daniel Stewart" w:date="2022-03-16T12:53:00Z"/>
          <w:rFonts w:cs="Times New Roman"/>
        </w:rPr>
      </w:pPr>
      <w:del w:id="528" w:author="Daniel Stewart" w:date="2022-03-16T12:56:00Z">
        <w:r w:rsidRPr="00247A13" w:rsidDel="00295961">
          <w:rPr>
            <w:rFonts w:cs="Times New Roman"/>
            <w:noProof w:val="0"/>
            <w:lang w:val="en-CA"/>
          </w:rPr>
          <w:delText>Habitat suitability</w:delText>
        </w:r>
        <w:r w:rsidR="00603115" w:rsidRPr="00247A13" w:rsidDel="00295961">
          <w:rPr>
            <w:rFonts w:cs="Times New Roman"/>
            <w:noProof w:val="0"/>
            <w:lang w:val="en-CA"/>
          </w:rPr>
          <w:delText xml:space="preserve"> models </w:delText>
        </w:r>
        <w:r w:rsidR="00603115" w:rsidRPr="00247A13" w:rsidDel="00295961">
          <w:rPr>
            <w:rFonts w:cs="Times New Roman"/>
          </w:rPr>
          <w:delText>are dependent on presence or abundance data that can be related to various environmental predictors</w:delText>
        </w:r>
        <w:r w:rsidR="00426ADC" w:rsidRPr="00247A13" w:rsidDel="00295961">
          <w:rPr>
            <w:rFonts w:cs="Times New Roman"/>
          </w:rPr>
          <w:delText>; a</w:delText>
        </w:r>
        <w:r w:rsidR="00603115" w:rsidRPr="00247A13" w:rsidDel="00295961">
          <w:rPr>
            <w:rFonts w:cs="Times New Roman"/>
          </w:rPr>
          <w:delText xml:space="preserve">ccurate presence data </w:delText>
        </w:r>
        <w:r w:rsidR="00624CD4" w:rsidRPr="00247A13" w:rsidDel="00295961">
          <w:rPr>
            <w:rFonts w:cs="Times New Roman"/>
          </w:rPr>
          <w:delText>are critical</w:delText>
        </w:r>
        <w:r w:rsidR="00603115" w:rsidRPr="00247A13" w:rsidDel="00295961">
          <w:rPr>
            <w:rFonts w:cs="Times New Roman"/>
          </w:rPr>
          <w:delText xml:space="preserve">. </w:delText>
        </w:r>
      </w:del>
      <w:del w:id="529" w:author="Daniel Stewart" w:date="2022-03-16T12:50:00Z">
        <w:r w:rsidR="00624CD4" w:rsidRPr="00247A13" w:rsidDel="00206CD3">
          <w:rPr>
            <w:rFonts w:cs="Times New Roman"/>
          </w:rPr>
          <w:delText>Thus</w:delText>
        </w:r>
        <w:r w:rsidR="00603115" w:rsidRPr="00247A13" w:rsidDel="00206CD3">
          <w:rPr>
            <w:rFonts w:cs="Times New Roman"/>
          </w:rPr>
          <w:delText xml:space="preserve">, we refrained from using the outputs of our </w:delText>
        </w:r>
        <w:r w:rsidR="004B5936" w:rsidRPr="00247A13" w:rsidDel="00206CD3">
          <w:rPr>
            <w:rFonts w:cs="Times New Roman"/>
          </w:rPr>
          <w:delText>s</w:delText>
        </w:r>
        <w:r w:rsidR="000B367F" w:rsidRPr="00247A13" w:rsidDel="00206CD3">
          <w:rPr>
            <w:rFonts w:cs="Times New Roman"/>
          </w:rPr>
          <w:delText xml:space="preserve">pectral </w:delText>
        </w:r>
        <w:r w:rsidR="004B5936" w:rsidRPr="00247A13" w:rsidDel="00206CD3">
          <w:rPr>
            <w:rFonts w:cs="Times New Roman"/>
          </w:rPr>
          <w:delText>a</w:delText>
        </w:r>
        <w:r w:rsidR="000B367F" w:rsidRPr="00247A13" w:rsidDel="00206CD3">
          <w:rPr>
            <w:rFonts w:cs="Times New Roman"/>
          </w:rPr>
          <w:delText xml:space="preserve">nalysis </w:delText>
        </w:r>
        <w:r w:rsidR="00603115" w:rsidRPr="00247A13" w:rsidDel="00206CD3">
          <w:rPr>
            <w:rFonts w:cs="Times New Roman"/>
          </w:rPr>
          <w:delText>(see 2.2) as a proxy for presence data, as it would introduce error into our</w:delText>
        </w:r>
        <w:r w:rsidR="0046753B" w:rsidRPr="00247A13" w:rsidDel="00206CD3">
          <w:rPr>
            <w:rFonts w:cs="Times New Roman"/>
          </w:rPr>
          <w:delText xml:space="preserve"> </w:delText>
        </w:r>
        <w:r w:rsidRPr="00247A13" w:rsidDel="00206CD3">
          <w:rPr>
            <w:rFonts w:cs="Times New Roman"/>
          </w:rPr>
          <w:delText xml:space="preserve">suitability </w:delText>
        </w:r>
        <w:r w:rsidR="00603115" w:rsidRPr="00247A13" w:rsidDel="00206CD3">
          <w:rPr>
            <w:rFonts w:cs="Times New Roman"/>
          </w:rPr>
          <w:delText xml:space="preserve">predictions. </w:delText>
        </w:r>
      </w:del>
      <w:r w:rsidR="00603115" w:rsidRPr="00247A13">
        <w:rPr>
          <w:rFonts w:cs="Times New Roman"/>
        </w:rPr>
        <w:t>Verified</w:t>
      </w:r>
      <w:r w:rsidR="009C6AF6">
        <w:rPr>
          <w:rFonts w:cs="Times New Roman"/>
        </w:rPr>
        <w:t xml:space="preserve"> non-native cattail</w:t>
      </w:r>
      <w:r w:rsidR="00603115" w:rsidRPr="00247A13">
        <w:rPr>
          <w:rFonts w:cs="Times New Roman"/>
        </w:rPr>
        <w:t xml:space="preserve"> occurrence data</w:t>
      </w:r>
      <w:r w:rsidR="009C6AF6">
        <w:rPr>
          <w:rFonts w:cs="Times New Roman"/>
        </w:rPr>
        <w:t xml:space="preserve"> </w:t>
      </w:r>
      <w:r w:rsidR="007D3240">
        <w:rPr>
          <w:rFonts w:cs="Times New Roman"/>
        </w:rPr>
        <w:t xml:space="preserve">were </w:t>
      </w:r>
      <w:r w:rsidR="00603115" w:rsidRPr="00247A13">
        <w:rPr>
          <w:rFonts w:cs="Times New Roman"/>
        </w:rPr>
        <w:t>not available</w:t>
      </w:r>
      <w:r w:rsidR="007D3240">
        <w:rPr>
          <w:rFonts w:cs="Times New Roman"/>
        </w:rPr>
        <w:t xml:space="preserve"> from external sources</w:t>
      </w:r>
      <w:r w:rsidR="009C6AF6">
        <w:rPr>
          <w:rFonts w:cs="Times New Roman"/>
        </w:rPr>
        <w:t xml:space="preserve"> due to data deficiency</w:t>
      </w:r>
      <w:r w:rsidR="00603115" w:rsidRPr="00247A13">
        <w:rPr>
          <w:rFonts w:cs="Times New Roman"/>
        </w:rPr>
        <w:t>, so we used our personal observations</w:t>
      </w:r>
      <w:r w:rsidR="007D3240">
        <w:rPr>
          <w:rFonts w:cs="Times New Roman"/>
        </w:rPr>
        <w:t xml:space="preserve"> </w:t>
      </w:r>
      <w:r w:rsidR="00603115" w:rsidRPr="00247A13">
        <w:rPr>
          <w:rFonts w:cs="Times New Roman"/>
        </w:rPr>
        <w:t xml:space="preserve">from </w:t>
      </w:r>
      <w:r w:rsidR="00076A0C">
        <w:rPr>
          <w:rFonts w:cs="Times New Roman"/>
        </w:rPr>
        <w:t xml:space="preserve">work related to this study, and from </w:t>
      </w:r>
      <w:r w:rsidR="006F7465" w:rsidRPr="009864C9">
        <w:rPr>
          <w:rFonts w:cs="Times New Roman"/>
          <w:noProof w:val="0"/>
          <w:sz w:val="18"/>
          <w:szCs w:val="18"/>
          <w:lang w:val="en-CA"/>
        </w:rPr>
        <w:t>&gt;</w:t>
      </w:r>
      <w:r w:rsidR="006F7465">
        <w:rPr>
          <w:rFonts w:cs="Times New Roman"/>
          <w:noProof w:val="0"/>
          <w:sz w:val="18"/>
          <w:szCs w:val="18"/>
          <w:lang w:val="en-CA"/>
        </w:rPr>
        <w:t xml:space="preserve"> </w:t>
      </w:r>
      <w:r w:rsidR="00603115" w:rsidRPr="00247A13">
        <w:rPr>
          <w:rFonts w:cs="Times New Roman"/>
        </w:rPr>
        <w:t xml:space="preserve">5 years of </w:t>
      </w:r>
      <w:r w:rsidR="00076A0C">
        <w:rPr>
          <w:rFonts w:cs="Times New Roman"/>
        </w:rPr>
        <w:t xml:space="preserve">previous </w:t>
      </w:r>
      <w:r w:rsidR="00603115" w:rsidRPr="00247A13">
        <w:rPr>
          <w:rFonts w:cs="Times New Roman"/>
        </w:rPr>
        <w:t>fiel</w:t>
      </w:r>
      <w:r w:rsidR="00076A0C">
        <w:rPr>
          <w:rFonts w:cs="Times New Roman"/>
        </w:rPr>
        <w:t xml:space="preserve">dwork </w:t>
      </w:r>
      <w:del w:id="530" w:author="Daniel Stewart" w:date="2022-03-16T12:50:00Z">
        <w:r w:rsidR="00603115" w:rsidRPr="00247A13" w:rsidDel="00206CD3">
          <w:rPr>
            <w:rFonts w:cs="Times New Roman"/>
          </w:rPr>
          <w:delText xml:space="preserve">experience </w:delText>
        </w:r>
      </w:del>
      <w:r w:rsidR="00603115" w:rsidRPr="00247A13">
        <w:rPr>
          <w:rFonts w:cs="Times New Roman"/>
        </w:rPr>
        <w:t xml:space="preserve">in </w:t>
      </w:r>
      <w:del w:id="531" w:author="Daniel Stewart" w:date="2022-03-16T12:50:00Z">
        <w:r w:rsidR="00603115" w:rsidRPr="00247A13" w:rsidDel="00206CD3">
          <w:rPr>
            <w:rFonts w:cs="Times New Roman"/>
          </w:rPr>
          <w:delText xml:space="preserve">the </w:delText>
        </w:r>
      </w:del>
      <w:r w:rsidR="00603115" w:rsidRPr="00247A13">
        <w:rPr>
          <w:rFonts w:cs="Times New Roman"/>
        </w:rPr>
        <w:t>FRE</w:t>
      </w:r>
      <w:ins w:id="532" w:author="Daniel Stewart" w:date="2022-03-16T12:50:00Z">
        <w:r w:rsidR="00206CD3">
          <w:rPr>
            <w:rFonts w:cs="Times New Roman"/>
          </w:rPr>
          <w:t xml:space="preserve"> marshes</w:t>
        </w:r>
      </w:ins>
      <w:r w:rsidR="00076A0C">
        <w:rPr>
          <w:rFonts w:cs="Times New Roman"/>
        </w:rPr>
        <w:t>, for example a study that involved &gt;</w:t>
      </w:r>
      <w:r w:rsidR="00D1318D">
        <w:rPr>
          <w:rFonts w:cs="Times New Roman"/>
        </w:rPr>
        <w:t xml:space="preserve"> </w:t>
      </w:r>
      <w:r w:rsidR="00076A0C">
        <w:rPr>
          <w:rFonts w:cs="Times New Roman"/>
        </w:rPr>
        <w:t xml:space="preserve">50 tidal marsh creation sites and several reference marshes throughout </w:t>
      </w:r>
      <w:r w:rsidR="00076A0C">
        <w:rPr>
          <w:rFonts w:cs="Times New Roman"/>
        </w:rPr>
        <w:lastRenderedPageBreak/>
        <w:t xml:space="preserve">the study area in 2015 </w:t>
      </w:r>
      <w:r w:rsidR="00076A0C">
        <w:rPr>
          <w:rFonts w:cs="Times New Roman"/>
        </w:rPr>
        <w:fldChar w:fldCharType="begin"/>
      </w:r>
      <w:r w:rsidR="00076A0C">
        <w:rPr>
          <w:rFonts w:cs="Times New Roman"/>
        </w:rPr>
        <w:instrText xml:space="preserve"> ADDIN ZOTERO_ITEM CSL_CITATION {"citationID":"AkSzYEH9","properties":{"formattedCitation":"(Lievesley et al. 2016)","plainCitation":"(Lievesley et al. 2016)","noteIndex":0},"citationItems":[{"id":430,"uris":["http://zotero.org/users/6112721/items/6X2F3V6N"],"itemData":{"id":430,"type":"report","language":"en","page":"1-63","source":"Zotero","title":"Assessing habitat compensation and examining limitations to native plant establishment in the lower Fraser River Estuary","URL":"https://www.cmnbc.ca/wp-content/uploads/2018/11/Assessing-Habitat-Compensation_2016Appendix-I-IV.pdf","author":[{"family":"Lievesley","given":"Megan"},{"family":"Stewart","given":"Daniel"},{"family":"Knight","given":"Rob"},{"family":"Mason","given":"Brad"}],"issued":{"date-parts":[["2016"]]}}}],"schema":"https://github.com/citation-style-language/schema/raw/master/csl-citation.json"} </w:instrText>
      </w:r>
      <w:r w:rsidR="00076A0C">
        <w:rPr>
          <w:rFonts w:cs="Times New Roman"/>
        </w:rPr>
        <w:fldChar w:fldCharType="separate"/>
      </w:r>
      <w:r w:rsidR="00076A0C">
        <w:rPr>
          <w:rFonts w:cs="Times New Roman"/>
        </w:rPr>
        <w:t>(Lievesley et al. 2016)</w:t>
      </w:r>
      <w:r w:rsidR="00076A0C">
        <w:rPr>
          <w:rFonts w:cs="Times New Roman"/>
        </w:rPr>
        <w:fldChar w:fldCharType="end"/>
      </w:r>
      <w:r w:rsidR="00603115" w:rsidRPr="00247A13">
        <w:rPr>
          <w:rFonts w:cs="Times New Roman"/>
        </w:rPr>
        <w:t xml:space="preserve">. Given that </w:t>
      </w:r>
      <w:r w:rsidR="00D1318D">
        <w:rPr>
          <w:rFonts w:cs="Times New Roman"/>
        </w:rPr>
        <w:t xml:space="preserve">observations were recorded throughout our study area in both </w:t>
      </w:r>
      <w:r w:rsidR="00076A0C">
        <w:rPr>
          <w:rFonts w:cs="Times New Roman"/>
        </w:rPr>
        <w:t xml:space="preserve">remote and accessible habitats </w:t>
      </w:r>
      <w:r w:rsidR="00D1318D">
        <w:rPr>
          <w:rFonts w:cs="Times New Roman"/>
        </w:rPr>
        <w:t>over this 5-year span</w:t>
      </w:r>
      <w:ins w:id="533" w:author="Daniel Stewart" w:date="2022-03-15T20:49:00Z">
        <w:r w:rsidR="002965B9">
          <w:rPr>
            <w:rFonts w:cs="Times New Roman"/>
          </w:rPr>
          <w:t xml:space="preserve">, </w:t>
        </w:r>
      </w:ins>
      <w:del w:id="534" w:author="Daniel Stewart" w:date="2022-03-15T20:49:00Z">
        <w:r w:rsidR="00603115" w:rsidRPr="00247A13" w:rsidDel="002965B9">
          <w:rPr>
            <w:rFonts w:cs="Times New Roman"/>
          </w:rPr>
          <w:delText xml:space="preserve"> </w:delText>
        </w:r>
        <w:bookmarkStart w:id="535" w:name="ZOTERO_BREF_5ZzQtbEifRKh"/>
        <w:r w:rsidR="004B5936" w:rsidRPr="00247A13" w:rsidDel="002965B9">
          <w:rPr>
            <w:rFonts w:cs="Times New Roman"/>
          </w:rPr>
          <w:delText>(Lievesley et al. 2016)</w:delText>
        </w:r>
        <w:bookmarkEnd w:id="535"/>
        <w:r w:rsidR="00603115" w:rsidRPr="00247A13" w:rsidDel="002965B9">
          <w:rPr>
            <w:rFonts w:cs="Times New Roman"/>
          </w:rPr>
          <w:delText xml:space="preserve">, </w:delText>
        </w:r>
      </w:del>
      <w:r w:rsidR="00603115" w:rsidRPr="00247A13">
        <w:rPr>
          <w:rFonts w:cs="Times New Roman"/>
        </w:rPr>
        <w:t xml:space="preserve">we concluded that </w:t>
      </w:r>
      <w:r w:rsidR="00D1318D">
        <w:rPr>
          <w:rFonts w:cs="Times New Roman"/>
        </w:rPr>
        <w:t xml:space="preserve">any </w:t>
      </w:r>
      <w:r w:rsidR="00603115" w:rsidRPr="00247A13">
        <w:rPr>
          <w:rFonts w:cs="Times New Roman"/>
        </w:rPr>
        <w:t xml:space="preserve">effects of spatial bias </w:t>
      </w:r>
      <w:r w:rsidR="009C451D" w:rsidRPr="00247A13">
        <w:rPr>
          <w:rFonts w:cs="Times New Roman"/>
        </w:rPr>
        <w:t>were marginal</w:t>
      </w:r>
      <w:r w:rsidR="00603115" w:rsidRPr="00247A13">
        <w:rPr>
          <w:rFonts w:cs="Times New Roman"/>
        </w:rPr>
        <w:t xml:space="preserve">. The high resolution of our model resulted in 344,846 presence data points produced from our 239 verified polygons. To improve processing performance we selected a randomized subsample of 100,000 data points for use in the model, after comparing the processing time and model performances of models that included 1,000, 10,000, 100,000 and all data points. </w:t>
      </w:r>
    </w:p>
    <w:p w14:paraId="3E2D74D6" w14:textId="2DE45A7A" w:rsidR="00603115" w:rsidRDefault="00603115" w:rsidP="007C3CD7">
      <w:pPr>
        <w:ind w:firstLine="284"/>
        <w:jc w:val="left"/>
        <w:rPr>
          <w:rFonts w:cs="Times New Roman"/>
        </w:rPr>
      </w:pPr>
      <w:del w:id="536" w:author="Daniel Stewart" w:date="2022-03-16T12:53:00Z">
        <w:r w:rsidRPr="00247A13" w:rsidDel="00295961">
          <w:rPr>
            <w:rFonts w:cs="Times New Roman"/>
          </w:rPr>
          <w:delText>Though presence data were ascertained from our personal field records, a</w:delText>
        </w:r>
      </w:del>
      <w:ins w:id="537" w:author="Daniel Stewart" w:date="2022-03-16T12:53:00Z">
        <w:r w:rsidR="00295961">
          <w:rPr>
            <w:rFonts w:cs="Times New Roman"/>
          </w:rPr>
          <w:t>A</w:t>
        </w:r>
      </w:ins>
      <w:r w:rsidRPr="00247A13">
        <w:rPr>
          <w:rFonts w:cs="Times New Roman"/>
        </w:rPr>
        <w:t>ccurate and spatially-unbiased absence points were unavailable without additional surveys,</w:t>
      </w:r>
      <w:r w:rsidR="004754EE">
        <w:rPr>
          <w:rFonts w:cs="Times New Roman"/>
        </w:rPr>
        <w:t xml:space="preserve"> so</w:t>
      </w:r>
      <w:r w:rsidRPr="00247A13">
        <w:rPr>
          <w:rFonts w:cs="Times New Roman"/>
        </w:rPr>
        <w:t xml:space="preserve"> we </w:t>
      </w:r>
      <w:del w:id="538" w:author="Daniel Stewart" w:date="2022-03-16T12:53:00Z">
        <w:r w:rsidRPr="00247A13" w:rsidDel="00295961">
          <w:rPr>
            <w:rFonts w:cs="Times New Roman"/>
          </w:rPr>
          <w:delText xml:space="preserve">created and </w:delText>
        </w:r>
      </w:del>
      <w:r w:rsidRPr="00247A13">
        <w:rPr>
          <w:rFonts w:cs="Times New Roman"/>
        </w:rPr>
        <w:t>u</w:t>
      </w:r>
      <w:ins w:id="539" w:author="Daniel Stewart" w:date="2022-03-16T12:53:00Z">
        <w:r w:rsidR="00295961">
          <w:rPr>
            <w:rFonts w:cs="Times New Roman"/>
          </w:rPr>
          <w:t xml:space="preserve">sed </w:t>
        </w:r>
      </w:ins>
      <w:del w:id="540" w:author="Daniel Stewart" w:date="2022-03-16T12:53:00Z">
        <w:r w:rsidRPr="00247A13" w:rsidDel="00295961">
          <w:rPr>
            <w:rFonts w:cs="Times New Roman"/>
          </w:rPr>
          <w:delText xml:space="preserve">tilized </w:delText>
        </w:r>
      </w:del>
      <w:r w:rsidRPr="00247A13">
        <w:rPr>
          <w:rFonts w:cs="Times New Roman"/>
        </w:rPr>
        <w:t xml:space="preserve">background data, which characterizes the environmental conditions of the modeled area, regardless of whether cattail is present or not </w:t>
      </w:r>
      <w:r w:rsidR="007E2489">
        <w:rPr>
          <w:rFonts w:cs="Times New Roman"/>
        </w:rPr>
        <w:fldChar w:fldCharType="begin"/>
      </w:r>
      <w:r w:rsidR="007E2489">
        <w:rPr>
          <w:rFonts w:cs="Times New Roman"/>
        </w:rPr>
        <w:instrText xml:space="preserve"> ADDIN ZOTERO_ITEM CSL_CITATION {"citationID":"UetyM98j","properties":{"formattedCitation":"(Phillips et al. 2009)","plainCitation":"(Phillips et al. 2009)","noteIndex":0},"citationItems":[{"id":643,"uris":["http://zotero.org/users/6112721/items/G2PYTL8A"],"itemData":{"id":643,"type":"article-journal","abstract":"Most methods for modeling species distributions from occurrence records require additional data representing the range of environmental conditions in the modeled region. These data, called background or pseudo-absence data, are usually drawn at random from the entire region, whereas occurrence collection is often spatially biased toward easily accessed areas. Since the spatial bias generally results in environmental bias, the difference between occurrence collection and background sampling may lead to inaccurate models. To correct the estimation, we propose choosing background data with the same bias as occurrence data. We investigate theoretical and practical implications of this approach. Accurate information about spatial bias is usually lacking, so explicit biased sampling of background sites may not be possible. However, it is likely that an entire target group of species observed by similar methods will share similar bias. We therefore explore the use of all occurrences within a target group as biased background data. We compare model performance using target-group background and randomly sampled background on a comprehensive collection of data for 226 species from diverse regions of the world. We find that target-group background improves average performance for all the modeling methods we consider, with the choice of background data having as large an effect on predictive performance as the choice of modeling method. The performance improvement due to target-group background is greatest when there is strong bias in the target-group presence records. Our approach applies to regression-based modeling methods that have been adapted for use with occurrence data, such as generalized linear or additive models and boosted regression trees, and to Maxent, a probability density estimation method. We argue that increased awareness of the implications of spatial bias in surveys, and possible modeling remedies, will substantially improve predictions of species distributions.","archive":"JSTOR","container-title":"Ecological Applications","ISSN":"1051-0761","issue":"1","note":"publisher: [Wiley, Ecological Society of America]","page":"181-197","source":"JSTOR","title":"Sample Selection Bias and Presence-Only Distribution Models: Implications for Background and Pseudo-Absence Data","title-short":"Sample Selection Bias and Presence-Only Distribution Models","volume":"19","author":[{"family":"Phillips","given":"Steven J."},{"family":"Dudik","given":"Miroslav"},{"family":"Elith","given":"Jane"},{"family":"Graham","given":"Catherine H."},{"family":"Lehmann","given":"Anthony"},{"family":"Leathwick","given":"John"},{"family":"Ferrier","given":"Simon"}],"issued":{"date-parts":[["2009"]]}}}],"schema":"https://github.com/citation-style-language/schema/raw/master/csl-citation.json"}  </w:instrText>
      </w:r>
      <w:r w:rsidR="007E2489">
        <w:rPr>
          <w:rFonts w:cs="Times New Roman"/>
        </w:rPr>
        <w:fldChar w:fldCharType="separate"/>
      </w:r>
      <w:r w:rsidR="007E2489">
        <w:rPr>
          <w:rFonts w:cs="Times New Roman"/>
        </w:rPr>
        <w:t>(Phillips et al. 2009)</w:t>
      </w:r>
      <w:r w:rsidR="007E2489">
        <w:rPr>
          <w:rFonts w:cs="Times New Roman"/>
        </w:rPr>
        <w:fldChar w:fldCharType="end"/>
      </w:r>
      <w:r w:rsidRPr="00247A13">
        <w:rPr>
          <w:rFonts w:cs="Times New Roman"/>
        </w:rPr>
        <w:t xml:space="preserve">. </w:t>
      </w:r>
      <w:r w:rsidR="004754EE">
        <w:rPr>
          <w:rFonts w:cs="Times New Roman"/>
        </w:rPr>
        <w:t>I</w:t>
      </w:r>
      <w:r w:rsidRPr="00247A13">
        <w:rPr>
          <w:rFonts w:cs="Times New Roman"/>
        </w:rPr>
        <w:t xml:space="preserve">dentically-sized datasets </w:t>
      </w:r>
      <w:r w:rsidR="00994678" w:rsidRPr="00247A13">
        <w:rPr>
          <w:rFonts w:cs="Times New Roman"/>
        </w:rPr>
        <w:t>are</w:t>
      </w:r>
      <w:r w:rsidRPr="00247A13">
        <w:rPr>
          <w:rFonts w:cs="Times New Roman"/>
        </w:rPr>
        <w:t xml:space="preserve"> optimal for regression and machine learning models </w:t>
      </w:r>
      <w:r w:rsidR="007E2489">
        <w:rPr>
          <w:rFonts w:cs="Times New Roman"/>
        </w:rPr>
        <w:fldChar w:fldCharType="begin"/>
      </w:r>
      <w:r w:rsidR="007E2489">
        <w:rPr>
          <w:rFonts w:cs="Times New Roman"/>
        </w:rPr>
        <w:instrText xml:space="preserve"> ADDIN ZOTERO_ITEM CSL_CITATION {"citationID":"z8wuABXk","properties":{"formattedCitation":"(Barbet-Massin et al. 2012)","plainCitation":"(Barbet-Massin et al. 2012)","noteIndex":0},"citationItems":[{"id":646,"uris":["http://zotero.org/users/6112721/items/CK6A9GDN"],"itemData":{"id":646,"type":"article-journal","container-title":"Methods in Ecology and Evolution","DOI":"10.1111/j.2041-210X.2011.00172.x","ISSN":"2041210X","issue":"2","language":"en","page":"327-338","source":"DOI.org (Crossref)","title":"Selecting pseudo-absences for species distribution models: how, where and how many?: How to use pseudo-absences in niche modelling?","title-short":"Selecting pseudo-absences for species distribution models","volume":"3","author":[{"family":"Barbet-Massin","given":"Morgane"},{"family":"Jiguet","given":"Frédéric"},{"family":"Albert","given":"Cécile Hélène"},{"family":"Thuiller","given":"Wilfried"}],"issued":{"date-parts":[["2012",4]]}}}],"schema":"https://github.com/citation-style-language/schema/raw/master/csl-citation.json"}  </w:instrText>
      </w:r>
      <w:r w:rsidR="007E2489">
        <w:rPr>
          <w:rFonts w:cs="Times New Roman"/>
        </w:rPr>
        <w:fldChar w:fldCharType="separate"/>
      </w:r>
      <w:r w:rsidR="007E2489">
        <w:rPr>
          <w:rFonts w:cs="Times New Roman"/>
        </w:rPr>
        <w:t>(Barbet-Massin et al. 2012)</w:t>
      </w:r>
      <w:r w:rsidR="007E2489">
        <w:rPr>
          <w:rFonts w:cs="Times New Roman"/>
        </w:rPr>
        <w:fldChar w:fldCharType="end"/>
      </w:r>
      <w:r w:rsidR="00994678" w:rsidRPr="00247A13">
        <w:rPr>
          <w:rFonts w:cs="Times New Roman"/>
        </w:rPr>
        <w:t xml:space="preserve">, </w:t>
      </w:r>
      <w:r w:rsidR="004754EE">
        <w:rPr>
          <w:rFonts w:cs="Times New Roman"/>
        </w:rPr>
        <w:t xml:space="preserve">so </w:t>
      </w:r>
      <w:r w:rsidR="00994678" w:rsidRPr="00247A13">
        <w:rPr>
          <w:rFonts w:cs="Times New Roman"/>
        </w:rPr>
        <w:t xml:space="preserve">we </w:t>
      </w:r>
      <w:r w:rsidR="00744FFD" w:rsidRPr="00247A13">
        <w:rPr>
          <w:rFonts w:cs="Times New Roman"/>
        </w:rPr>
        <w:t>randomly selected 100,000 data points within our study area to match our presence data sub-sample</w:t>
      </w:r>
      <w:r w:rsidRPr="00247A13">
        <w:rPr>
          <w:rFonts w:cs="Times New Roman"/>
        </w:rPr>
        <w:t>.</w:t>
      </w:r>
    </w:p>
    <w:p w14:paraId="34D3B604" w14:textId="6FDC6C1F" w:rsidR="00D939D2" w:rsidRPr="00B45504" w:rsidRDefault="00D32501" w:rsidP="00D939D2">
      <w:pPr>
        <w:ind w:firstLine="284"/>
        <w:jc w:val="left"/>
        <w:rPr>
          <w:ins w:id="541" w:author="Daniel Stewart" w:date="2022-03-16T16:30:00Z"/>
          <w:rFonts w:cs="Times New Roman"/>
          <w:noProof w:val="0"/>
          <w:lang w:val="en-CA"/>
        </w:rPr>
      </w:pPr>
      <w:r w:rsidRPr="00D32501">
        <w:rPr>
          <w:rFonts w:cs="Times New Roman"/>
          <w:noProof w:val="0"/>
          <w:color w:val="000000" w:themeColor="text1"/>
          <w:lang w:val="en-CA"/>
        </w:rPr>
        <w:t xml:space="preserve">Environmental variables were limited to datasets that were </w:t>
      </w:r>
      <w:r>
        <w:rPr>
          <w:rFonts w:cs="Times New Roman"/>
          <w:noProof w:val="0"/>
          <w:color w:val="000000" w:themeColor="text1"/>
          <w:lang w:val="en-CA"/>
        </w:rPr>
        <w:t>both relevant</w:t>
      </w:r>
      <w:ins w:id="542" w:author="Daniel Stewart" w:date="2022-03-16T16:30:00Z">
        <w:r w:rsidR="00D939D2" w:rsidRPr="00D32501">
          <w:rPr>
            <w:rFonts w:cs="Times New Roman"/>
            <w:noProof w:val="0"/>
            <w:color w:val="000000" w:themeColor="text1"/>
            <w:lang w:val="en-CA"/>
            <w:rPrChange w:id="543" w:author="Daniel Stewart" w:date="2022-03-16T16:30:00Z">
              <w:rPr>
                <w:rFonts w:cs="Times New Roman"/>
                <w:noProof w:val="0"/>
                <w:lang w:val="en-CA"/>
              </w:rPr>
            </w:rPrChange>
          </w:rPr>
          <w:t xml:space="preserve"> </w:t>
        </w:r>
      </w:ins>
      <w:r w:rsidR="00D1318D">
        <w:rPr>
          <w:rFonts w:cs="Times New Roman"/>
          <w:noProof w:val="0"/>
          <w:color w:val="000000" w:themeColor="text1"/>
          <w:lang w:val="en-CA"/>
        </w:rPr>
        <w:t>estu</w:t>
      </w:r>
      <w:r w:rsidR="00086331">
        <w:rPr>
          <w:rFonts w:cs="Times New Roman"/>
          <w:noProof w:val="0"/>
          <w:color w:val="000000" w:themeColor="text1"/>
          <w:lang w:val="en-CA"/>
        </w:rPr>
        <w:t xml:space="preserve">arine </w:t>
      </w:r>
      <w:r w:rsidR="00D1318D">
        <w:rPr>
          <w:rFonts w:cs="Times New Roman"/>
          <w:noProof w:val="0"/>
          <w:color w:val="000000" w:themeColor="text1"/>
          <w:lang w:val="en-CA"/>
        </w:rPr>
        <w:t>plant d</w:t>
      </w:r>
      <w:r w:rsidR="00086331">
        <w:rPr>
          <w:rFonts w:cs="Times New Roman"/>
          <w:noProof w:val="0"/>
          <w:color w:val="000000" w:themeColor="text1"/>
          <w:lang w:val="en-CA"/>
        </w:rPr>
        <w:t>istributions</w:t>
      </w:r>
      <w:r w:rsidR="00D1318D">
        <w:rPr>
          <w:rFonts w:cs="Times New Roman"/>
          <w:noProof w:val="0"/>
          <w:color w:val="000000" w:themeColor="text1"/>
          <w:lang w:val="en-CA"/>
        </w:rPr>
        <w:t xml:space="preserve"> </w:t>
      </w:r>
      <w:ins w:id="544" w:author="Daniel Stewart" w:date="2022-03-16T16:30:00Z">
        <w:r w:rsidR="00D939D2" w:rsidRPr="00D32501">
          <w:rPr>
            <w:rFonts w:cs="Times New Roman"/>
            <w:noProof w:val="0"/>
            <w:color w:val="000000" w:themeColor="text1"/>
            <w:lang w:val="en-CA"/>
            <w:rPrChange w:id="545" w:author="Daniel Stewart" w:date="2022-03-16T16:30:00Z">
              <w:rPr>
                <w:rFonts w:cs="Times New Roman"/>
                <w:noProof w:val="0"/>
                <w:lang w:val="en-CA"/>
              </w:rPr>
            </w:rPrChange>
          </w:rPr>
          <w:t xml:space="preserve">and available, </w:t>
        </w:r>
      </w:ins>
      <w:r w:rsidR="00A224EC">
        <w:rPr>
          <w:rFonts w:cs="Times New Roman"/>
          <w:noProof w:val="0"/>
          <w:color w:val="000000" w:themeColor="text1"/>
          <w:lang w:val="en-CA"/>
        </w:rPr>
        <w:t>which included</w:t>
      </w:r>
      <w:ins w:id="546" w:author="Daniel Stewart" w:date="2022-03-16T16:30:00Z">
        <w:r w:rsidR="00D939D2" w:rsidRPr="00D32501">
          <w:rPr>
            <w:rFonts w:cs="Times New Roman"/>
            <w:noProof w:val="0"/>
            <w:color w:val="000000" w:themeColor="text1"/>
            <w:lang w:val="en-CA"/>
            <w:rPrChange w:id="547" w:author="Daniel Stewart" w:date="2022-03-16T16:30:00Z">
              <w:rPr>
                <w:rFonts w:cs="Times New Roman"/>
                <w:noProof w:val="0"/>
                <w:lang w:val="en-CA"/>
              </w:rPr>
            </w:rPrChange>
          </w:rPr>
          <w:t xml:space="preserve"> </w:t>
        </w:r>
        <w:commentRangeStart w:id="548"/>
        <w:r w:rsidR="00D939D2" w:rsidRPr="00D32501">
          <w:rPr>
            <w:rFonts w:cs="Times New Roman"/>
            <w:noProof w:val="0"/>
            <w:color w:val="000000" w:themeColor="text1"/>
            <w:lang w:val="en-CA"/>
            <w:rPrChange w:id="549" w:author="Daniel Stewart" w:date="2022-03-16T16:30:00Z">
              <w:rPr>
                <w:rFonts w:cs="Times New Roman"/>
                <w:noProof w:val="0"/>
                <w:lang w:val="en-CA"/>
              </w:rPr>
            </w:rPrChange>
          </w:rPr>
          <w:t xml:space="preserve">elevation, proximity to nearest channel, and percent sand. </w:t>
        </w:r>
      </w:ins>
      <w:commentRangeEnd w:id="548"/>
      <w:r w:rsidR="00D1318D">
        <w:rPr>
          <w:rStyle w:val="CommentReference"/>
        </w:rPr>
        <w:commentReference w:id="548"/>
      </w:r>
      <w:ins w:id="550" w:author="Daniel Stewart" w:date="2022-03-16T16:30:00Z">
        <w:r w:rsidR="00D939D2" w:rsidRPr="00D32501">
          <w:rPr>
            <w:rFonts w:cs="Times New Roman"/>
            <w:noProof w:val="0"/>
            <w:color w:val="000000" w:themeColor="text1"/>
            <w:lang w:val="en-CA"/>
            <w:rPrChange w:id="551" w:author="Daniel Stewart" w:date="2022-03-16T16:30:00Z">
              <w:rPr>
                <w:rFonts w:cs="Times New Roman"/>
                <w:noProof w:val="0"/>
                <w:lang w:val="en-CA"/>
              </w:rPr>
            </w:rPrChange>
          </w:rPr>
          <w:t xml:space="preserve">Elevation data were comprised of a 1 m gridded bare earth DEM provided by GeoBC, generated from </w:t>
        </w:r>
      </w:ins>
      <w:r w:rsidR="00A224EC">
        <w:rPr>
          <w:rFonts w:cs="Times New Roman"/>
          <w:noProof w:val="0"/>
          <w:color w:val="000000" w:themeColor="text1"/>
          <w:lang w:val="en-CA"/>
        </w:rPr>
        <w:t>l</w:t>
      </w:r>
      <w:ins w:id="552" w:author="Daniel Stewart" w:date="2022-03-16T16:30:00Z">
        <w:r w:rsidR="00D939D2" w:rsidRPr="00D32501">
          <w:rPr>
            <w:rFonts w:cs="Times New Roman"/>
            <w:noProof w:val="0"/>
            <w:color w:val="000000" w:themeColor="text1"/>
            <w:lang w:val="en-CA"/>
            <w:rPrChange w:id="553" w:author="Daniel Stewart" w:date="2022-03-16T16:30:00Z">
              <w:rPr>
                <w:rFonts w:cs="Times New Roman"/>
                <w:noProof w:val="0"/>
                <w:lang w:val="en-CA"/>
              </w:rPr>
            </w:rPrChange>
          </w:rPr>
          <w:t xml:space="preserve">idar Data acquired during low tides </w:t>
        </w:r>
      </w:ins>
      <w:r>
        <w:rPr>
          <w:rFonts w:cs="Times New Roman"/>
          <w:noProof w:val="0"/>
          <w:color w:val="000000" w:themeColor="text1"/>
          <w:lang w:val="en-CA"/>
        </w:rPr>
        <w:t>in</w:t>
      </w:r>
      <w:ins w:id="554" w:author="Daniel Stewart" w:date="2022-03-16T16:30:00Z">
        <w:r w:rsidR="00D939D2" w:rsidRPr="00D32501">
          <w:rPr>
            <w:rFonts w:cs="Times New Roman"/>
            <w:noProof w:val="0"/>
            <w:color w:val="000000" w:themeColor="text1"/>
            <w:lang w:val="en-CA"/>
            <w:rPrChange w:id="555" w:author="Daniel Stewart" w:date="2022-03-16T16:30:00Z">
              <w:rPr>
                <w:rFonts w:cs="Times New Roman"/>
                <w:noProof w:val="0"/>
                <w:lang w:val="en-CA"/>
              </w:rPr>
            </w:rPrChange>
          </w:rPr>
          <w:t xml:space="preserve"> June 2016 (12 points/m</w:t>
        </w:r>
        <w:r w:rsidR="00D939D2" w:rsidRPr="00D32501">
          <w:rPr>
            <w:rFonts w:cs="Times New Roman"/>
            <w:noProof w:val="0"/>
            <w:color w:val="000000" w:themeColor="text1"/>
            <w:vertAlign w:val="superscript"/>
            <w:lang w:val="en-CA"/>
            <w:rPrChange w:id="556" w:author="Daniel Stewart" w:date="2022-03-16T16:30:00Z">
              <w:rPr>
                <w:rFonts w:cs="Times New Roman"/>
                <w:noProof w:val="0"/>
                <w:vertAlign w:val="superscript"/>
                <w:lang w:val="en-CA"/>
              </w:rPr>
            </w:rPrChange>
          </w:rPr>
          <w:t>2</w:t>
        </w:r>
        <w:r w:rsidR="00D939D2" w:rsidRPr="00D32501">
          <w:rPr>
            <w:rFonts w:cs="Times New Roman"/>
            <w:noProof w:val="0"/>
            <w:color w:val="000000" w:themeColor="text1"/>
            <w:lang w:val="en-CA"/>
            <w:rPrChange w:id="557" w:author="Daniel Stewart" w:date="2022-03-16T16:30:00Z">
              <w:rPr>
                <w:rFonts w:cs="Times New Roman"/>
                <w:noProof w:val="0"/>
                <w:lang w:val="en-CA"/>
              </w:rPr>
            </w:rPrChange>
          </w:rPr>
          <w:t>, vertical accuracy +/- 15 cm RMS).</w:t>
        </w:r>
      </w:ins>
      <w:r>
        <w:rPr>
          <w:rFonts w:cs="Times New Roman"/>
          <w:noProof w:val="0"/>
          <w:color w:val="000000" w:themeColor="text1"/>
          <w:lang w:val="en-CA"/>
        </w:rPr>
        <w:t xml:space="preserve"> </w:t>
      </w:r>
      <w:ins w:id="558" w:author="Daniel Stewart" w:date="2022-03-16T16:30:00Z">
        <w:r w:rsidR="00D939D2" w:rsidRPr="00D32501">
          <w:rPr>
            <w:rFonts w:cs="Times New Roman"/>
            <w:noProof w:val="0"/>
            <w:color w:val="000000" w:themeColor="text1"/>
            <w:lang w:val="en-CA"/>
            <w:rPrChange w:id="559" w:author="Daniel Stewart" w:date="2022-03-16T16:30:00Z">
              <w:rPr>
                <w:rFonts w:cs="Times New Roman"/>
                <w:noProof w:val="0"/>
                <w:lang w:val="en-CA"/>
              </w:rPr>
            </w:rPrChange>
          </w:rPr>
          <w:t>No channel dataset was accessible at the time of this study, so we used our DEM to designate all pixels with elevations below 0.2 m ASL as channels, an elevation deemed to be the lower limit of emergent marsh vegetation based on our preliminary surveys. Proximity to nearest channel was then calculated in ArcMap using the Euclidean Distance Tool, resulting in a Euclidean distance raster where each 1 m</w:t>
        </w:r>
        <w:r w:rsidR="00D939D2" w:rsidRPr="00D32501">
          <w:rPr>
            <w:rFonts w:cs="Times New Roman"/>
            <w:noProof w:val="0"/>
            <w:color w:val="000000" w:themeColor="text1"/>
            <w:vertAlign w:val="superscript"/>
            <w:lang w:val="en-CA"/>
            <w:rPrChange w:id="560" w:author="Daniel Stewart" w:date="2022-03-16T16:30:00Z">
              <w:rPr>
                <w:rFonts w:cs="Times New Roman"/>
                <w:noProof w:val="0"/>
                <w:vertAlign w:val="superscript"/>
                <w:lang w:val="en-CA"/>
              </w:rPr>
            </w:rPrChange>
          </w:rPr>
          <w:t>2</w:t>
        </w:r>
        <w:r w:rsidR="00D939D2" w:rsidRPr="00D32501">
          <w:rPr>
            <w:rFonts w:cs="Times New Roman"/>
            <w:noProof w:val="0"/>
            <w:color w:val="000000" w:themeColor="text1"/>
            <w:lang w:val="en-CA"/>
            <w:rPrChange w:id="561" w:author="Daniel Stewart" w:date="2022-03-16T16:30:00Z">
              <w:rPr>
                <w:rFonts w:cs="Times New Roman"/>
                <w:noProof w:val="0"/>
                <w:lang w:val="en-CA"/>
              </w:rPr>
            </w:rPrChange>
          </w:rPr>
          <w:t xml:space="preserve"> pixel was assigned a distance value to the nearest channel. Percent sand data were acquired through National Resources </w:t>
        </w:r>
      </w:ins>
      <w:r w:rsidR="00A224EC" w:rsidRPr="00D32501">
        <w:rPr>
          <w:rFonts w:cs="Times New Roman"/>
          <w:noProof w:val="0"/>
          <w:color w:val="000000" w:themeColor="text1"/>
          <w:lang w:val="en-CA"/>
        </w:rPr>
        <w:t>Canada and</w:t>
      </w:r>
      <w:ins w:id="562" w:author="Daniel Stewart" w:date="2022-03-16T16:30:00Z">
        <w:r w:rsidR="00D939D2" w:rsidRPr="00D32501">
          <w:rPr>
            <w:rFonts w:cs="Times New Roman"/>
            <w:noProof w:val="0"/>
            <w:color w:val="000000" w:themeColor="text1"/>
            <w:lang w:val="en-CA"/>
            <w:rPrChange w:id="563" w:author="Daniel Stewart" w:date="2022-03-16T16:30:00Z">
              <w:rPr>
                <w:rFonts w:cs="Times New Roman"/>
                <w:noProof w:val="0"/>
                <w:lang w:val="en-CA"/>
              </w:rPr>
            </w:rPrChange>
          </w:rPr>
          <w:t xml:space="preserve"> were based on data collation and interpretation by </w:t>
        </w:r>
      </w:ins>
      <w:r w:rsidR="00A224EC">
        <w:rPr>
          <w:rFonts w:cs="Times New Roman"/>
          <w:noProof w:val="0"/>
          <w:color w:val="000000" w:themeColor="text1"/>
          <w:lang w:val="en-CA"/>
        </w:rPr>
        <w:fldChar w:fldCharType="begin"/>
      </w:r>
      <w:r w:rsidR="00A224EC">
        <w:rPr>
          <w:rFonts w:cs="Times New Roman"/>
          <w:noProof w:val="0"/>
          <w:color w:val="000000" w:themeColor="text1"/>
          <w:lang w:val="en-CA"/>
        </w:rPr>
        <w:instrText xml:space="preserve"> ADDIN ZOTERO_ITEM CSL_CITATION {"citationID":"0wX8EfkO","properties":{"formattedCitation":"(Barrie &amp; Currie 2000)","plainCitation":"(Barrie &amp; Currie 2000)","noteIndex":0},"citationItems":[{"id":639,"uris":["http://zotero.org/users/6112721/items/2DIMY5PX"],"itemData":{"id":639,"type":"article-journal","abstract":"The Fraser River Delta is a Holocene, river dominated feature in a macrotidal environment, built into the deep (&gt;300 m) waters of the Strait of Georgia on Canada's Pacific coast. The delta has been modified to provide port facilities and a navigable channel for the city of Vancouver. Prior to the confinement of the Fraser River to its present channels, during the early part of this century, the distributary river channels regularly switched and migrated across the entire delta front. The annual river load (approximately $17.3 \\times 10^6$ tonnes) is 65% silt and clay, and 35% sand. Today, most of the sand is removed from the system by dredging and the mud is transported in a plume past the intertidal estuary and northwards into the basin by the dominant flood tidal flow. Three causeways that cross the intertidal zone to the delta foreslope act as barriers to the dominant northward sediment transport causing estuarine and localized seabed erosion. The presence of the causeways results in tidal flow separation with clockwise back eddies forming behind the structures focusing the tidal energy to the intertidal zone. On the delta foreslope, off the southern causeways, an eroded submarine distributary channel subaqueous fan complex has been exposed by enhanced tidal flows that scour the seabed and form northward migrating subaqueous dunes increasing the delta slope and, consequently, the risk of slope failure.","archive":"JSTOR","container-title":"Journal of Coastal Research","ISSN":"0749-0208","issue":"3","note":"publisher: Coastal Education &amp; Research Foundation, Inc.","page":"747-755","source":"JSTOR","title":"Human Impact on the Sedimentary Regime of the Fraser River Delta, Canada","volume":"16","author":[{"family":"Barrie","given":"J. Vaughn"},{"family":"Currie","given":"Ralph G."}],"issued":{"date-parts":[["2000"]]}}}],"schema":"https://github.com/citation-style-language/schema/raw/master/csl-citation.json"} </w:instrText>
      </w:r>
      <w:r w:rsidR="00A224EC">
        <w:rPr>
          <w:rFonts w:cs="Times New Roman"/>
          <w:noProof w:val="0"/>
          <w:color w:val="000000" w:themeColor="text1"/>
          <w:lang w:val="en-CA"/>
        </w:rPr>
        <w:fldChar w:fldCharType="separate"/>
      </w:r>
      <w:r w:rsidR="00A224EC">
        <w:rPr>
          <w:rFonts w:cs="Times New Roman"/>
          <w:color w:val="000000" w:themeColor="text1"/>
          <w:lang w:val="en-CA"/>
        </w:rPr>
        <w:t>(Barrie &amp; Currie 2000)</w:t>
      </w:r>
      <w:r w:rsidR="00A224EC">
        <w:rPr>
          <w:rFonts w:cs="Times New Roman"/>
          <w:noProof w:val="0"/>
          <w:color w:val="000000" w:themeColor="text1"/>
          <w:lang w:val="en-CA"/>
        </w:rPr>
        <w:fldChar w:fldCharType="end"/>
      </w:r>
      <w:ins w:id="564" w:author="Daniel Stewart" w:date="2022-03-16T16:30:00Z">
        <w:r w:rsidR="00D939D2" w:rsidRPr="00D32501">
          <w:rPr>
            <w:rFonts w:cs="Times New Roman"/>
            <w:color w:val="000000" w:themeColor="text1"/>
            <w:rPrChange w:id="565" w:author="Daniel Stewart" w:date="2022-03-16T16:30:00Z">
              <w:rPr>
                <w:rFonts w:cs="Times New Roman"/>
              </w:rPr>
            </w:rPrChange>
          </w:rPr>
          <w:t xml:space="preserve"> for the Geological Survey of Canada. At 50 m</w:t>
        </w:r>
        <w:r w:rsidR="00D939D2" w:rsidRPr="00D32501">
          <w:rPr>
            <w:rFonts w:cs="Times New Roman"/>
            <w:color w:val="000000" w:themeColor="text1"/>
            <w:vertAlign w:val="superscript"/>
            <w:rPrChange w:id="566" w:author="Daniel Stewart" w:date="2022-03-16T16:30:00Z">
              <w:rPr>
                <w:rFonts w:cs="Times New Roman"/>
                <w:vertAlign w:val="superscript"/>
              </w:rPr>
            </w:rPrChange>
          </w:rPr>
          <w:t>2</w:t>
        </w:r>
        <w:r w:rsidR="00D939D2" w:rsidRPr="00D32501">
          <w:rPr>
            <w:rFonts w:cs="Times New Roman"/>
            <w:color w:val="000000" w:themeColor="text1"/>
            <w:rPrChange w:id="567" w:author="Daniel Stewart" w:date="2022-03-16T16:30:00Z">
              <w:rPr>
                <w:rFonts w:cs="Times New Roman"/>
              </w:rPr>
            </w:rPrChange>
          </w:rPr>
          <w:t xml:space="preserve"> resolution, </w:t>
        </w:r>
        <w:r w:rsidR="00D939D2" w:rsidRPr="00D32501">
          <w:rPr>
            <w:rFonts w:cs="Times New Roman"/>
            <w:noProof w:val="0"/>
            <w:color w:val="000000" w:themeColor="text1"/>
            <w:lang w:val="en-CA"/>
            <w:rPrChange w:id="568" w:author="Daniel Stewart" w:date="2022-03-16T16:30:00Z">
              <w:rPr>
                <w:rFonts w:cs="Times New Roman"/>
                <w:noProof w:val="0"/>
                <w:lang w:val="en-CA"/>
              </w:rPr>
            </w:rPrChange>
          </w:rPr>
          <w:t xml:space="preserve">their interpretations were based on textural analyses of over 1500 surficial grab samples collected from throughout the river and delta </w:t>
        </w:r>
        <w:r w:rsidR="00D939D2" w:rsidRPr="00D32501">
          <w:rPr>
            <w:rFonts w:cs="Times New Roman"/>
            <w:noProof w:val="0"/>
            <w:color w:val="000000" w:themeColor="text1"/>
            <w:lang w:val="en-CA"/>
          </w:rPr>
          <w:t xml:space="preserve">front, as well as geophysical and core data provided by </w:t>
        </w:r>
      </w:ins>
      <w:r w:rsidR="009A00BE">
        <w:rPr>
          <w:rFonts w:cs="Times New Roman"/>
          <w:noProof w:val="0"/>
          <w:color w:val="000000" w:themeColor="text1"/>
          <w:lang w:val="en-CA"/>
        </w:rPr>
        <w:fldChar w:fldCharType="begin"/>
      </w:r>
      <w:r w:rsidR="00381732">
        <w:rPr>
          <w:rFonts w:cs="Times New Roman"/>
          <w:noProof w:val="0"/>
          <w:color w:val="000000" w:themeColor="text1"/>
          <w:lang w:val="en-CA"/>
        </w:rPr>
        <w:instrText xml:space="preserve"> ADDIN ZOTERO_ITEM CSL_CITATION {"citationID":"F5vZc1NE","properties":{"formattedCitation":"(Hart &amp; Barrie 1995)","plainCitation":"(Hart &amp; Barrie 1995)","dontUpdate":true,"noteIndex":0},"citationItems":[{"id":2147,"uris":["http://zotero.org/users/6112721/items/69IWBSHT"],"itemData":{"id":2147,"type":"article-journal","collection-title":"Geoscience Canada","issue":"4","page":"172-183","title":"Environmental geology of the Fraser Delta, Vancouver","volume":"22","author":[{"family":"Hart","given":"H.S."},{"family":"Barrie","given":"J.V."}],"issued":{"date-parts":[["1995"]]}}}],"schema":"https://github.com/citation-style-language/schema/raw/master/csl-citation.json"} </w:instrText>
      </w:r>
      <w:r w:rsidR="009A00BE">
        <w:rPr>
          <w:rFonts w:cs="Times New Roman"/>
          <w:noProof w:val="0"/>
          <w:color w:val="000000" w:themeColor="text1"/>
          <w:lang w:val="en-CA"/>
        </w:rPr>
        <w:fldChar w:fldCharType="separate"/>
      </w:r>
      <w:r w:rsidR="009A00BE">
        <w:rPr>
          <w:rFonts w:cs="Times New Roman"/>
          <w:color w:val="000000" w:themeColor="text1"/>
          <w:lang w:val="en-CA"/>
        </w:rPr>
        <w:t>Hart &amp; Barrie (1995)</w:t>
      </w:r>
      <w:r w:rsidR="009A00BE">
        <w:rPr>
          <w:rFonts w:cs="Times New Roman"/>
          <w:noProof w:val="0"/>
          <w:color w:val="000000" w:themeColor="text1"/>
          <w:lang w:val="en-CA"/>
        </w:rPr>
        <w:fldChar w:fldCharType="end"/>
      </w:r>
      <w:r w:rsidR="009A00BE">
        <w:rPr>
          <w:rFonts w:cs="Times New Roman"/>
          <w:noProof w:val="0"/>
          <w:color w:val="000000" w:themeColor="text1"/>
          <w:lang w:val="en-CA"/>
        </w:rPr>
        <w:t xml:space="preserve"> </w:t>
      </w:r>
      <w:ins w:id="569" w:author="Daniel Stewart" w:date="2022-03-16T16:30:00Z">
        <w:r w:rsidR="00D939D2" w:rsidRPr="00D32501">
          <w:rPr>
            <w:rFonts w:cs="Times New Roman"/>
            <w:color w:val="000000" w:themeColor="text1"/>
          </w:rPr>
          <w:t xml:space="preserve">and </w:t>
        </w:r>
      </w:ins>
      <w:r w:rsidR="009A00BE">
        <w:rPr>
          <w:rFonts w:cs="Times New Roman"/>
          <w:color w:val="000000" w:themeColor="text1"/>
        </w:rPr>
        <w:fldChar w:fldCharType="begin"/>
      </w:r>
      <w:r w:rsidR="00381732">
        <w:rPr>
          <w:rFonts w:cs="Times New Roman"/>
          <w:color w:val="000000" w:themeColor="text1"/>
        </w:rPr>
        <w:instrText xml:space="preserve"> ADDIN ZOTERO_ITEM CSL_CITATION {"citationID":"54vkywEQ","properties":{"formattedCitation":"(Hart et al. 1998)","plainCitation":"(Hart et al. 1998)","dontUpdate":true,"noteIndex":0},"citationItems":[{"id":2148,"uris":["http://zotero.org/users/6112721/items/YLIQ98V8"],"itemData":{"id":2148,"type":"article-journal","container-title":"Journal of Sedimentary Research","page":"556-568","title":"Sedimentation on the Fraser Delta slope and  prodelta, Canada, based on high resolution seismic stratigraphy, lithofacies and 137Cs fallout stratigraphy","volume":"68","author":[{"family":"Hart","given":"B.S."},{"family":"Hamilton","given":"T.S."},{"family":"Barrie","given":"J.V."}],"issued":{"date-parts":[["1998"]]}}}],"schema":"https://github.com/citation-style-language/schema/raw/master/csl-citation.json"} </w:instrText>
      </w:r>
      <w:r w:rsidR="009A00BE">
        <w:rPr>
          <w:rFonts w:cs="Times New Roman"/>
          <w:color w:val="000000" w:themeColor="text1"/>
        </w:rPr>
        <w:fldChar w:fldCharType="separate"/>
      </w:r>
      <w:r w:rsidR="009A00BE">
        <w:rPr>
          <w:rFonts w:cs="Times New Roman"/>
          <w:color w:val="000000" w:themeColor="text1"/>
        </w:rPr>
        <w:t>Hart et al. (1998)</w:t>
      </w:r>
      <w:r w:rsidR="009A00BE">
        <w:rPr>
          <w:rFonts w:cs="Times New Roman"/>
          <w:color w:val="000000" w:themeColor="text1"/>
        </w:rPr>
        <w:fldChar w:fldCharType="end"/>
      </w:r>
      <w:r w:rsidR="00923B60">
        <w:rPr>
          <w:rFonts w:cs="Times New Roman"/>
          <w:color w:val="000000" w:themeColor="text1"/>
        </w:rPr>
        <w:t>.</w:t>
      </w:r>
    </w:p>
    <w:p w14:paraId="13F38FB5" w14:textId="7B99C440" w:rsidR="00603115" w:rsidRPr="00247A13" w:rsidDel="00603701" w:rsidRDefault="00603115" w:rsidP="007C3CD7">
      <w:pPr>
        <w:ind w:firstLine="284"/>
        <w:jc w:val="left"/>
        <w:rPr>
          <w:del w:id="570" w:author="Daniel Stewart" w:date="2022-03-15T15:32:00Z"/>
          <w:rFonts w:cs="Times New Roman"/>
          <w:noProof w:val="0"/>
          <w:lang w:val="en-CA"/>
        </w:rPr>
      </w:pPr>
      <w:del w:id="571" w:author="Daniel Stewart" w:date="2022-03-15T15:32:00Z">
        <w:r w:rsidRPr="00247A13" w:rsidDel="00603701">
          <w:rPr>
            <w:rFonts w:cs="Times New Roman"/>
            <w:noProof w:val="0"/>
            <w:lang w:val="en-CA"/>
          </w:rPr>
          <w:delText>The distribution and abundance  of estuarine plants are driven by many interdependent factors including elevation, proximity to channel margins salinity, available nutrients, soil sulfide concentration, sediment grain size, organic content, competition, facilitation, grazing, disturbance, tides, climate, and atmospheric CO</w:delText>
        </w:r>
        <w:r w:rsidRPr="00247A13" w:rsidDel="00603701">
          <w:rPr>
            <w:rFonts w:cs="Times New Roman"/>
            <w:noProof w:val="0"/>
            <w:vertAlign w:val="subscript"/>
            <w:lang w:val="en-CA"/>
          </w:rPr>
          <w:delText>2</w:delText>
        </w:r>
        <w:r w:rsidRPr="00247A13" w:rsidDel="00603701">
          <w:rPr>
            <w:rFonts w:cs="Times New Roman"/>
            <w:noProof w:val="0"/>
            <w:lang w:val="en-CA"/>
          </w:rPr>
          <w:delText xml:space="preserve"> concentrations </w:delText>
        </w:r>
        <w:bookmarkStart w:id="572" w:name="ZOTERO_BREF_bpIP8W5HvO8o"/>
        <w:r w:rsidR="004B5936" w:rsidRPr="00247A13" w:rsidDel="00603701">
          <w:rPr>
            <w:rFonts w:cs="Times New Roman"/>
          </w:rPr>
          <w:delText>(Adams 1963; Hutchinson 1982; Snow &amp; Vince 1984; Vince &amp; Snow 1984; Bertness &amp; Leonard 1997; Zedler et al. 1999; Sanderson et al. 2000; Crain et al. 2004; Sullivan et al. 2010; Hood 2013)</w:delText>
        </w:r>
        <w:bookmarkEnd w:id="572"/>
        <w:r w:rsidRPr="00247A13" w:rsidDel="00603701">
          <w:rPr>
            <w:rFonts w:cs="Times New Roman"/>
            <w:noProof w:val="0"/>
            <w:lang w:val="en-CA"/>
          </w:rPr>
          <w:delText xml:space="preserve">. For this study we were limited to datasets that were </w:delText>
        </w:r>
        <w:r w:rsidR="00331D1C" w:rsidRPr="00247A13" w:rsidDel="00603701">
          <w:rPr>
            <w:rFonts w:cs="Times New Roman"/>
            <w:noProof w:val="0"/>
            <w:lang w:val="en-CA"/>
          </w:rPr>
          <w:delText xml:space="preserve">deemed relevant to </w:delText>
        </w:r>
        <w:r w:rsidR="00426ADC" w:rsidRPr="00247A13" w:rsidDel="00603701">
          <w:rPr>
            <w:rFonts w:cs="Times New Roman"/>
            <w:i/>
            <w:noProof w:val="0"/>
            <w:lang w:val="en-CA"/>
          </w:rPr>
          <w:delText>Typha</w:delText>
        </w:r>
        <w:r w:rsidR="00426ADC" w:rsidRPr="00247A13" w:rsidDel="00603701">
          <w:rPr>
            <w:rFonts w:cs="Times New Roman"/>
            <w:noProof w:val="0"/>
            <w:lang w:val="en-CA"/>
          </w:rPr>
          <w:delText xml:space="preserve"> distributions </w:delText>
        </w:r>
        <w:r w:rsidR="00331D1C" w:rsidRPr="00247A13" w:rsidDel="00603701">
          <w:rPr>
            <w:rFonts w:cs="Times New Roman"/>
            <w:noProof w:val="0"/>
            <w:lang w:val="en-CA"/>
          </w:rPr>
          <w:delText xml:space="preserve">and </w:delText>
        </w:r>
        <w:r w:rsidRPr="00247A13" w:rsidDel="00603701">
          <w:rPr>
            <w:rFonts w:cs="Times New Roman"/>
            <w:noProof w:val="0"/>
            <w:lang w:val="en-CA"/>
          </w:rPr>
          <w:delText xml:space="preserve">freely available, </w:delText>
        </w:r>
        <w:r w:rsidR="00B63DA6" w:rsidRPr="00247A13" w:rsidDel="00603701">
          <w:rPr>
            <w:rFonts w:cs="Times New Roman"/>
            <w:noProof w:val="0"/>
            <w:lang w:val="en-CA"/>
          </w:rPr>
          <w:delText xml:space="preserve">so </w:delText>
        </w:r>
        <w:r w:rsidRPr="00247A13" w:rsidDel="00603701">
          <w:rPr>
            <w:rFonts w:cs="Times New Roman"/>
            <w:noProof w:val="0"/>
            <w:lang w:val="en-CA"/>
          </w:rPr>
          <w:delText xml:space="preserve">our predictors </w:delText>
        </w:r>
        <w:r w:rsidR="00B63DA6" w:rsidRPr="00247A13" w:rsidDel="00603701">
          <w:rPr>
            <w:rFonts w:cs="Times New Roman"/>
            <w:noProof w:val="0"/>
            <w:lang w:val="en-CA"/>
          </w:rPr>
          <w:delText>were</w:delText>
        </w:r>
        <w:r w:rsidRPr="00247A13" w:rsidDel="00603701">
          <w:rPr>
            <w:rFonts w:cs="Times New Roman"/>
            <w:noProof w:val="0"/>
            <w:lang w:val="en-CA"/>
          </w:rPr>
          <w:delText xml:space="preserve"> elevation, proximity to nearest channel, and percent sand. </w:delText>
        </w:r>
      </w:del>
    </w:p>
    <w:p w14:paraId="01DCBF44" w14:textId="35D88696" w:rsidR="00603115" w:rsidRPr="00247A13" w:rsidDel="00603701" w:rsidRDefault="00603115" w:rsidP="007C3CD7">
      <w:pPr>
        <w:ind w:firstLine="284"/>
        <w:jc w:val="left"/>
        <w:rPr>
          <w:del w:id="573" w:author="Daniel Stewart" w:date="2022-03-15T15:32:00Z"/>
          <w:rFonts w:cs="Times New Roman"/>
          <w:noProof w:val="0"/>
          <w:lang w:val="en-CA"/>
        </w:rPr>
      </w:pPr>
      <w:del w:id="574" w:author="Daniel Stewart" w:date="2022-03-15T15:32:00Z">
        <w:r w:rsidRPr="00247A13" w:rsidDel="00603701">
          <w:rPr>
            <w:rFonts w:cs="Times New Roman"/>
            <w:noProof w:val="0"/>
            <w:lang w:val="en-CA"/>
          </w:rPr>
          <w:delText xml:space="preserve">Elevation is considered a powerful predictor of estuarine marsh plant distributions, including </w:delText>
        </w:r>
        <w:r w:rsidRPr="00247A13" w:rsidDel="00603701">
          <w:rPr>
            <w:rFonts w:cs="Times New Roman"/>
            <w:i/>
            <w:noProof w:val="0"/>
            <w:lang w:val="en-CA"/>
          </w:rPr>
          <w:delText>T</w:delText>
        </w:r>
        <w:r w:rsidR="00AD522A" w:rsidRPr="00247A13" w:rsidDel="00603701">
          <w:rPr>
            <w:rFonts w:cs="Times New Roman"/>
            <w:i/>
            <w:noProof w:val="0"/>
            <w:lang w:val="en-CA"/>
          </w:rPr>
          <w:delText>.</w:delText>
        </w:r>
        <w:r w:rsidRPr="00247A13" w:rsidDel="00603701">
          <w:rPr>
            <w:rFonts w:cs="Times New Roman"/>
            <w:i/>
            <w:noProof w:val="0"/>
            <w:lang w:val="en-CA"/>
          </w:rPr>
          <w:delText xml:space="preserve"> angustifolia </w:delText>
        </w:r>
        <w:bookmarkStart w:id="575" w:name="ZOTERO_BREF_3oGaTuQoFXbv"/>
        <w:r w:rsidR="004B5936" w:rsidRPr="00247A13" w:rsidDel="00603701">
          <w:rPr>
            <w:rFonts w:cs="Times New Roman"/>
          </w:rPr>
          <w:delText>(Hood 2013)</w:delText>
        </w:r>
        <w:bookmarkEnd w:id="575"/>
        <w:r w:rsidRPr="00247A13" w:rsidDel="00603701">
          <w:rPr>
            <w:rFonts w:cs="Times New Roman"/>
            <w:noProof w:val="0"/>
            <w:lang w:val="en-CA"/>
          </w:rPr>
          <w:delText>, likely due to correlations with a host of factors including inundation duration and frequency, and edaphic properties such as soil salinity. Elevation data were comprised of a 1 m gridded bare earth Digital Elevation Model (DEM) provided by GeoBC from their National Disaster Mitigation Program dataset, generated from Lidar Data acquired during low tides between June - September 2016 (12 points/m</w:delText>
        </w:r>
        <w:r w:rsidR="00C5033D" w:rsidRPr="00247A13" w:rsidDel="00603701">
          <w:rPr>
            <w:rFonts w:cs="Times New Roman"/>
            <w:noProof w:val="0"/>
            <w:vertAlign w:val="superscript"/>
            <w:lang w:val="en-CA"/>
          </w:rPr>
          <w:delText>2</w:delText>
        </w:r>
        <w:r w:rsidRPr="00247A13" w:rsidDel="00603701">
          <w:rPr>
            <w:rFonts w:cs="Times New Roman"/>
            <w:noProof w:val="0"/>
            <w:lang w:val="en-CA"/>
          </w:rPr>
          <w:delText>, vertical accuracy +/- 15 cm RMS).</w:delText>
        </w:r>
      </w:del>
    </w:p>
    <w:p w14:paraId="47F6485E" w14:textId="0FC3FB18" w:rsidR="00603115" w:rsidRPr="00247A13" w:rsidDel="00603701" w:rsidRDefault="00603115" w:rsidP="007C3CD7">
      <w:pPr>
        <w:ind w:firstLine="284"/>
        <w:jc w:val="left"/>
        <w:rPr>
          <w:del w:id="576" w:author="Daniel Stewart" w:date="2022-03-15T15:32:00Z"/>
          <w:rFonts w:cs="Times New Roman"/>
          <w:noProof w:val="0"/>
          <w:lang w:val="en-CA"/>
        </w:rPr>
      </w:pPr>
      <w:del w:id="577" w:author="Daniel Stewart" w:date="2022-03-15T15:32:00Z">
        <w:r w:rsidRPr="00247A13" w:rsidDel="00603701">
          <w:rPr>
            <w:rFonts w:cs="Times New Roman"/>
            <w:noProof w:val="0"/>
            <w:lang w:val="en-CA"/>
          </w:rPr>
          <w:delText xml:space="preserve">Tidal channels also have a significant influence on marsh vegetation due to edaphic correlations </w:delText>
        </w:r>
        <w:bookmarkStart w:id="578" w:name="ZOTERO_BREF_n2heAyV3uDYD"/>
        <w:r w:rsidR="004B5936" w:rsidRPr="00247A13" w:rsidDel="00603701">
          <w:rPr>
            <w:rFonts w:cs="Times New Roman"/>
          </w:rPr>
          <w:delText>(Zedler et al. 1999; Sanderson et al. 2000)</w:delText>
        </w:r>
        <w:bookmarkEnd w:id="578"/>
        <w:r w:rsidRPr="00247A13" w:rsidDel="00603701">
          <w:rPr>
            <w:rFonts w:cs="Times New Roman"/>
            <w:noProof w:val="0"/>
            <w:lang w:val="en-CA"/>
          </w:rPr>
          <w:delText>, and likely other mechanisms such as disturbance and seed dispersal. No channel dataset was accessible at the time of this study, so we used our DEM to designate all pixels with elevations below 0.2 m ASL as channels, an elevation deemed to be the lower limit of emergent marsh vegetation based on our preliminary surveys</w:delText>
        </w:r>
        <w:r w:rsidR="004B5936" w:rsidRPr="00247A13" w:rsidDel="00603701">
          <w:rPr>
            <w:rFonts w:cs="Times New Roman"/>
            <w:noProof w:val="0"/>
            <w:lang w:val="en-CA"/>
          </w:rPr>
          <w:delText>.</w:delText>
        </w:r>
        <w:r w:rsidRPr="00247A13" w:rsidDel="00603701">
          <w:rPr>
            <w:rFonts w:cs="Times New Roman"/>
            <w:noProof w:val="0"/>
            <w:lang w:val="en-CA"/>
          </w:rPr>
          <w:delText xml:space="preserve"> Proximity to nearest channel was then calculated in ArcMap using the Euclidean Distance Tool, resulting in a Euclidean distance raster where each</w:delText>
        </w:r>
        <w:r w:rsidR="00331D1C" w:rsidRPr="00247A13" w:rsidDel="00603701">
          <w:rPr>
            <w:rFonts w:cs="Times New Roman"/>
            <w:noProof w:val="0"/>
            <w:lang w:val="en-CA"/>
          </w:rPr>
          <w:delText xml:space="preserve"> 1 m</w:delText>
        </w:r>
        <w:r w:rsidR="00331D1C" w:rsidRPr="00247A13" w:rsidDel="00603701">
          <w:rPr>
            <w:rFonts w:cs="Times New Roman"/>
            <w:noProof w:val="0"/>
            <w:vertAlign w:val="superscript"/>
            <w:lang w:val="en-CA"/>
          </w:rPr>
          <w:delText>2</w:delText>
        </w:r>
        <w:r w:rsidRPr="00247A13" w:rsidDel="00603701">
          <w:rPr>
            <w:rFonts w:cs="Times New Roman"/>
            <w:noProof w:val="0"/>
            <w:lang w:val="en-CA"/>
          </w:rPr>
          <w:delText xml:space="preserve"> pixel was assigned a distance value to the nearest channel. </w:delText>
        </w:r>
      </w:del>
    </w:p>
    <w:p w14:paraId="4E4326E3" w14:textId="60E08C37" w:rsidR="00603115" w:rsidRPr="00247A13" w:rsidDel="00603701" w:rsidRDefault="00603115" w:rsidP="007C3CD7">
      <w:pPr>
        <w:ind w:firstLine="284"/>
        <w:jc w:val="left"/>
        <w:rPr>
          <w:del w:id="579" w:author="Daniel Stewart" w:date="2022-03-15T15:32:00Z"/>
          <w:rFonts w:cs="Times New Roman"/>
          <w:noProof w:val="0"/>
          <w:lang w:val="en-CA"/>
        </w:rPr>
      </w:pPr>
      <w:del w:id="580" w:author="Daniel Stewart" w:date="2022-03-15T15:32:00Z">
        <w:r w:rsidRPr="00247A13" w:rsidDel="00603701">
          <w:rPr>
            <w:rFonts w:cs="Times New Roman"/>
            <w:noProof w:val="0"/>
            <w:lang w:val="en-CA"/>
          </w:rPr>
          <w:delText xml:space="preserve">Percent sand data were acquired through National Resources Canada, and were based on data collation and interpretation by </w:delText>
        </w:r>
        <w:bookmarkStart w:id="581" w:name="ZOTERO_BREF_sHveS7NrTm9f"/>
        <w:r w:rsidRPr="00247A13" w:rsidDel="00603701">
          <w:rPr>
            <w:rFonts w:cs="Times New Roman"/>
          </w:rPr>
          <w:delText>Barrie &amp; Currie (2000)</w:delText>
        </w:r>
        <w:bookmarkEnd w:id="581"/>
        <w:r w:rsidRPr="00247A13" w:rsidDel="00603701">
          <w:rPr>
            <w:rFonts w:cs="Times New Roman"/>
          </w:rPr>
          <w:delText xml:space="preserve"> for the Geological Survey of Canada. </w:delText>
        </w:r>
        <w:r w:rsidR="009B47D1" w:rsidRPr="00247A13" w:rsidDel="00603701">
          <w:rPr>
            <w:rFonts w:cs="Times New Roman"/>
          </w:rPr>
          <w:delText>At 50 m</w:delText>
        </w:r>
        <w:r w:rsidR="009B47D1" w:rsidRPr="00247A13" w:rsidDel="00603701">
          <w:rPr>
            <w:rFonts w:cs="Times New Roman"/>
            <w:vertAlign w:val="superscript"/>
          </w:rPr>
          <w:delText>2</w:delText>
        </w:r>
        <w:r w:rsidR="009B47D1" w:rsidRPr="00247A13" w:rsidDel="00603701">
          <w:rPr>
            <w:rFonts w:cs="Times New Roman"/>
          </w:rPr>
          <w:delText xml:space="preserve"> resolution, </w:delText>
        </w:r>
        <w:r w:rsidR="009B47D1" w:rsidRPr="00247A13" w:rsidDel="00603701">
          <w:rPr>
            <w:rFonts w:cs="Times New Roman"/>
            <w:noProof w:val="0"/>
            <w:lang w:val="en-CA"/>
          </w:rPr>
          <w:delText>t</w:delText>
        </w:r>
        <w:r w:rsidRPr="00247A13" w:rsidDel="00603701">
          <w:rPr>
            <w:rFonts w:cs="Times New Roman"/>
            <w:noProof w:val="0"/>
            <w:lang w:val="en-CA"/>
          </w:rPr>
          <w:delText xml:space="preserve">heir interpretations were based on textural analyses of over 1500 surficial grab samples collected from throughout the river and delta front, as well as geophysical and core data provided by </w:delText>
        </w:r>
        <w:bookmarkStart w:id="582" w:name="ZOTERO_BREF_NIEh1gCUMRBu"/>
        <w:r w:rsidRPr="00247A13" w:rsidDel="00603701">
          <w:rPr>
            <w:rFonts w:cs="Times New Roman"/>
          </w:rPr>
          <w:delText>Hart &amp; Barrie (1995)</w:delText>
        </w:r>
        <w:bookmarkEnd w:id="582"/>
        <w:r w:rsidRPr="00247A13" w:rsidDel="00603701">
          <w:rPr>
            <w:rFonts w:cs="Times New Roman"/>
          </w:rPr>
          <w:delText xml:space="preserve"> and </w:delText>
        </w:r>
        <w:bookmarkStart w:id="583" w:name="ZOTERO_BREF_7lHsKblLibN8"/>
        <w:r w:rsidRPr="00247A13" w:rsidDel="00603701">
          <w:rPr>
            <w:rFonts w:cs="Times New Roman"/>
          </w:rPr>
          <w:delText>Hart et al. (1998)</w:delText>
        </w:r>
        <w:bookmarkEnd w:id="583"/>
        <w:r w:rsidRPr="00247A13" w:rsidDel="00603701">
          <w:rPr>
            <w:rFonts w:cs="Times New Roman"/>
            <w:noProof w:val="0"/>
            <w:lang w:val="en-CA"/>
          </w:rPr>
          <w:delText xml:space="preserve">. </w:delText>
        </w:r>
      </w:del>
    </w:p>
    <w:p w14:paraId="004FC22A" w14:textId="4B3F7DC6" w:rsidR="00603115" w:rsidRPr="00247A13" w:rsidRDefault="007C52C4" w:rsidP="007C3CD7">
      <w:pPr>
        <w:ind w:firstLine="284"/>
        <w:jc w:val="left"/>
        <w:rPr>
          <w:rFonts w:cs="Times New Roman"/>
          <w:noProof w:val="0"/>
          <w:lang w:val="en-CA"/>
        </w:rPr>
      </w:pPr>
      <w:del w:id="584" w:author="Daniel Stewart" w:date="2022-03-16T12:57:00Z">
        <w:r w:rsidRPr="00247A13" w:rsidDel="007F159F">
          <w:rPr>
            <w:rFonts w:cs="Times New Roman"/>
            <w:noProof w:val="0"/>
            <w:lang w:val="en-CA"/>
          </w:rPr>
          <w:delText>Before</w:delText>
        </w:r>
        <w:r w:rsidR="00603115" w:rsidRPr="00247A13" w:rsidDel="007F159F">
          <w:rPr>
            <w:rFonts w:cs="Times New Roman"/>
            <w:noProof w:val="0"/>
            <w:lang w:val="en-CA"/>
          </w:rPr>
          <w:delText xml:space="preserve"> selecting our final models, w</w:delText>
        </w:r>
      </w:del>
      <w:ins w:id="585" w:author="Daniel Stewart" w:date="2022-03-16T12:57:00Z">
        <w:r w:rsidR="007F159F">
          <w:rPr>
            <w:rFonts w:cs="Times New Roman"/>
            <w:noProof w:val="0"/>
            <w:lang w:val="en-CA"/>
          </w:rPr>
          <w:t>W</w:t>
        </w:r>
      </w:ins>
      <w:r w:rsidR="00603115" w:rsidRPr="00247A13">
        <w:rPr>
          <w:rFonts w:cs="Times New Roman"/>
          <w:noProof w:val="0"/>
          <w:lang w:val="en-CA"/>
        </w:rPr>
        <w:t xml:space="preserve">e evaluated the results of several </w:t>
      </w:r>
      <w:r w:rsidR="009A00BE">
        <w:rPr>
          <w:rFonts w:cs="Times New Roman"/>
          <w:noProof w:val="0"/>
          <w:lang w:val="en-CA"/>
        </w:rPr>
        <w:t xml:space="preserve">modeling </w:t>
      </w:r>
      <w:r w:rsidR="00603115" w:rsidRPr="00247A13">
        <w:rPr>
          <w:rFonts w:cs="Times New Roman"/>
          <w:noProof w:val="0"/>
          <w:lang w:val="en-CA"/>
        </w:rPr>
        <w:t>approaches including profile, regression, machine learning, presence-only, and presence-absence models in R</w:t>
      </w:r>
      <w:del w:id="586" w:author="Daniel Stewart" w:date="2022-03-17T10:59:00Z">
        <w:r w:rsidR="00603115" w:rsidRPr="00247A13" w:rsidDel="00E427FE">
          <w:rPr>
            <w:rFonts w:cs="Times New Roman"/>
            <w:noProof w:val="0"/>
            <w:lang w:val="en-CA"/>
          </w:rPr>
          <w:delText>Studio</w:delText>
        </w:r>
        <w:r w:rsidR="0038079F" w:rsidRPr="00247A13" w:rsidDel="00E427FE">
          <w:rPr>
            <w:rFonts w:cs="Times New Roman"/>
            <w:noProof w:val="0"/>
            <w:lang w:val="en-CA"/>
          </w:rPr>
          <w:delText xml:space="preserve"> v. </w:delText>
        </w:r>
        <w:r w:rsidR="00C5033D" w:rsidRPr="00247A13" w:rsidDel="00E427FE">
          <w:rPr>
            <w:rFonts w:cs="Times New Roman"/>
            <w:noProof w:val="0"/>
            <w:lang w:val="en-CA"/>
          </w:rPr>
          <w:delText>4.0</w:delText>
        </w:r>
      </w:del>
      <w:r w:rsidR="00C5033D" w:rsidRPr="00247A13">
        <w:rPr>
          <w:rFonts w:cs="Times New Roman"/>
          <w:noProof w:val="0"/>
          <w:lang w:val="en-CA"/>
        </w:rPr>
        <w:t xml:space="preserve"> </w:t>
      </w:r>
      <w:bookmarkStart w:id="587" w:name="ZOTERO_BREF_BJNauHsEag4w"/>
      <w:r w:rsidR="00D53F93">
        <w:rPr>
          <w:rFonts w:cs="Times New Roman"/>
        </w:rPr>
        <w:t>(</w:t>
      </w:r>
      <w:ins w:id="588" w:author="Daniel Stewart" w:date="2022-03-17T10:59:00Z">
        <w:r w:rsidR="00E427FE">
          <w:rPr>
            <w:rFonts w:cs="Times New Roman"/>
          </w:rPr>
          <w:t xml:space="preserve">v4.0; </w:t>
        </w:r>
      </w:ins>
      <w:r w:rsidR="00D53F93">
        <w:rPr>
          <w:rFonts w:cs="Times New Roman"/>
        </w:rPr>
        <w:t>R Core Team 2021)</w:t>
      </w:r>
      <w:bookmarkEnd w:id="587"/>
      <w:r w:rsidR="00D76FF6" w:rsidRPr="00247A13">
        <w:rPr>
          <w:rFonts w:cs="Times New Roman"/>
        </w:rPr>
        <w:t>.</w:t>
      </w:r>
      <w:r w:rsidR="00603115" w:rsidRPr="00247A13">
        <w:rPr>
          <w:rFonts w:cs="Times New Roman"/>
        </w:rPr>
        <w:t xml:space="preserve"> </w:t>
      </w:r>
      <w:r w:rsidR="00603115" w:rsidRPr="00247A13">
        <w:rPr>
          <w:rFonts w:cs="Times New Roman"/>
          <w:noProof w:val="0"/>
          <w:lang w:val="en-CA"/>
        </w:rPr>
        <w:t xml:space="preserve">The predictive performance of models were evaluated using a </w:t>
      </w:r>
      <w:r w:rsidR="007E4299" w:rsidRPr="00247A13">
        <w:rPr>
          <w:rFonts w:cs="Times New Roman"/>
          <w:noProof w:val="0"/>
          <w:lang w:val="en-CA"/>
        </w:rPr>
        <w:t>five</w:t>
      </w:r>
      <w:r w:rsidR="00603115" w:rsidRPr="00247A13">
        <w:rPr>
          <w:rFonts w:cs="Times New Roman"/>
          <w:noProof w:val="0"/>
          <w:lang w:val="en-CA"/>
        </w:rPr>
        <w:t xml:space="preserve">-fold verification process </w:t>
      </w:r>
      <w:r w:rsidR="007E2489">
        <w:rPr>
          <w:rFonts w:cs="Times New Roman"/>
        </w:rPr>
        <w:fldChar w:fldCharType="begin"/>
      </w:r>
      <w:r w:rsidR="007E2489">
        <w:rPr>
          <w:rFonts w:cs="Times New Roman"/>
        </w:rPr>
        <w:instrText xml:space="preserve"> ADDIN ZOTERO_ITEM CSL_CITATION {"citationID":"RIPR3ShG","properties":{"formattedCitation":"(Fielding &amp; Bell 1997)","plainCitation":"(Fielding &amp; Bell 1997)","noteIndex":0},"citationItems":[{"id":662,"uris":["http://zotero.org/users/6112721/items/CTWPMCGM"],"itemData":{"id":662,"type":"article-journal","abstract":"Predicting the distribution of endangered species from habitat data is frequently perceived to be a useful technique. Models that predict the presence or absence of a species are normally judged by the number of prediction errors. These may be of two types: false positives and false negatives. Many of the prediction errors can be traced to ecological processes such as unsaturated habitat and species interactions. Consequently, if prediction errors are not placed in an ecological context the results of the model may be misleading. The simplest, and most widely used, measure of prediction accuracy is the number of correctly classiﬁed cases. There are other measures of prediction success that may be more appropriate. Strategies for assessing the causes and costs of these errors are discussed. A range of techniques for measuring error in presence/absence models, including some that are seldom used by ecologists (e.g. ROC plots and cost matrices), are described. A new approach to estimating prediction error, which is based on the spatial characteristics of the errors, is proposed. Thirteen recommendations are made to enable the objective selection of an error assessment technique for ecological presence/absence models.","container-title":"Environmental Conservation","DOI":"10.1017/S0376892997000088","ISSN":"0376-8929, 1469-4387","issue":"1","journalAbbreviation":"Envir. Conserv.","language":"en","page":"38-49","source":"DOI.org (Crossref)","title":"A review of methods for the assessment of prediction errors in conservation presence/absence models","volume":"24","author":[{"family":"Fielding","given":"Alan H."},{"family":"Bell","given":"John F."}],"issued":{"date-parts":[["1997",3]]}}}],"schema":"https://github.com/citation-style-language/schema/raw/master/csl-citation.json"}  </w:instrText>
      </w:r>
      <w:r w:rsidR="007E2489">
        <w:rPr>
          <w:rFonts w:cs="Times New Roman"/>
        </w:rPr>
        <w:fldChar w:fldCharType="separate"/>
      </w:r>
      <w:r w:rsidR="007E2489">
        <w:rPr>
          <w:rFonts w:cs="Times New Roman"/>
        </w:rPr>
        <w:t>(Fielding &amp; Bell 1997)</w:t>
      </w:r>
      <w:r w:rsidR="007E2489">
        <w:rPr>
          <w:rFonts w:cs="Times New Roman"/>
        </w:rPr>
        <w:fldChar w:fldCharType="end"/>
      </w:r>
      <w:r w:rsidR="00603115" w:rsidRPr="00247A13">
        <w:rPr>
          <w:rFonts w:cs="Times New Roman"/>
          <w:noProof w:val="0"/>
          <w:lang w:val="en-CA"/>
        </w:rPr>
        <w:t xml:space="preserve">, which partitioned the presence and background data into </w:t>
      </w:r>
      <w:r w:rsidR="007E4299" w:rsidRPr="00247A13">
        <w:rPr>
          <w:rFonts w:cs="Times New Roman"/>
          <w:noProof w:val="0"/>
          <w:lang w:val="en-CA"/>
        </w:rPr>
        <w:t>five</w:t>
      </w:r>
      <w:r w:rsidR="00603115" w:rsidRPr="00247A13">
        <w:rPr>
          <w:rFonts w:cs="Times New Roman"/>
          <w:noProof w:val="0"/>
          <w:lang w:val="en-CA"/>
        </w:rPr>
        <w:t xml:space="preserve"> sets, one of which was used for training while the remainder were combined for testing purposes for each model run. </w:t>
      </w:r>
      <w:r w:rsidR="00F34A70" w:rsidRPr="00247A13">
        <w:rPr>
          <w:rFonts w:cs="Times New Roman"/>
          <w:noProof w:val="0"/>
          <w:lang w:val="en-CA"/>
        </w:rPr>
        <w:t xml:space="preserve">Each </w:t>
      </w:r>
      <w:r w:rsidR="00603115" w:rsidRPr="00247A13">
        <w:rPr>
          <w:rFonts w:cs="Times New Roman"/>
          <w:noProof w:val="0"/>
          <w:lang w:val="en-CA"/>
        </w:rPr>
        <w:t xml:space="preserve">model was run </w:t>
      </w:r>
      <w:r w:rsidR="007E4299" w:rsidRPr="00247A13">
        <w:rPr>
          <w:rFonts w:cs="Times New Roman"/>
          <w:noProof w:val="0"/>
          <w:lang w:val="en-CA"/>
        </w:rPr>
        <w:t>five</w:t>
      </w:r>
      <w:r w:rsidR="00603115" w:rsidRPr="00247A13">
        <w:rPr>
          <w:rFonts w:cs="Times New Roman"/>
          <w:noProof w:val="0"/>
          <w:lang w:val="en-CA"/>
        </w:rPr>
        <w:t xml:space="preserve"> times so that each partition was used as training data once, </w:t>
      </w:r>
      <w:r w:rsidR="00603115" w:rsidRPr="00247A13">
        <w:rPr>
          <w:rFonts w:cs="Times New Roman"/>
          <w:noProof w:val="0"/>
          <w:lang w:val="en-CA"/>
        </w:rPr>
        <w:lastRenderedPageBreak/>
        <w:t xml:space="preserve">and the Area Under the Curve (AUC) values of each model was averaged across the </w:t>
      </w:r>
      <w:r w:rsidR="007E4299" w:rsidRPr="00247A13">
        <w:rPr>
          <w:rFonts w:cs="Times New Roman"/>
          <w:noProof w:val="0"/>
          <w:lang w:val="en-CA"/>
        </w:rPr>
        <w:t>five</w:t>
      </w:r>
      <w:r w:rsidR="00603115" w:rsidRPr="00247A13">
        <w:rPr>
          <w:rFonts w:cs="Times New Roman"/>
          <w:noProof w:val="0"/>
          <w:lang w:val="en-CA"/>
        </w:rPr>
        <w:t xml:space="preserve"> runs to produce a mean AUC value with variance. </w:t>
      </w:r>
      <w:r w:rsidR="006A4D07">
        <w:rPr>
          <w:rFonts w:cs="Times New Roman"/>
          <w:noProof w:val="0"/>
          <w:lang w:val="en-CA"/>
        </w:rPr>
        <w:t>AUC values are</w:t>
      </w:r>
      <w:r w:rsidR="00603115" w:rsidRPr="00247A13">
        <w:rPr>
          <w:rFonts w:cs="Times New Roman"/>
          <w:noProof w:val="0"/>
          <w:lang w:val="en-CA"/>
        </w:rPr>
        <w:t xml:space="preserve"> frequently used to evaluate SDMs, and measures the ability of a model to discriminate between sites where a species is present versus where it is absent on a 0 to 1 scale, with 1 being perfect and 0.5 equal to random </w:t>
      </w:r>
      <w:r w:rsidR="007E2489">
        <w:rPr>
          <w:rFonts w:cs="Times New Roman"/>
        </w:rPr>
        <w:fldChar w:fldCharType="begin"/>
      </w:r>
      <w:r w:rsidR="00BE772F">
        <w:rPr>
          <w:rFonts w:cs="Times New Roman"/>
        </w:rPr>
        <w:instrText xml:space="preserve"> ADDIN ZOTERO_ITEM CSL_CITATION {"citationID":"IpaHoDGx","properties":{"formattedCitation":"(Hanley &amp; McNeil 1982; Elith et al. 2006)","plainCitation":"(Hanley &amp; McNeil 1982; Elith et al. 2006)","noteIndex":0},"citationItems":[{"id":"4LsnhJz1/Gj4BI3L0","uris":["http://zotero.org/users/6112721/items/NQ9P6EEH"],"itemData":{"id":660,"type":"article-journal","container-title":"Radiology","DOI":"10.1148/radiology.143.1.7063747","ISSN":"0033-8419, 1527-1315","issue":"1","journalAbbreviation":"Radiology","language":"en","page":"29-36","source":"DOI.org (Crossref)","title":"The meaning and use of the area under a receiver operating characteristic (ROC) curve.","volume":"143","author":[{"family":"Hanley","given":"J A"},{"family":"McNeil","given":"B J"}],"issued":{"date-parts":[["1982",4]]}}},{"id":"4LsnhJz1/XWfn3T5x","uris":["http://zotero.org/users/6112721/items/Q63534PV"],"itemData":{"id":295,"type":"article-journal","container-title":"Ecography","DOI":"10.1111/j.2006.0906-7590.04596.x","ISSN":"09067590","issue":"2","journalAbbreviation":"Ecography","language":"en","page":"129-151","source":"DOI.org (Crossref)","title":"Novel methods improve prediction of species’ distributions from occurrence data","volume":"29","author":[{"family":"Elith","given":"Jane"},{"family":"H. Graham","given":"Catherine"},{"family":"P. Anderson","given":"Robert"},{"family":"Dudík","given":"Miroslav"},{"family":"Ferrier","given":"Simon"},{"family":"Guisan","given":"Antoine"},{"family":"J. Hijmans","given":"Robert"},{"family":"Huettmann","given":"Falk"},{"family":"R. Leathwick","given":"John"},{"family":"Lehmann","given":"Anthony"},{"family":"Li","given":"Jin"},{"family":"G. Lohmann","given":"Lucia"},{"family":"A. Loiselle","given":"Bette"},{"family":"Manion","given":"Glenn"},{"family":"Moritz","given":"Craig"},{"family":"Nakamura","given":"Miguel"},{"family":"Nakazawa","given":"Yoshinori"},{"family":"McC. M. Overton","given":"Jacob"},{"family":"Townsend Peterson","given":"A."},{"family":"J. Phillips","given":"Steven"},{"family":"Richardson","given":"Karen"},{"family":"Scachetti-Pereira","given":"Ricardo"},{"family":"E. Schapire","given":"Robert"},{"family":"Soberón","given":"Jorge"},{"family":"Williams","given":"Stephen"},{"family":"S. Wisz","given":"Mary"},{"family":"E. Zimmermann","given":"Niklaus"}],"issued":{"date-parts":[["2006",4]]}}}],"schema":"https://github.com/citation-style-language/schema/raw/master/csl-citation.json"} </w:instrText>
      </w:r>
      <w:r w:rsidR="007E2489">
        <w:rPr>
          <w:rFonts w:cs="Times New Roman"/>
        </w:rPr>
        <w:fldChar w:fldCharType="separate"/>
      </w:r>
      <w:r w:rsidR="007E2489">
        <w:rPr>
          <w:rFonts w:cs="Times New Roman"/>
        </w:rPr>
        <w:t>(Hanley &amp; McNeil 1982; Elith et al. 2006)</w:t>
      </w:r>
      <w:r w:rsidR="007E2489">
        <w:rPr>
          <w:rFonts w:cs="Times New Roman"/>
        </w:rPr>
        <w:fldChar w:fldCharType="end"/>
      </w:r>
      <w:r w:rsidR="00603115" w:rsidRPr="00247A13">
        <w:rPr>
          <w:rFonts w:cs="Times New Roman"/>
          <w:noProof w:val="0"/>
          <w:lang w:val="en-CA"/>
        </w:rPr>
        <w:t xml:space="preserve">. To </w:t>
      </w:r>
      <w:r w:rsidR="00F34A70" w:rsidRPr="00247A13">
        <w:rPr>
          <w:rFonts w:cs="Times New Roman"/>
          <w:noProof w:val="0"/>
          <w:lang w:val="en-CA"/>
        </w:rPr>
        <w:t xml:space="preserve">increase accuracy, </w:t>
      </w:r>
      <w:r w:rsidR="00A15B30" w:rsidRPr="00247A13">
        <w:rPr>
          <w:rFonts w:cs="Times New Roman"/>
          <w:noProof w:val="0"/>
          <w:lang w:val="en-CA"/>
        </w:rPr>
        <w:t>we excluded models whose</w:t>
      </w:r>
      <w:r w:rsidR="00603115" w:rsidRPr="00247A13">
        <w:rPr>
          <w:rFonts w:cs="Times New Roman"/>
          <w:noProof w:val="0"/>
          <w:lang w:val="en-CA"/>
        </w:rPr>
        <w:t xml:space="preserve"> minimum mean </w:t>
      </w:r>
      <w:del w:id="589" w:author="Daniel Stewart" w:date="2022-03-15T20:50:00Z">
        <w:r w:rsidR="00603115" w:rsidRPr="00247A13" w:rsidDel="002965B9">
          <w:rPr>
            <w:rFonts w:cs="Times New Roman"/>
            <w:noProof w:val="0"/>
            <w:lang w:val="en-CA"/>
          </w:rPr>
          <w:delText>Area Under the Curve (</w:delText>
        </w:r>
      </w:del>
      <w:r w:rsidR="00603115" w:rsidRPr="00247A13">
        <w:rPr>
          <w:rFonts w:cs="Times New Roman"/>
          <w:noProof w:val="0"/>
          <w:lang w:val="en-CA"/>
        </w:rPr>
        <w:t>AUC</w:t>
      </w:r>
      <w:del w:id="590" w:author="Daniel Stewart" w:date="2022-03-15T20:50:00Z">
        <w:r w:rsidR="00603115" w:rsidRPr="00247A13" w:rsidDel="002965B9">
          <w:rPr>
            <w:rFonts w:cs="Times New Roman"/>
            <w:noProof w:val="0"/>
            <w:lang w:val="en-CA"/>
          </w:rPr>
          <w:delText>)</w:delText>
        </w:r>
      </w:del>
      <w:r w:rsidR="00603115" w:rsidRPr="00247A13">
        <w:rPr>
          <w:rFonts w:cs="Times New Roman"/>
          <w:noProof w:val="0"/>
          <w:lang w:val="en-CA"/>
        </w:rPr>
        <w:t xml:space="preserve"> </w:t>
      </w:r>
      <w:r w:rsidR="00A15B30" w:rsidRPr="00247A13">
        <w:rPr>
          <w:rFonts w:cs="Times New Roman"/>
          <w:noProof w:val="0"/>
          <w:lang w:val="en-CA"/>
        </w:rPr>
        <w:t xml:space="preserve">fell </w:t>
      </w:r>
      <w:r w:rsidR="00603115" w:rsidRPr="00247A13">
        <w:rPr>
          <w:rFonts w:cs="Times New Roman"/>
          <w:noProof w:val="0"/>
          <w:lang w:val="en-CA"/>
        </w:rPr>
        <w:t xml:space="preserve">below </w:t>
      </w:r>
      <w:r w:rsidR="00A15B30" w:rsidRPr="00247A13">
        <w:rPr>
          <w:rFonts w:cs="Times New Roman"/>
          <w:noProof w:val="0"/>
          <w:lang w:val="en-CA"/>
        </w:rPr>
        <w:t xml:space="preserve">a </w:t>
      </w:r>
      <w:r w:rsidR="00603115" w:rsidRPr="00247A13">
        <w:rPr>
          <w:rFonts w:cs="Times New Roman"/>
          <w:noProof w:val="0"/>
          <w:lang w:val="en-CA"/>
        </w:rPr>
        <w:t>threshold</w:t>
      </w:r>
      <w:r w:rsidR="00A15B30" w:rsidRPr="00247A13">
        <w:rPr>
          <w:rFonts w:cs="Times New Roman"/>
          <w:noProof w:val="0"/>
          <w:lang w:val="en-CA"/>
        </w:rPr>
        <w:t xml:space="preserve"> of 0.8</w:t>
      </w:r>
      <w:r w:rsidR="00C8197E" w:rsidRPr="00247A13">
        <w:rPr>
          <w:rFonts w:cs="Times New Roman"/>
          <w:noProof w:val="0"/>
          <w:lang w:val="en-CA"/>
        </w:rPr>
        <w:t xml:space="preserve">. The result was the inclusion of three </w:t>
      </w:r>
      <w:del w:id="591" w:author="Daniel Stewart" w:date="2022-03-16T12:58:00Z">
        <w:r w:rsidR="00C8197E" w:rsidRPr="00247A13" w:rsidDel="007F159F">
          <w:rPr>
            <w:rFonts w:cs="Times New Roman"/>
            <w:noProof w:val="0"/>
            <w:lang w:val="en-CA"/>
          </w:rPr>
          <w:delText>modelling methods</w:delText>
        </w:r>
      </w:del>
      <w:ins w:id="592" w:author="Daniel Stewart" w:date="2022-03-16T12:58:00Z">
        <w:r w:rsidR="007F159F">
          <w:rPr>
            <w:rFonts w:cs="Times New Roman"/>
            <w:noProof w:val="0"/>
            <w:lang w:val="en-CA"/>
          </w:rPr>
          <w:t>models</w:t>
        </w:r>
      </w:ins>
      <w:r w:rsidR="00C8197E" w:rsidRPr="00247A13">
        <w:rPr>
          <w:rFonts w:cs="Times New Roman"/>
          <w:noProof w:val="0"/>
          <w:lang w:val="en-CA"/>
        </w:rPr>
        <w:t xml:space="preserve">: </w:t>
      </w:r>
      <w:r w:rsidR="007E4299" w:rsidRPr="00247A13">
        <w:rPr>
          <w:rFonts w:cs="Times New Roman"/>
          <w:noProof w:val="0"/>
          <w:lang w:val="en-CA"/>
        </w:rPr>
        <w:t>R</w:t>
      </w:r>
      <w:r w:rsidR="00C8197E" w:rsidRPr="00247A13">
        <w:rPr>
          <w:rFonts w:cs="Times New Roman"/>
          <w:noProof w:val="0"/>
          <w:lang w:val="en-CA"/>
        </w:rPr>
        <w:t xml:space="preserve">andom </w:t>
      </w:r>
      <w:r w:rsidR="007E4299" w:rsidRPr="00247A13">
        <w:rPr>
          <w:rFonts w:cs="Times New Roman"/>
          <w:noProof w:val="0"/>
          <w:lang w:val="en-CA"/>
        </w:rPr>
        <w:t>F</w:t>
      </w:r>
      <w:r w:rsidR="00C8197E" w:rsidRPr="00247A13">
        <w:rPr>
          <w:rFonts w:cs="Times New Roman"/>
          <w:noProof w:val="0"/>
          <w:lang w:val="en-CA"/>
        </w:rPr>
        <w:t xml:space="preserve">orest, </w:t>
      </w:r>
      <w:r w:rsidR="007E4299" w:rsidRPr="00247A13">
        <w:rPr>
          <w:rFonts w:cs="Times New Roman"/>
          <w:noProof w:val="0"/>
          <w:lang w:val="en-CA"/>
        </w:rPr>
        <w:t>M</w:t>
      </w:r>
      <w:r w:rsidR="00C8197E" w:rsidRPr="00247A13">
        <w:rPr>
          <w:rFonts w:cs="Times New Roman"/>
          <w:noProof w:val="0"/>
          <w:lang w:val="en-CA"/>
        </w:rPr>
        <w:t xml:space="preserve">axent, and </w:t>
      </w:r>
      <w:r w:rsidR="007E4299" w:rsidRPr="00247A13">
        <w:rPr>
          <w:rFonts w:cs="Times New Roman"/>
          <w:noProof w:val="0"/>
          <w:lang w:val="en-CA"/>
        </w:rPr>
        <w:t>S</w:t>
      </w:r>
      <w:r w:rsidR="00C8197E" w:rsidRPr="00247A13">
        <w:rPr>
          <w:rFonts w:cs="Times New Roman"/>
          <w:noProof w:val="0"/>
          <w:lang w:val="en-CA"/>
        </w:rPr>
        <w:t xml:space="preserve">upport </w:t>
      </w:r>
      <w:r w:rsidR="007E4299" w:rsidRPr="00247A13">
        <w:rPr>
          <w:rFonts w:cs="Times New Roman"/>
          <w:noProof w:val="0"/>
          <w:lang w:val="en-CA"/>
        </w:rPr>
        <w:t>V</w:t>
      </w:r>
      <w:r w:rsidR="00C8197E" w:rsidRPr="00247A13">
        <w:rPr>
          <w:rFonts w:cs="Times New Roman"/>
          <w:noProof w:val="0"/>
          <w:lang w:val="en-CA"/>
        </w:rPr>
        <w:t xml:space="preserve">ector, which were run using </w:t>
      </w:r>
      <w:proofErr w:type="spellStart"/>
      <w:r w:rsidR="00C8197E" w:rsidRPr="00247A13">
        <w:rPr>
          <w:rFonts w:cs="Times New Roman"/>
          <w:noProof w:val="0"/>
          <w:lang w:val="en-CA"/>
        </w:rPr>
        <w:t>randomForest</w:t>
      </w:r>
      <w:proofErr w:type="spellEnd"/>
      <w:r w:rsidR="00C8197E" w:rsidRPr="00247A13">
        <w:rPr>
          <w:rFonts w:cs="Times New Roman"/>
          <w:noProof w:val="0"/>
          <w:lang w:val="en-CA"/>
        </w:rPr>
        <w:t xml:space="preserve"> (v4.6.14</w:t>
      </w:r>
      <w:bookmarkStart w:id="593" w:name="ZOTERO_BREF_wLoAhKnLQlAv"/>
      <w:r w:rsidR="00C8197E" w:rsidRPr="00247A13">
        <w:rPr>
          <w:rFonts w:cs="Times New Roman"/>
          <w:noProof w:val="0"/>
          <w:lang w:val="en-CA"/>
        </w:rPr>
        <w:t xml:space="preserve">; </w:t>
      </w:r>
      <w:r w:rsidR="006A4D07">
        <w:rPr>
          <w:rFonts w:cs="Times New Roman"/>
          <w:noProof w:val="0"/>
          <w:lang w:val="en-CA"/>
        </w:rPr>
        <w:fldChar w:fldCharType="begin"/>
      </w:r>
      <w:r w:rsidR="00381732">
        <w:rPr>
          <w:rFonts w:cs="Times New Roman"/>
          <w:noProof w:val="0"/>
          <w:lang w:val="en-CA"/>
        </w:rPr>
        <w:instrText xml:space="preserve"> ADDIN ZOTERO_ITEM CSL_CITATION {"citationID":"C4bqIFTB","properties":{"formattedCitation":"(Liaw &amp; Wiener 2002)","plainCitation":"(Liaw &amp; Wiener 2002)","dontUpdate":true,"noteIndex":0},"citationItems":[{"id":634,"uris":["http://zotero.org/users/6112721/items/TL2YZ5WJ"],"itemData":{"id":634,"type":"article-journal","container-title":"R News","issue":"3","page":"18-22","title":"Classification and Regression by randomForest","volume":"2","author":[{"family":"Liaw","given":"Andy"},{"family":"Wiener","given":"Matthew"}],"issued":{"date-parts":[["2002"]]}}}],"schema":"https://github.com/citation-style-language/schema/raw/master/csl-citation.json"} </w:instrText>
      </w:r>
      <w:r w:rsidR="006A4D07">
        <w:rPr>
          <w:rFonts w:cs="Times New Roman"/>
          <w:noProof w:val="0"/>
          <w:lang w:val="en-CA"/>
        </w:rPr>
        <w:fldChar w:fldCharType="separate"/>
      </w:r>
      <w:r w:rsidR="006A4D07">
        <w:rPr>
          <w:rFonts w:cs="Times New Roman"/>
          <w:lang w:val="en-CA"/>
        </w:rPr>
        <w:t>Liaw &amp; Wiener 2002)</w:t>
      </w:r>
      <w:r w:rsidR="006A4D07">
        <w:rPr>
          <w:rFonts w:cs="Times New Roman"/>
          <w:noProof w:val="0"/>
          <w:lang w:val="en-CA"/>
        </w:rPr>
        <w:fldChar w:fldCharType="end"/>
      </w:r>
      <w:bookmarkEnd w:id="593"/>
      <w:r w:rsidR="00C8197E" w:rsidRPr="00247A13">
        <w:rPr>
          <w:rFonts w:cs="Times New Roman"/>
          <w:noProof w:val="0"/>
          <w:lang w:val="en-CA"/>
        </w:rPr>
        <w:t xml:space="preserve">, </w:t>
      </w:r>
      <w:proofErr w:type="spellStart"/>
      <w:r w:rsidR="00C8197E" w:rsidRPr="00247A13">
        <w:rPr>
          <w:rFonts w:cs="Times New Roman"/>
          <w:noProof w:val="0"/>
          <w:lang w:val="en-CA"/>
        </w:rPr>
        <w:t>dismo</w:t>
      </w:r>
      <w:proofErr w:type="spellEnd"/>
      <w:r w:rsidR="00C8197E" w:rsidRPr="00247A13">
        <w:rPr>
          <w:rFonts w:cs="Times New Roman"/>
          <w:noProof w:val="0"/>
          <w:lang w:val="en-CA"/>
        </w:rPr>
        <w:t xml:space="preserve"> (</w:t>
      </w:r>
      <w:bookmarkStart w:id="594" w:name="ZOTERO_BREF_ldEOm7yCQJqX"/>
      <w:r w:rsidR="00EF72FC" w:rsidRPr="00247A13">
        <w:rPr>
          <w:rFonts w:cs="Times New Roman"/>
          <w:noProof w:val="0"/>
          <w:lang w:val="en-CA"/>
        </w:rPr>
        <w:t xml:space="preserve">v1.14; </w:t>
      </w:r>
      <w:r w:rsidR="006A4D07">
        <w:rPr>
          <w:rFonts w:cs="Times New Roman"/>
          <w:noProof w:val="0"/>
          <w:lang w:val="en-CA"/>
        </w:rPr>
        <w:fldChar w:fldCharType="begin"/>
      </w:r>
      <w:r w:rsidR="00381732">
        <w:rPr>
          <w:rFonts w:cs="Times New Roman"/>
          <w:noProof w:val="0"/>
          <w:lang w:val="en-CA"/>
        </w:rPr>
        <w:instrText xml:space="preserve"> ADDIN ZOTERO_ITEM CSL_CITATION {"citationID":"ToE7CHhx","properties":{"formattedCitation":"(Hijmans et al. 2017)","plainCitation":"(Hijmans et al. 2017)","dontUpdate":true,"noteIndex":0},"citationItems":[{"id":633,"uris":["http://zotero.org/users/6112721/items/QAGIBMSQ"],"itemData":{"id":633,"type":"book","title":"dismo: Species Distribution Modeling","URL":"https://CRAN.R-project.org/package=dismo","version":"R package version 1.1-4","author":[{"family":"Hijmans","given":"Robert J."},{"family":"Leathwick","given":"John"},{"family":"Elith","given":"Jane"}],"issued":{"date-parts":[["2017"]]}}}],"schema":"https://github.com/citation-style-language/schema/raw/master/csl-citation.json"} </w:instrText>
      </w:r>
      <w:r w:rsidR="006A4D07">
        <w:rPr>
          <w:rFonts w:cs="Times New Roman"/>
          <w:noProof w:val="0"/>
          <w:lang w:val="en-CA"/>
        </w:rPr>
        <w:fldChar w:fldCharType="separate"/>
      </w:r>
      <w:r w:rsidR="006A4D07">
        <w:rPr>
          <w:rFonts w:cs="Times New Roman"/>
          <w:lang w:val="en-CA"/>
        </w:rPr>
        <w:t>Hijmans et al. 2017)</w:t>
      </w:r>
      <w:r w:rsidR="006A4D07">
        <w:rPr>
          <w:rFonts w:cs="Times New Roman"/>
          <w:noProof w:val="0"/>
          <w:lang w:val="en-CA"/>
        </w:rPr>
        <w:fldChar w:fldCharType="end"/>
      </w:r>
      <w:bookmarkEnd w:id="594"/>
      <w:r w:rsidR="006A4D07">
        <w:rPr>
          <w:rFonts w:cs="Times New Roman"/>
          <w:noProof w:val="0"/>
          <w:lang w:val="en-CA"/>
        </w:rPr>
        <w:t>,</w:t>
      </w:r>
      <w:r w:rsidR="00C8197E" w:rsidRPr="00247A13">
        <w:rPr>
          <w:rFonts w:cs="Times New Roman"/>
          <w:noProof w:val="0"/>
          <w:lang w:val="en-CA"/>
        </w:rPr>
        <w:t xml:space="preserve"> and </w:t>
      </w:r>
      <w:proofErr w:type="spellStart"/>
      <w:r w:rsidR="00C8197E" w:rsidRPr="00247A13">
        <w:rPr>
          <w:rFonts w:cs="Times New Roman"/>
          <w:noProof w:val="0"/>
          <w:lang w:val="en-CA"/>
        </w:rPr>
        <w:t>kernlab</w:t>
      </w:r>
      <w:proofErr w:type="spellEnd"/>
      <w:r w:rsidR="00C8197E" w:rsidRPr="00247A13">
        <w:rPr>
          <w:rFonts w:cs="Times New Roman"/>
          <w:noProof w:val="0"/>
          <w:lang w:val="en-CA"/>
        </w:rPr>
        <w:t xml:space="preserve"> (v0.9.29</w:t>
      </w:r>
      <w:bookmarkStart w:id="595" w:name="ZOTERO_BREF_rg6149Osi9B8"/>
      <w:r w:rsidR="00C8197E" w:rsidRPr="00247A13">
        <w:rPr>
          <w:rFonts w:cs="Times New Roman"/>
        </w:rPr>
        <w:t>;</w:t>
      </w:r>
      <w:r w:rsidR="006A4D07">
        <w:rPr>
          <w:rFonts w:cs="Times New Roman"/>
        </w:rPr>
        <w:t xml:space="preserve"> </w:t>
      </w:r>
      <w:r w:rsidR="006A4D07">
        <w:rPr>
          <w:rFonts w:cs="Times New Roman"/>
        </w:rPr>
        <w:fldChar w:fldCharType="begin"/>
      </w:r>
      <w:r w:rsidR="00381732">
        <w:rPr>
          <w:rFonts w:cs="Times New Roman"/>
        </w:rPr>
        <w:instrText xml:space="preserve"> ADDIN ZOTERO_ITEM CSL_CITATION {"citationID":"EAe9I2Pv","properties":{"formattedCitation":"(Karatzoglou et al. 2004)","plainCitation":"(Karatzoglou et al. 2004)","dontUpdate":true,"noteIndex":0},"citationItems":[{"id":635,"uris":["http://zotero.org/users/6112721/items/ACPZQISX"],"itemData":{"id":635,"type":"article-journal","container-title":"Journal of Statistical Software","issue":"9","page":"1-20","title":"kernlab -- An {S4} Package for Kernel Methods in R","volume":"11","author":[{"family":"Karatzoglou","given":"Alexandros"},{"family":"Smola","given":"Alex"},{"family":"Hornik","given":"Kurt"},{"family":"Zeileis","given":"Achim"}],"issued":{"date-parts":[["2004"]]}}}],"schema":"https://github.com/citation-style-language/schema/raw/master/csl-citation.json"} </w:instrText>
      </w:r>
      <w:r w:rsidR="006A4D07">
        <w:rPr>
          <w:rFonts w:cs="Times New Roman"/>
        </w:rPr>
        <w:fldChar w:fldCharType="separate"/>
      </w:r>
      <w:r w:rsidR="006A4D07">
        <w:rPr>
          <w:rFonts w:cs="Times New Roman"/>
        </w:rPr>
        <w:t>Karatzoglou et al. 2004)</w:t>
      </w:r>
      <w:r w:rsidR="006A4D07">
        <w:rPr>
          <w:rFonts w:cs="Times New Roman"/>
        </w:rPr>
        <w:fldChar w:fldCharType="end"/>
      </w:r>
      <w:bookmarkEnd w:id="595"/>
      <w:r w:rsidR="00C8197E" w:rsidRPr="00247A13">
        <w:rPr>
          <w:rFonts w:cs="Times New Roman"/>
          <w:noProof w:val="0"/>
          <w:lang w:val="en-CA"/>
        </w:rPr>
        <w:t xml:space="preserve"> packages</w:t>
      </w:r>
      <w:ins w:id="596" w:author="Daniel Stewart" w:date="2022-03-17T10:58:00Z">
        <w:r w:rsidR="00E427FE">
          <w:rPr>
            <w:rFonts w:cs="Times New Roman"/>
            <w:noProof w:val="0"/>
            <w:lang w:val="en-CA"/>
          </w:rPr>
          <w:t xml:space="preserve"> respectively</w:t>
        </w:r>
      </w:ins>
      <w:r w:rsidR="00C8197E" w:rsidRPr="00247A13">
        <w:rPr>
          <w:rFonts w:cs="Times New Roman"/>
          <w:noProof w:val="0"/>
          <w:lang w:val="en-CA"/>
        </w:rPr>
        <w:t>.</w:t>
      </w:r>
      <w:r w:rsidR="00603115" w:rsidRPr="00247A13">
        <w:rPr>
          <w:rFonts w:cs="Times New Roman"/>
          <w:noProof w:val="0"/>
          <w:lang w:val="en-CA"/>
        </w:rPr>
        <w:t xml:space="preserve"> </w:t>
      </w:r>
      <w:r w:rsidR="00C8197E" w:rsidRPr="00247A13">
        <w:rPr>
          <w:rFonts w:cs="Times New Roman"/>
          <w:noProof w:val="0"/>
          <w:lang w:val="en-CA"/>
        </w:rPr>
        <w:t>Maxent</w:t>
      </w:r>
      <w:r w:rsidR="00EF72FC" w:rsidRPr="00247A13">
        <w:rPr>
          <w:rFonts w:cs="Times New Roman"/>
          <w:noProof w:val="0"/>
          <w:lang w:val="en-CA"/>
        </w:rPr>
        <w:t xml:space="preserve"> </w:t>
      </w:r>
      <w:r w:rsidR="00C8197E" w:rsidRPr="00247A13">
        <w:rPr>
          <w:rFonts w:cs="Times New Roman"/>
          <w:noProof w:val="0"/>
          <w:lang w:val="en-CA"/>
        </w:rPr>
        <w:t xml:space="preserve">was run using default settings, while the number of trees in our </w:t>
      </w:r>
      <w:r w:rsidR="007E4299" w:rsidRPr="00247A13">
        <w:rPr>
          <w:rFonts w:cs="Times New Roman"/>
          <w:noProof w:val="0"/>
          <w:lang w:val="en-CA"/>
        </w:rPr>
        <w:t>R</w:t>
      </w:r>
      <w:r w:rsidR="00C8197E" w:rsidRPr="00247A13">
        <w:rPr>
          <w:rFonts w:cs="Times New Roman"/>
          <w:noProof w:val="0"/>
          <w:lang w:val="en-CA"/>
        </w:rPr>
        <w:t xml:space="preserve">andom </w:t>
      </w:r>
      <w:r w:rsidR="007E4299" w:rsidRPr="00247A13">
        <w:rPr>
          <w:rFonts w:cs="Times New Roman"/>
          <w:noProof w:val="0"/>
          <w:lang w:val="en-CA"/>
        </w:rPr>
        <w:t>F</w:t>
      </w:r>
      <w:r w:rsidR="00C8197E" w:rsidRPr="00247A13">
        <w:rPr>
          <w:rFonts w:cs="Times New Roman"/>
          <w:noProof w:val="0"/>
          <w:lang w:val="en-CA"/>
        </w:rPr>
        <w:t xml:space="preserve">orest model was reduced from 500 to 200 </w:t>
      </w:r>
      <w:r w:rsidR="00B57AC1" w:rsidRPr="00247A13">
        <w:rPr>
          <w:rFonts w:cs="Times New Roman"/>
          <w:noProof w:val="0"/>
          <w:lang w:val="en-CA"/>
        </w:rPr>
        <w:t>to improve processing speeds</w:t>
      </w:r>
      <w:r w:rsidR="00C8021F" w:rsidRPr="00247A13">
        <w:rPr>
          <w:rFonts w:cs="Times New Roman"/>
          <w:noProof w:val="0"/>
          <w:lang w:val="en-CA"/>
        </w:rPr>
        <w:t>, as</w:t>
      </w:r>
      <w:r w:rsidR="001E258A" w:rsidRPr="00247A13">
        <w:rPr>
          <w:rFonts w:cs="Times New Roman"/>
          <w:noProof w:val="0"/>
          <w:lang w:val="en-CA"/>
        </w:rPr>
        <w:t xml:space="preserve"> out of bag error stabilized around </w:t>
      </w:r>
      <w:r w:rsidR="00B57AC1" w:rsidRPr="00247A13">
        <w:rPr>
          <w:rFonts w:cs="Times New Roman"/>
          <w:noProof w:val="0"/>
          <w:lang w:val="en-CA"/>
        </w:rPr>
        <w:t>200 trees</w:t>
      </w:r>
      <w:r w:rsidR="00EF72FC" w:rsidRPr="00247A13">
        <w:rPr>
          <w:rFonts w:cs="Times New Roman"/>
          <w:noProof w:val="0"/>
          <w:lang w:val="en-CA"/>
        </w:rPr>
        <w:t>.</w:t>
      </w:r>
      <w:r w:rsidR="00B57AC1" w:rsidRPr="00247A13">
        <w:rPr>
          <w:rFonts w:cs="Times New Roman"/>
          <w:noProof w:val="0"/>
          <w:lang w:val="en-CA"/>
        </w:rPr>
        <w:t xml:space="preserve"> A radial basis kernel</w:t>
      </w:r>
      <w:r w:rsidR="00086331">
        <w:rPr>
          <w:rFonts w:cs="Times New Roman"/>
          <w:noProof w:val="0"/>
          <w:lang w:val="en-CA"/>
        </w:rPr>
        <w:t xml:space="preserve"> </w:t>
      </w:r>
      <w:r w:rsidR="00B57AC1" w:rsidRPr="00247A13">
        <w:rPr>
          <w:rFonts w:cs="Times New Roman"/>
          <w:noProof w:val="0"/>
          <w:lang w:val="en-CA"/>
        </w:rPr>
        <w:t xml:space="preserve">was </w:t>
      </w:r>
      <w:r w:rsidR="007F1C24" w:rsidRPr="00247A13">
        <w:rPr>
          <w:rFonts w:cs="Times New Roman"/>
          <w:noProof w:val="0"/>
          <w:lang w:val="en-CA"/>
        </w:rPr>
        <w:t xml:space="preserve">selected </w:t>
      </w:r>
      <w:r w:rsidR="00B57AC1" w:rsidRPr="00247A13">
        <w:rPr>
          <w:rFonts w:cs="Times New Roman"/>
          <w:noProof w:val="0"/>
          <w:lang w:val="en-CA"/>
        </w:rPr>
        <w:t xml:space="preserve">in our </w:t>
      </w:r>
      <w:r w:rsidR="007E4299" w:rsidRPr="00247A13">
        <w:rPr>
          <w:rFonts w:cs="Times New Roman"/>
          <w:noProof w:val="0"/>
          <w:lang w:val="en-CA"/>
        </w:rPr>
        <w:t>S</w:t>
      </w:r>
      <w:r w:rsidR="00B57AC1" w:rsidRPr="00247A13">
        <w:rPr>
          <w:rFonts w:cs="Times New Roman"/>
          <w:noProof w:val="0"/>
          <w:lang w:val="en-CA"/>
        </w:rPr>
        <w:t xml:space="preserve">upport </w:t>
      </w:r>
      <w:r w:rsidR="007E4299" w:rsidRPr="00247A13">
        <w:rPr>
          <w:rFonts w:cs="Times New Roman"/>
          <w:noProof w:val="0"/>
          <w:lang w:val="en-CA"/>
        </w:rPr>
        <w:t>V</w:t>
      </w:r>
      <w:r w:rsidR="00B57AC1" w:rsidRPr="00247A13">
        <w:rPr>
          <w:rFonts w:cs="Times New Roman"/>
          <w:noProof w:val="0"/>
          <w:lang w:val="en-CA"/>
        </w:rPr>
        <w:t>ector model</w:t>
      </w:r>
      <w:ins w:id="597" w:author="Daniel Stewart" w:date="2022-03-17T11:00:00Z">
        <w:r w:rsidR="00E427FE">
          <w:rPr>
            <w:rFonts w:cs="Times New Roman"/>
            <w:noProof w:val="0"/>
            <w:lang w:val="en-CA"/>
          </w:rPr>
          <w:t>.</w:t>
        </w:r>
      </w:ins>
      <w:del w:id="598" w:author="Daniel Stewart" w:date="2022-03-17T11:00:00Z">
        <w:r w:rsidR="007F1C24" w:rsidRPr="00247A13" w:rsidDel="00E427FE">
          <w:rPr>
            <w:rFonts w:cs="Times New Roman"/>
            <w:noProof w:val="0"/>
            <w:lang w:val="en-CA"/>
          </w:rPr>
          <w:delText xml:space="preserve"> due to its widespread use</w:delText>
        </w:r>
        <w:r w:rsidR="007E4299" w:rsidRPr="00247A13" w:rsidDel="00E427FE">
          <w:rPr>
            <w:rFonts w:cs="Times New Roman"/>
            <w:noProof w:val="0"/>
            <w:lang w:val="en-CA"/>
          </w:rPr>
          <w:delText xml:space="preserve"> in literature</w:delText>
        </w:r>
        <w:r w:rsidR="007F1C24" w:rsidRPr="00247A13" w:rsidDel="00E427FE">
          <w:rPr>
            <w:rFonts w:cs="Times New Roman"/>
            <w:noProof w:val="0"/>
            <w:lang w:val="en-CA"/>
          </w:rPr>
          <w:delText xml:space="preserve">, </w:delText>
        </w:r>
      </w:del>
      <w:ins w:id="599" w:author="Daniel Stewart" w:date="2022-03-17T11:00:00Z">
        <w:r w:rsidR="00E427FE">
          <w:rPr>
            <w:rFonts w:cs="Times New Roman"/>
            <w:noProof w:val="0"/>
            <w:lang w:val="en-CA"/>
          </w:rPr>
          <w:t xml:space="preserve"> </w:t>
        </w:r>
      </w:ins>
      <w:del w:id="600" w:author="Daniel Stewart" w:date="2022-03-17T11:00:00Z">
        <w:r w:rsidR="007F1C24" w:rsidRPr="00247A13" w:rsidDel="00E427FE">
          <w:rPr>
            <w:rFonts w:cs="Times New Roman"/>
            <w:noProof w:val="0"/>
            <w:lang w:val="en-CA"/>
          </w:rPr>
          <w:delText>and it</w:delText>
        </w:r>
        <w:r w:rsidR="00B57AC1" w:rsidRPr="00247A13" w:rsidDel="00E427FE">
          <w:rPr>
            <w:rFonts w:cs="Times New Roman"/>
            <w:noProof w:val="0"/>
            <w:lang w:val="en-CA"/>
          </w:rPr>
          <w:delText xml:space="preserve"> produced the highest </w:delText>
        </w:r>
        <w:r w:rsidR="007F1C24" w:rsidRPr="00247A13" w:rsidDel="00E427FE">
          <w:rPr>
            <w:rFonts w:cs="Times New Roman"/>
            <w:noProof w:val="0"/>
            <w:lang w:val="en-CA"/>
          </w:rPr>
          <w:delText xml:space="preserve">mean </w:delText>
        </w:r>
        <w:r w:rsidR="00B57AC1" w:rsidRPr="00247A13" w:rsidDel="00E427FE">
          <w:rPr>
            <w:rFonts w:cs="Times New Roman"/>
            <w:noProof w:val="0"/>
            <w:lang w:val="en-CA"/>
          </w:rPr>
          <w:delText xml:space="preserve">AUC value among </w:delText>
        </w:r>
        <w:r w:rsidR="007E4299" w:rsidRPr="00247A13" w:rsidDel="00E427FE">
          <w:rPr>
            <w:rFonts w:cs="Times New Roman"/>
            <w:noProof w:val="0"/>
            <w:lang w:val="en-CA"/>
          </w:rPr>
          <w:delText xml:space="preserve">all </w:delText>
        </w:r>
        <w:r w:rsidR="00B57AC1" w:rsidRPr="00247A13" w:rsidDel="00E427FE">
          <w:rPr>
            <w:rFonts w:cs="Times New Roman"/>
            <w:noProof w:val="0"/>
            <w:lang w:val="en-CA"/>
          </w:rPr>
          <w:delText xml:space="preserve">kernel options. </w:delText>
        </w:r>
      </w:del>
      <w:r w:rsidR="00374413" w:rsidRPr="00247A13">
        <w:rPr>
          <w:rFonts w:cs="Times New Roman"/>
          <w:noProof w:val="0"/>
          <w:lang w:val="en-CA"/>
        </w:rPr>
        <w:t>Finally, we combined the predictions</w:t>
      </w:r>
      <w:r w:rsidR="00603115" w:rsidRPr="00247A13">
        <w:rPr>
          <w:rFonts w:cs="Times New Roman"/>
          <w:noProof w:val="0"/>
          <w:lang w:val="en-CA"/>
        </w:rPr>
        <w:t xml:space="preserve"> of </w:t>
      </w:r>
      <w:r w:rsidR="006A4D07">
        <w:rPr>
          <w:rFonts w:cs="Times New Roman"/>
          <w:noProof w:val="0"/>
          <w:lang w:val="en-CA"/>
        </w:rPr>
        <w:t xml:space="preserve">the three remaining </w:t>
      </w:r>
      <w:r w:rsidR="009A00BE">
        <w:rPr>
          <w:rFonts w:cs="Times New Roman"/>
          <w:noProof w:val="0"/>
          <w:lang w:val="en-CA"/>
        </w:rPr>
        <w:t xml:space="preserve">models </w:t>
      </w:r>
      <w:r w:rsidR="00603115" w:rsidRPr="00247A13">
        <w:rPr>
          <w:rFonts w:cs="Times New Roman"/>
          <w:noProof w:val="0"/>
          <w:lang w:val="en-CA"/>
        </w:rPr>
        <w:t>into a</w:t>
      </w:r>
      <w:r w:rsidR="006A4D07">
        <w:rPr>
          <w:rFonts w:cs="Times New Roman"/>
          <w:noProof w:val="0"/>
          <w:lang w:val="en-CA"/>
        </w:rPr>
        <w:t xml:space="preserve"> single AUC-weighted</w:t>
      </w:r>
      <w:r w:rsidR="00603115" w:rsidRPr="00247A13">
        <w:rPr>
          <w:rFonts w:cs="Times New Roman"/>
          <w:noProof w:val="0"/>
          <w:lang w:val="en-CA"/>
        </w:rPr>
        <w:t xml:space="preserve"> ensemble model.</w:t>
      </w:r>
      <w:r w:rsidR="0079354E" w:rsidRPr="00247A13">
        <w:rPr>
          <w:rFonts w:cs="Times New Roman"/>
          <w:noProof w:val="0"/>
          <w:lang w:val="en-CA"/>
        </w:rPr>
        <w:t xml:space="preserve"> </w:t>
      </w:r>
    </w:p>
    <w:p w14:paraId="245E232C" w14:textId="2F71C21F" w:rsidR="00DC56F2" w:rsidRPr="00247A13" w:rsidRDefault="00DC56F2" w:rsidP="00E13EBB">
      <w:pPr>
        <w:pStyle w:val="Heading3"/>
        <w:rPr>
          <w:lang w:val="en-CA"/>
        </w:rPr>
      </w:pPr>
      <w:r w:rsidRPr="00247A13">
        <w:rPr>
          <w:lang w:val="en-CA"/>
        </w:rPr>
        <w:t>Habitat Susceptibility</w:t>
      </w:r>
    </w:p>
    <w:p w14:paraId="7A3E36DF" w14:textId="10AF50C9" w:rsidR="00E54BCA" w:rsidRPr="00D67329" w:rsidDel="00E54BCA" w:rsidRDefault="00923B60" w:rsidP="00E54BCA">
      <w:pPr>
        <w:ind w:firstLine="284"/>
        <w:jc w:val="left"/>
        <w:rPr>
          <w:del w:id="601" w:author="Daniel Stewart" w:date="2022-03-16T13:12:00Z"/>
          <w:moveTo w:id="602" w:author="Daniel Stewart" w:date="2022-03-16T13:11:00Z"/>
          <w:rFonts w:cs="Times New Roman"/>
          <w:noProof w:val="0"/>
          <w:color w:val="000000" w:themeColor="text1"/>
          <w:lang w:val="en-CA"/>
        </w:rPr>
      </w:pPr>
      <w:r>
        <w:rPr>
          <w:rFonts w:cs="Times New Roman"/>
          <w:noProof w:val="0"/>
          <w:color w:val="000000" w:themeColor="text1"/>
          <w:lang w:val="en-CA"/>
        </w:rPr>
        <w:t>Habitat s</w:t>
      </w:r>
      <w:moveToRangeStart w:id="603" w:author="Daniel Stewart" w:date="2022-03-16T13:11:00Z" w:name="move98328684"/>
      <w:moveTo w:id="604" w:author="Daniel Stewart" w:date="2022-03-16T13:11:00Z">
        <w:r w:rsidR="00E54BCA" w:rsidRPr="00D67329">
          <w:rPr>
            <w:rFonts w:cs="Times New Roman"/>
            <w:noProof w:val="0"/>
            <w:color w:val="000000" w:themeColor="text1"/>
            <w:lang w:val="en-CA"/>
          </w:rPr>
          <w:t xml:space="preserve">usceptibility was calculated by multiplying the estimated probability of propagule introduction in 25 years with the probability </w:t>
        </w:r>
      </w:moveTo>
      <w:r>
        <w:rPr>
          <w:rFonts w:cs="Times New Roman"/>
          <w:noProof w:val="0"/>
          <w:color w:val="000000" w:themeColor="text1"/>
          <w:lang w:val="en-CA"/>
        </w:rPr>
        <w:t>values</w:t>
      </w:r>
      <w:moveTo w:id="605" w:author="Daniel Stewart" w:date="2022-03-16T13:11:00Z">
        <w:r w:rsidR="00E54BCA" w:rsidRPr="00D67329">
          <w:rPr>
            <w:rFonts w:cs="Times New Roman"/>
            <w:noProof w:val="0"/>
            <w:color w:val="000000" w:themeColor="text1"/>
            <w:lang w:val="en-CA"/>
          </w:rPr>
          <w:t xml:space="preserve"> of our habitat suitability model (Fig. 1</w:t>
        </w:r>
        <w:del w:id="606" w:author="Daniel Stewart" w:date="2022-03-16T13:23:00Z">
          <w:r w:rsidR="00E54BCA" w:rsidRPr="00D67329" w:rsidDel="00A351E7">
            <w:rPr>
              <w:rFonts w:cs="Times New Roman"/>
              <w:noProof w:val="0"/>
              <w:color w:val="000000" w:themeColor="text1"/>
              <w:lang w:val="en-CA"/>
            </w:rPr>
            <w:delText>; see 2.3.1</w:delText>
          </w:r>
        </w:del>
        <w:r w:rsidR="00E54BCA" w:rsidRPr="00D67329">
          <w:rPr>
            <w:rFonts w:cs="Times New Roman"/>
            <w:noProof w:val="0"/>
            <w:color w:val="000000" w:themeColor="text1"/>
            <w:lang w:val="en-CA"/>
          </w:rPr>
          <w:t>).</w:t>
        </w:r>
      </w:moveTo>
      <w:ins w:id="607" w:author="Daniel Stewart" w:date="2022-03-16T13:12:00Z">
        <w:r w:rsidR="00E54BCA" w:rsidRPr="00D67329">
          <w:rPr>
            <w:rFonts w:cs="Times New Roman"/>
            <w:noProof w:val="0"/>
            <w:color w:val="000000" w:themeColor="text1"/>
            <w:lang w:val="en-CA"/>
          </w:rPr>
          <w:t xml:space="preserve"> </w:t>
        </w:r>
      </w:ins>
    </w:p>
    <w:moveToRangeEnd w:id="603"/>
    <w:p w14:paraId="29BB197B" w14:textId="4F577C39" w:rsidR="00862486" w:rsidRPr="00D67329" w:rsidDel="00E54BCA" w:rsidRDefault="00862486" w:rsidP="007C3CD7">
      <w:pPr>
        <w:ind w:firstLine="284"/>
        <w:jc w:val="left"/>
        <w:rPr>
          <w:del w:id="608" w:author="Daniel Stewart" w:date="2022-03-16T13:13:00Z"/>
          <w:rFonts w:cs="Times New Roman"/>
          <w:noProof w:val="0"/>
          <w:color w:val="000000" w:themeColor="text1"/>
          <w:lang w:val="en-CA"/>
          <w:rPrChange w:id="609" w:author="Daniel Stewart" w:date="2022-03-15T20:51:00Z">
            <w:rPr>
              <w:del w:id="610" w:author="Daniel Stewart" w:date="2022-03-16T13:13:00Z"/>
              <w:rFonts w:cs="Times New Roman"/>
              <w:noProof w:val="0"/>
              <w:lang w:val="en-CA"/>
            </w:rPr>
          </w:rPrChange>
        </w:rPr>
      </w:pPr>
      <w:del w:id="611" w:author="Daniel Stewart" w:date="2022-03-16T13:12:00Z">
        <w:r w:rsidRPr="00D67329" w:rsidDel="00E54BCA">
          <w:rPr>
            <w:rFonts w:cs="Times New Roman"/>
            <w:noProof w:val="0"/>
            <w:color w:val="000000" w:themeColor="text1"/>
            <w:lang w:val="en-CA"/>
            <w:rPrChange w:id="612" w:author="Daniel Stewart" w:date="2022-03-15T20:51:00Z">
              <w:rPr>
                <w:rFonts w:cs="Times New Roman"/>
                <w:noProof w:val="0"/>
                <w:lang w:val="en-CA"/>
              </w:rPr>
            </w:rPrChange>
          </w:rPr>
          <w:delText>We defined susceptibility as the risk of marsh habitat being colonized by non-native cattail within 25 years</w:delText>
        </w:r>
        <w:r w:rsidR="000B367F" w:rsidRPr="00D67329" w:rsidDel="00E54BCA">
          <w:rPr>
            <w:rFonts w:cs="Times New Roman"/>
            <w:noProof w:val="0"/>
            <w:color w:val="000000" w:themeColor="text1"/>
            <w:lang w:val="en-CA"/>
            <w:rPrChange w:id="613" w:author="Daniel Stewart" w:date="2022-03-15T20:51:00Z">
              <w:rPr>
                <w:rFonts w:cs="Times New Roman"/>
                <w:noProof w:val="0"/>
                <w:lang w:val="en-CA"/>
              </w:rPr>
            </w:rPrChange>
          </w:rPr>
          <w:delText>, accounting for both propagule pressure and habitat suitability</w:delText>
        </w:r>
        <w:r w:rsidRPr="00D67329" w:rsidDel="00E54BCA">
          <w:rPr>
            <w:rFonts w:cs="Times New Roman"/>
            <w:noProof w:val="0"/>
            <w:color w:val="000000" w:themeColor="text1"/>
            <w:lang w:val="en-CA"/>
            <w:rPrChange w:id="614" w:author="Daniel Stewart" w:date="2022-03-15T20:51:00Z">
              <w:rPr>
                <w:rFonts w:cs="Times New Roman"/>
                <w:noProof w:val="0"/>
                <w:lang w:val="en-CA"/>
              </w:rPr>
            </w:rPrChange>
          </w:rPr>
          <w:delText xml:space="preserve">. </w:delText>
        </w:r>
      </w:del>
      <w:r w:rsidR="002F36F6" w:rsidRPr="00D67329">
        <w:rPr>
          <w:rFonts w:cs="Times New Roman"/>
          <w:noProof w:val="0"/>
          <w:color w:val="000000" w:themeColor="text1"/>
          <w:lang w:val="en-CA"/>
          <w:rPrChange w:id="615" w:author="Daniel Stewart" w:date="2022-03-15T20:51:00Z">
            <w:rPr>
              <w:rFonts w:cs="Times New Roman"/>
              <w:noProof w:val="0"/>
              <w:lang w:val="en-CA"/>
            </w:rPr>
          </w:rPrChange>
        </w:rPr>
        <w:t xml:space="preserve">The duration of 25 years was selected because </w:t>
      </w:r>
      <w:r w:rsidR="0062757B">
        <w:rPr>
          <w:rFonts w:cs="Times New Roman"/>
          <w:noProof w:val="0"/>
          <w:color w:val="000000" w:themeColor="text1"/>
          <w:lang w:val="en-CA"/>
        </w:rPr>
        <w:t xml:space="preserve">longer time frames </w:t>
      </w:r>
      <w:r w:rsidR="002F36F6" w:rsidRPr="00D67329">
        <w:rPr>
          <w:rFonts w:cs="Times New Roman"/>
          <w:noProof w:val="0"/>
          <w:color w:val="000000" w:themeColor="text1"/>
          <w:lang w:val="en-CA"/>
          <w:rPrChange w:id="616" w:author="Daniel Stewart" w:date="2022-03-15T20:51:00Z">
            <w:rPr>
              <w:rFonts w:cs="Times New Roman"/>
              <w:noProof w:val="0"/>
              <w:lang w:val="en-CA"/>
            </w:rPr>
          </w:rPrChange>
        </w:rPr>
        <w:t>were likely to diminish</w:t>
      </w:r>
      <w:r w:rsidR="007F1C24" w:rsidRPr="00D67329">
        <w:rPr>
          <w:rFonts w:cs="Times New Roman"/>
          <w:noProof w:val="0"/>
          <w:color w:val="000000" w:themeColor="text1"/>
          <w:lang w:val="en-CA"/>
          <w:rPrChange w:id="617" w:author="Daniel Stewart" w:date="2022-03-15T20:51:00Z">
            <w:rPr>
              <w:rFonts w:cs="Times New Roman"/>
              <w:noProof w:val="0"/>
              <w:lang w:val="en-CA"/>
            </w:rPr>
          </w:rPrChange>
        </w:rPr>
        <w:t xml:space="preserve"> </w:t>
      </w:r>
      <w:r w:rsidR="00D82548">
        <w:rPr>
          <w:rFonts w:cs="Times New Roman"/>
          <w:noProof w:val="0"/>
          <w:color w:val="000000" w:themeColor="text1"/>
          <w:lang w:val="en-CA"/>
        </w:rPr>
        <w:t>the</w:t>
      </w:r>
      <w:r w:rsidR="00862E5C">
        <w:rPr>
          <w:rFonts w:cs="Times New Roman"/>
          <w:noProof w:val="0"/>
          <w:color w:val="000000" w:themeColor="text1"/>
          <w:lang w:val="en-CA"/>
        </w:rPr>
        <w:t xml:space="preserve"> </w:t>
      </w:r>
      <w:r w:rsidR="00596C7C" w:rsidRPr="00D67329">
        <w:rPr>
          <w:rFonts w:cs="Times New Roman"/>
          <w:noProof w:val="0"/>
          <w:color w:val="000000" w:themeColor="text1"/>
          <w:lang w:val="en-CA"/>
          <w:rPrChange w:id="618" w:author="Daniel Stewart" w:date="2022-03-15T20:51:00Z">
            <w:rPr>
              <w:rFonts w:cs="Times New Roman"/>
              <w:noProof w:val="0"/>
              <w:lang w:val="en-CA"/>
            </w:rPr>
          </w:rPrChange>
        </w:rPr>
        <w:t>effectiveness</w:t>
      </w:r>
      <w:r w:rsidR="00D82548">
        <w:rPr>
          <w:rFonts w:cs="Times New Roman"/>
          <w:noProof w:val="0"/>
          <w:color w:val="000000" w:themeColor="text1"/>
          <w:lang w:val="en-CA"/>
        </w:rPr>
        <w:t xml:space="preserve"> of predictions</w:t>
      </w:r>
      <w:r w:rsidR="00596C7C" w:rsidRPr="00D67329">
        <w:rPr>
          <w:rFonts w:cs="Times New Roman"/>
          <w:noProof w:val="0"/>
          <w:color w:val="000000" w:themeColor="text1"/>
          <w:lang w:val="en-CA"/>
          <w:rPrChange w:id="619" w:author="Daniel Stewart" w:date="2022-03-15T20:51:00Z">
            <w:rPr>
              <w:rFonts w:cs="Times New Roman"/>
              <w:noProof w:val="0"/>
              <w:lang w:val="en-CA"/>
            </w:rPr>
          </w:rPrChange>
        </w:rPr>
        <w:t xml:space="preserve">, </w:t>
      </w:r>
      <w:r w:rsidR="002F36F6" w:rsidRPr="00D67329">
        <w:rPr>
          <w:rFonts w:cs="Times New Roman"/>
          <w:noProof w:val="0"/>
          <w:color w:val="000000" w:themeColor="text1"/>
          <w:lang w:val="en-CA"/>
          <w:rPrChange w:id="620" w:author="Daniel Stewart" w:date="2022-03-15T20:51:00Z">
            <w:rPr>
              <w:rFonts w:cs="Times New Roman"/>
              <w:noProof w:val="0"/>
              <w:lang w:val="en-CA"/>
            </w:rPr>
          </w:rPrChange>
        </w:rPr>
        <w:t xml:space="preserve">due to </w:t>
      </w:r>
      <w:r w:rsidR="00923B60">
        <w:rPr>
          <w:rFonts w:cs="Times New Roman"/>
          <w:noProof w:val="0"/>
          <w:color w:val="000000" w:themeColor="text1"/>
          <w:lang w:val="en-CA"/>
        </w:rPr>
        <w:t xml:space="preserve">(1) </w:t>
      </w:r>
      <w:r w:rsidR="002F36F6" w:rsidRPr="00D67329">
        <w:rPr>
          <w:rFonts w:cs="Times New Roman"/>
          <w:noProof w:val="0"/>
          <w:color w:val="000000" w:themeColor="text1"/>
          <w:lang w:val="en-CA"/>
          <w:rPrChange w:id="621" w:author="Daniel Stewart" w:date="2022-03-15T20:51:00Z">
            <w:rPr>
              <w:rFonts w:cs="Times New Roman"/>
              <w:noProof w:val="0"/>
              <w:lang w:val="en-CA"/>
            </w:rPr>
          </w:rPrChange>
        </w:rPr>
        <w:t>the highly-fecund nature of cattail</w:t>
      </w:r>
      <w:ins w:id="622" w:author="Daniel Stewart" w:date="2022-03-16T13:15:00Z">
        <w:r w:rsidR="00E54BCA" w:rsidRPr="00D67329">
          <w:rPr>
            <w:rFonts w:cs="Times New Roman"/>
            <w:noProof w:val="0"/>
            <w:color w:val="000000" w:themeColor="text1"/>
            <w:lang w:val="en-CA"/>
          </w:rPr>
          <w:t xml:space="preserve">, whereby </w:t>
        </w:r>
      </w:ins>
      <w:r w:rsidR="00923B60">
        <w:rPr>
          <w:rFonts w:cs="Times New Roman"/>
          <w:noProof w:val="0"/>
          <w:color w:val="000000" w:themeColor="text1"/>
          <w:lang w:val="en-CA"/>
        </w:rPr>
        <w:t>propagules</w:t>
      </w:r>
      <w:ins w:id="623" w:author="Daniel Stewart" w:date="2022-03-16T13:15:00Z">
        <w:r w:rsidR="00E54BCA" w:rsidRPr="00D67329">
          <w:rPr>
            <w:rFonts w:cs="Times New Roman"/>
            <w:noProof w:val="0"/>
            <w:color w:val="000000" w:themeColor="text1"/>
            <w:lang w:val="en-CA"/>
          </w:rPr>
          <w:t xml:space="preserve"> would </w:t>
        </w:r>
      </w:ins>
      <w:r w:rsidR="00923B60">
        <w:rPr>
          <w:rFonts w:cs="Times New Roman"/>
          <w:noProof w:val="0"/>
          <w:color w:val="000000" w:themeColor="text1"/>
          <w:lang w:val="en-CA"/>
        </w:rPr>
        <w:t xml:space="preserve">likely </w:t>
      </w:r>
      <w:ins w:id="624" w:author="Daniel Stewart" w:date="2022-03-16T13:15:00Z">
        <w:r w:rsidR="00E54BCA" w:rsidRPr="00D67329">
          <w:rPr>
            <w:rFonts w:cs="Times New Roman"/>
            <w:noProof w:val="0"/>
            <w:color w:val="000000" w:themeColor="text1"/>
            <w:lang w:val="en-CA"/>
          </w:rPr>
          <w:t>reach most habitats given enough time,</w:t>
        </w:r>
      </w:ins>
      <w:del w:id="625" w:author="Daniel Stewart" w:date="2022-03-16T13:14:00Z">
        <w:r w:rsidR="002F36F6" w:rsidRPr="00D67329" w:rsidDel="00E54BCA">
          <w:rPr>
            <w:rFonts w:cs="Times New Roman"/>
            <w:noProof w:val="0"/>
            <w:color w:val="000000" w:themeColor="text1"/>
            <w:lang w:val="en-CA"/>
            <w:rPrChange w:id="626" w:author="Daniel Stewart" w:date="2022-03-15T20:51:00Z">
              <w:rPr>
                <w:rFonts w:cs="Times New Roman"/>
                <w:noProof w:val="0"/>
                <w:lang w:val="en-CA"/>
              </w:rPr>
            </w:rPrChange>
          </w:rPr>
          <w:delText xml:space="preserve"> (i.e. seeds would likely reach most habitats given enough time</w:delText>
        </w:r>
      </w:del>
      <w:del w:id="627" w:author="Daniel Stewart" w:date="2022-03-16T13:15:00Z">
        <w:r w:rsidR="002F36F6" w:rsidRPr="00D67329" w:rsidDel="00E54BCA">
          <w:rPr>
            <w:rFonts w:cs="Times New Roman"/>
            <w:noProof w:val="0"/>
            <w:color w:val="000000" w:themeColor="text1"/>
            <w:lang w:val="en-CA"/>
            <w:rPrChange w:id="628" w:author="Daniel Stewart" w:date="2022-03-15T20:51:00Z">
              <w:rPr>
                <w:rFonts w:cs="Times New Roman"/>
                <w:noProof w:val="0"/>
                <w:lang w:val="en-CA"/>
              </w:rPr>
            </w:rPrChange>
          </w:rPr>
          <w:delText>)</w:delText>
        </w:r>
      </w:del>
      <w:r w:rsidR="002F36F6" w:rsidRPr="00D67329">
        <w:rPr>
          <w:rFonts w:cs="Times New Roman"/>
          <w:noProof w:val="0"/>
          <w:color w:val="000000" w:themeColor="text1"/>
          <w:lang w:val="en-CA"/>
          <w:rPrChange w:id="629" w:author="Daniel Stewart" w:date="2022-03-15T20:51:00Z">
            <w:rPr>
              <w:rFonts w:cs="Times New Roman"/>
              <w:noProof w:val="0"/>
              <w:lang w:val="en-CA"/>
            </w:rPr>
          </w:rPrChange>
        </w:rPr>
        <w:t xml:space="preserve"> and </w:t>
      </w:r>
      <w:r w:rsidR="00923B60">
        <w:rPr>
          <w:rFonts w:cs="Times New Roman"/>
          <w:noProof w:val="0"/>
          <w:color w:val="000000" w:themeColor="text1"/>
          <w:lang w:val="en-CA"/>
        </w:rPr>
        <w:t>(2) uncertainty a</w:t>
      </w:r>
      <w:r w:rsidR="0062757B">
        <w:rPr>
          <w:rFonts w:cs="Times New Roman"/>
          <w:noProof w:val="0"/>
          <w:color w:val="000000" w:themeColor="text1"/>
          <w:lang w:val="en-CA"/>
        </w:rPr>
        <w:t xml:space="preserve">round </w:t>
      </w:r>
      <w:r w:rsidR="00923B60">
        <w:rPr>
          <w:rFonts w:cs="Times New Roman"/>
          <w:noProof w:val="0"/>
          <w:color w:val="000000" w:themeColor="text1"/>
          <w:lang w:val="en-CA"/>
        </w:rPr>
        <w:t>future environmental conditions</w:t>
      </w:r>
      <w:r w:rsidR="0062757B">
        <w:rPr>
          <w:rFonts w:cs="Times New Roman"/>
          <w:noProof w:val="0"/>
          <w:color w:val="000000" w:themeColor="text1"/>
          <w:lang w:val="en-CA"/>
        </w:rPr>
        <w:t xml:space="preserve"> </w:t>
      </w:r>
      <w:r w:rsidR="00923B60">
        <w:rPr>
          <w:rFonts w:cs="Times New Roman"/>
          <w:noProof w:val="0"/>
          <w:color w:val="000000" w:themeColor="text1"/>
          <w:lang w:val="en-CA"/>
        </w:rPr>
        <w:t>in the estuary</w:t>
      </w:r>
      <w:r w:rsidR="00086331">
        <w:rPr>
          <w:rFonts w:cs="Times New Roman"/>
          <w:noProof w:val="0"/>
          <w:color w:val="000000" w:themeColor="text1"/>
          <w:lang w:val="en-CA"/>
        </w:rPr>
        <w:t xml:space="preserve"> </w:t>
      </w:r>
      <w:r w:rsidR="00D82548">
        <w:rPr>
          <w:rFonts w:cs="Times New Roman"/>
          <w:noProof w:val="0"/>
          <w:color w:val="000000" w:themeColor="text1"/>
          <w:lang w:val="en-CA"/>
        </w:rPr>
        <w:t>due to</w:t>
      </w:r>
      <w:r w:rsidR="0062757B">
        <w:rPr>
          <w:rFonts w:cs="Times New Roman"/>
          <w:noProof w:val="0"/>
          <w:color w:val="000000" w:themeColor="text1"/>
          <w:lang w:val="en-CA"/>
        </w:rPr>
        <w:t xml:space="preserve"> factors such as </w:t>
      </w:r>
      <w:r w:rsidR="00D82548">
        <w:rPr>
          <w:rFonts w:cs="Times New Roman"/>
          <w:noProof w:val="0"/>
          <w:color w:val="000000" w:themeColor="text1"/>
          <w:lang w:val="en-CA"/>
        </w:rPr>
        <w:t xml:space="preserve">relative </w:t>
      </w:r>
      <w:r w:rsidR="00923B60">
        <w:rPr>
          <w:rFonts w:cs="Times New Roman"/>
          <w:noProof w:val="0"/>
          <w:color w:val="000000" w:themeColor="text1"/>
          <w:lang w:val="en-CA"/>
        </w:rPr>
        <w:t>sea level rise and climate change</w:t>
      </w:r>
      <w:r w:rsidR="00086331">
        <w:rPr>
          <w:rFonts w:cs="Times New Roman"/>
          <w:noProof w:val="0"/>
          <w:color w:val="000000" w:themeColor="text1"/>
          <w:lang w:val="en-CA"/>
        </w:rPr>
        <w:t xml:space="preserve">, and (3) potential changes in </w:t>
      </w:r>
      <w:r w:rsidR="00086331">
        <w:rPr>
          <w:rFonts w:cs="Times New Roman"/>
          <w:i/>
          <w:iCs/>
          <w:noProof w:val="0"/>
          <w:color w:val="000000" w:themeColor="text1"/>
          <w:lang w:val="en-CA"/>
        </w:rPr>
        <w:t>Typha</w:t>
      </w:r>
      <w:r w:rsidR="00086331">
        <w:rPr>
          <w:rFonts w:cs="Times New Roman"/>
          <w:noProof w:val="0"/>
          <w:color w:val="000000" w:themeColor="text1"/>
          <w:lang w:val="en-CA"/>
        </w:rPr>
        <w:t xml:space="preserve"> behaviour over time due to continued hybridization (e.g., </w:t>
      </w:r>
      <w:proofErr w:type="spellStart"/>
      <w:r w:rsidR="00086331">
        <w:rPr>
          <w:rFonts w:cs="Times New Roman"/>
          <w:noProof w:val="0"/>
          <w:color w:val="000000" w:themeColor="text1"/>
          <w:lang w:val="en-CA"/>
        </w:rPr>
        <w:t>demographic</w:t>
      </w:r>
      <w:proofErr w:type="spellEnd"/>
      <w:r w:rsidR="00086331">
        <w:rPr>
          <w:rFonts w:cs="Times New Roman"/>
          <w:noProof w:val="0"/>
          <w:color w:val="000000" w:themeColor="text1"/>
          <w:lang w:val="en-CA"/>
        </w:rPr>
        <w:t xml:space="preserve"> swamping)</w:t>
      </w:r>
      <w:ins w:id="630" w:author="Daniel Stewart" w:date="2022-03-16T13:13:00Z">
        <w:r w:rsidR="00E54BCA" w:rsidRPr="00D67329">
          <w:rPr>
            <w:rFonts w:cs="Times New Roman"/>
            <w:noProof w:val="0"/>
            <w:color w:val="000000" w:themeColor="text1"/>
            <w:lang w:val="en-CA"/>
          </w:rPr>
          <w:t xml:space="preserve">. </w:t>
        </w:r>
      </w:ins>
      <w:del w:id="631" w:author="Daniel Stewart" w:date="2022-03-16T13:12:00Z">
        <w:r w:rsidR="002F36F6" w:rsidRPr="00D67329" w:rsidDel="00E54BCA">
          <w:rPr>
            <w:rFonts w:cs="Times New Roman"/>
            <w:noProof w:val="0"/>
            <w:color w:val="000000" w:themeColor="text1"/>
            <w:lang w:val="en-CA"/>
            <w:rPrChange w:id="632" w:author="Daniel Stewart" w:date="2022-03-15T20:51:00Z">
              <w:rPr>
                <w:rFonts w:cs="Times New Roman"/>
                <w:noProof w:val="0"/>
                <w:lang w:val="en-CA"/>
              </w:rPr>
            </w:rPrChange>
          </w:rPr>
          <w:delText>due to the</w:delText>
        </w:r>
      </w:del>
      <w:del w:id="633" w:author="Daniel Stewart" w:date="2022-03-16T13:13:00Z">
        <w:r w:rsidR="002F36F6" w:rsidRPr="00D67329" w:rsidDel="00E54BCA">
          <w:rPr>
            <w:rFonts w:cs="Times New Roman"/>
            <w:noProof w:val="0"/>
            <w:color w:val="000000" w:themeColor="text1"/>
            <w:lang w:val="en-CA"/>
            <w:rPrChange w:id="634" w:author="Daniel Stewart" w:date="2022-03-15T20:51:00Z">
              <w:rPr>
                <w:rFonts w:cs="Times New Roman"/>
                <w:noProof w:val="0"/>
                <w:lang w:val="en-CA"/>
              </w:rPr>
            </w:rPrChange>
          </w:rPr>
          <w:delText xml:space="preserve"> </w:delText>
        </w:r>
      </w:del>
      <w:del w:id="635" w:author="Daniel Stewart" w:date="2022-03-16T13:12:00Z">
        <w:r w:rsidR="00596C7C" w:rsidRPr="00D67329" w:rsidDel="00E54BCA">
          <w:rPr>
            <w:rFonts w:cs="Times New Roman"/>
            <w:noProof w:val="0"/>
            <w:color w:val="000000" w:themeColor="text1"/>
            <w:lang w:val="en-CA"/>
            <w:rPrChange w:id="636" w:author="Daniel Stewart" w:date="2022-03-15T20:51:00Z">
              <w:rPr>
                <w:rFonts w:cs="Times New Roman"/>
                <w:noProof w:val="0"/>
                <w:lang w:val="en-CA"/>
              </w:rPr>
            </w:rPrChange>
          </w:rPr>
          <w:delText xml:space="preserve">unpredictable </w:delText>
        </w:r>
        <w:r w:rsidR="002F36F6" w:rsidRPr="00D67329" w:rsidDel="00E54BCA">
          <w:rPr>
            <w:rFonts w:cs="Times New Roman"/>
            <w:noProof w:val="0"/>
            <w:color w:val="000000" w:themeColor="text1"/>
            <w:lang w:val="en-CA"/>
            <w:rPrChange w:id="637" w:author="Daniel Stewart" w:date="2022-03-15T20:51:00Z">
              <w:rPr>
                <w:rFonts w:cs="Times New Roman"/>
                <w:noProof w:val="0"/>
                <w:lang w:val="en-CA"/>
              </w:rPr>
            </w:rPrChange>
          </w:rPr>
          <w:delText>environmental</w:delText>
        </w:r>
      </w:del>
      <w:del w:id="638" w:author="Daniel Stewart" w:date="2022-03-16T13:10:00Z">
        <w:r w:rsidR="002F36F6" w:rsidRPr="00D67329" w:rsidDel="00E54BCA">
          <w:rPr>
            <w:rFonts w:cs="Times New Roman"/>
            <w:noProof w:val="0"/>
            <w:color w:val="000000" w:themeColor="text1"/>
            <w:lang w:val="en-CA"/>
            <w:rPrChange w:id="639" w:author="Daniel Stewart" w:date="2022-03-15T20:51:00Z">
              <w:rPr>
                <w:rFonts w:cs="Times New Roman"/>
                <w:noProof w:val="0"/>
                <w:lang w:val="en-CA"/>
              </w:rPr>
            </w:rPrChange>
          </w:rPr>
          <w:delText xml:space="preserve"> changes expected to occur this century</w:delText>
        </w:r>
        <w:r w:rsidR="00596C7C" w:rsidRPr="00D67329" w:rsidDel="00E54BCA">
          <w:rPr>
            <w:rFonts w:cs="Times New Roman"/>
            <w:noProof w:val="0"/>
            <w:color w:val="000000" w:themeColor="text1"/>
            <w:lang w:val="en-CA"/>
            <w:rPrChange w:id="640" w:author="Daniel Stewart" w:date="2022-03-15T20:51:00Z">
              <w:rPr>
                <w:rFonts w:cs="Times New Roman"/>
                <w:noProof w:val="0"/>
                <w:lang w:val="en-CA"/>
              </w:rPr>
            </w:rPrChange>
          </w:rPr>
          <w:delText xml:space="preserve">, such as sea </w:delText>
        </w:r>
        <w:r w:rsidR="002F36F6" w:rsidRPr="00D67329" w:rsidDel="00E54BCA">
          <w:rPr>
            <w:rFonts w:cs="Times New Roman"/>
            <w:noProof w:val="0"/>
            <w:color w:val="000000" w:themeColor="text1"/>
            <w:lang w:val="en-CA"/>
            <w:rPrChange w:id="641" w:author="Daniel Stewart" w:date="2022-03-15T20:51:00Z">
              <w:rPr>
                <w:rFonts w:cs="Times New Roman"/>
                <w:noProof w:val="0"/>
                <w:lang w:val="en-CA"/>
              </w:rPr>
            </w:rPrChange>
          </w:rPr>
          <w:delText xml:space="preserve">level rise </w:delText>
        </w:r>
        <w:r w:rsidR="009B55EE" w:rsidRPr="00D67329" w:rsidDel="00E54BCA">
          <w:rPr>
            <w:rFonts w:cs="Times New Roman"/>
            <w:noProof w:val="0"/>
            <w:color w:val="000000" w:themeColor="text1"/>
            <w:lang w:val="en-CA"/>
            <w:rPrChange w:id="642" w:author="Daniel Stewart" w:date="2022-03-15T20:51:00Z">
              <w:rPr>
                <w:rFonts w:cs="Times New Roman"/>
                <w:noProof w:val="0"/>
                <w:lang w:val="en-CA"/>
              </w:rPr>
            </w:rPrChange>
          </w:rPr>
          <w:delText xml:space="preserve"> </w:delText>
        </w:r>
        <w:bookmarkStart w:id="643" w:name="ZOTERO_BREF_tLb0p7csND2W"/>
        <w:r w:rsidR="009B55EE" w:rsidRPr="00D67329" w:rsidDel="00E54BCA">
          <w:rPr>
            <w:rFonts w:cs="Times New Roman"/>
            <w:color w:val="000000" w:themeColor="text1"/>
            <w:rPrChange w:id="644" w:author="Daniel Stewart" w:date="2022-03-15T20:51:00Z">
              <w:rPr>
                <w:rFonts w:cs="Times New Roman"/>
              </w:rPr>
            </w:rPrChange>
          </w:rPr>
          <w:delText>(Bornhold et al. 2008; Kirwan &amp; Murray 2008)</w:delText>
        </w:r>
        <w:bookmarkEnd w:id="643"/>
        <w:r w:rsidR="009B55EE" w:rsidRPr="00D67329" w:rsidDel="00E54BCA">
          <w:rPr>
            <w:rFonts w:cs="Times New Roman"/>
            <w:noProof w:val="0"/>
            <w:color w:val="000000" w:themeColor="text1"/>
            <w:lang w:val="en-CA"/>
            <w:rPrChange w:id="645" w:author="Daniel Stewart" w:date="2022-03-15T20:51:00Z">
              <w:rPr>
                <w:rFonts w:cs="Times New Roman"/>
                <w:noProof w:val="0"/>
                <w:lang w:val="en-CA"/>
              </w:rPr>
            </w:rPrChange>
          </w:rPr>
          <w:delText>,</w:delText>
        </w:r>
        <w:r w:rsidR="002F36F6" w:rsidRPr="00D67329" w:rsidDel="00E54BCA">
          <w:rPr>
            <w:rFonts w:cs="Times New Roman"/>
            <w:noProof w:val="0"/>
            <w:color w:val="000000" w:themeColor="text1"/>
            <w:lang w:val="en-CA"/>
            <w:rPrChange w:id="646" w:author="Daniel Stewart" w:date="2022-03-15T20:51:00Z">
              <w:rPr>
                <w:rFonts w:cs="Times New Roman"/>
                <w:noProof w:val="0"/>
                <w:lang w:val="en-CA"/>
              </w:rPr>
            </w:rPrChange>
          </w:rPr>
          <w:delText xml:space="preserve"> </w:delText>
        </w:r>
        <w:r w:rsidR="00F34A70" w:rsidRPr="00D67329" w:rsidDel="00E54BCA">
          <w:rPr>
            <w:rFonts w:cs="Times New Roman"/>
            <w:noProof w:val="0"/>
            <w:color w:val="000000" w:themeColor="text1"/>
            <w:lang w:val="en-CA"/>
            <w:rPrChange w:id="647" w:author="Daniel Stewart" w:date="2022-03-15T20:51:00Z">
              <w:rPr>
                <w:rFonts w:cs="Times New Roman"/>
                <w:noProof w:val="0"/>
                <w:lang w:val="en-CA"/>
              </w:rPr>
            </w:rPrChange>
          </w:rPr>
          <w:delText xml:space="preserve">altered </w:delText>
        </w:r>
        <w:r w:rsidR="00596C7C" w:rsidRPr="00D67329" w:rsidDel="00E54BCA">
          <w:rPr>
            <w:rFonts w:cs="Times New Roman"/>
            <w:noProof w:val="0"/>
            <w:color w:val="000000" w:themeColor="text1"/>
            <w:lang w:val="en-CA"/>
            <w:rPrChange w:id="648" w:author="Daniel Stewart" w:date="2022-03-15T20:51:00Z">
              <w:rPr>
                <w:rFonts w:cs="Times New Roman"/>
                <w:noProof w:val="0"/>
                <w:lang w:val="en-CA"/>
              </w:rPr>
            </w:rPrChange>
          </w:rPr>
          <w:delText>river flows due to climate change</w:delText>
        </w:r>
        <w:r w:rsidR="002F36F6" w:rsidRPr="00D67329" w:rsidDel="00E54BCA">
          <w:rPr>
            <w:rFonts w:cs="Times New Roman"/>
            <w:noProof w:val="0"/>
            <w:color w:val="000000" w:themeColor="text1"/>
            <w:lang w:val="en-CA"/>
            <w:rPrChange w:id="649" w:author="Daniel Stewart" w:date="2022-03-15T20:51:00Z">
              <w:rPr>
                <w:rFonts w:cs="Times New Roman"/>
                <w:noProof w:val="0"/>
                <w:lang w:val="en-CA"/>
              </w:rPr>
            </w:rPrChange>
          </w:rPr>
          <w:delText xml:space="preserve"> </w:delText>
        </w:r>
        <w:bookmarkStart w:id="650" w:name="ZOTERO_BREF_MBrQ6CIZYbJZ"/>
        <w:r w:rsidR="009B55EE" w:rsidRPr="00D67329" w:rsidDel="00E54BCA">
          <w:rPr>
            <w:rFonts w:cs="Times New Roman"/>
            <w:color w:val="000000" w:themeColor="text1"/>
            <w:rPrChange w:id="651" w:author="Daniel Stewart" w:date="2022-03-15T20:51:00Z">
              <w:rPr>
                <w:rFonts w:cs="Times New Roman"/>
              </w:rPr>
            </w:rPrChange>
          </w:rPr>
          <w:delText>(Taylor 2004)</w:delText>
        </w:r>
        <w:bookmarkEnd w:id="650"/>
        <w:r w:rsidR="002F36F6" w:rsidRPr="00D67329" w:rsidDel="00E54BCA">
          <w:rPr>
            <w:rFonts w:cs="Times New Roman"/>
            <w:noProof w:val="0"/>
            <w:color w:val="000000" w:themeColor="text1"/>
            <w:lang w:val="en-CA"/>
            <w:rPrChange w:id="652" w:author="Daniel Stewart" w:date="2022-03-15T20:51:00Z">
              <w:rPr>
                <w:rFonts w:cs="Times New Roman"/>
                <w:noProof w:val="0"/>
                <w:lang w:val="en-CA"/>
              </w:rPr>
            </w:rPrChange>
          </w:rPr>
          <w:delText xml:space="preserve">, and chronic herbivory by </w:delText>
        </w:r>
        <w:r w:rsidR="00596C7C" w:rsidRPr="00D67329" w:rsidDel="00E54BCA">
          <w:rPr>
            <w:rFonts w:cs="Times New Roman"/>
            <w:noProof w:val="0"/>
            <w:color w:val="000000" w:themeColor="text1"/>
            <w:lang w:val="en-CA"/>
            <w:rPrChange w:id="653" w:author="Daniel Stewart" w:date="2022-03-15T20:51:00Z">
              <w:rPr>
                <w:rFonts w:cs="Times New Roman"/>
                <w:noProof w:val="0"/>
                <w:lang w:val="en-CA"/>
              </w:rPr>
            </w:rPrChange>
          </w:rPr>
          <w:delText xml:space="preserve">overabundant waterfowl </w:delText>
        </w:r>
        <w:bookmarkStart w:id="654" w:name="ZOTERO_BREF_uliIUkUCAIvs"/>
        <w:r w:rsidR="009B55EE" w:rsidRPr="00D67329" w:rsidDel="00E54BCA">
          <w:rPr>
            <w:rFonts w:cs="Times New Roman"/>
            <w:color w:val="000000" w:themeColor="text1"/>
            <w:rPrChange w:id="655" w:author="Daniel Stewart" w:date="2022-03-15T20:51:00Z">
              <w:rPr>
                <w:rFonts w:cs="Times New Roman"/>
              </w:rPr>
            </w:rPrChange>
          </w:rPr>
          <w:delText>(Demarchi 2006)</w:delText>
        </w:r>
        <w:bookmarkEnd w:id="654"/>
        <w:r w:rsidR="002F36F6" w:rsidRPr="00D67329" w:rsidDel="00E54BCA">
          <w:rPr>
            <w:rFonts w:cs="Times New Roman"/>
            <w:noProof w:val="0"/>
            <w:color w:val="000000" w:themeColor="text1"/>
            <w:lang w:val="en-CA"/>
            <w:rPrChange w:id="656" w:author="Daniel Stewart" w:date="2022-03-15T20:51:00Z">
              <w:rPr>
                <w:rFonts w:cs="Times New Roman"/>
                <w:noProof w:val="0"/>
                <w:lang w:val="en-CA"/>
              </w:rPr>
            </w:rPrChange>
          </w:rPr>
          <w:delText xml:space="preserve">. </w:delText>
        </w:r>
      </w:del>
      <w:moveFromRangeStart w:id="657" w:author="Daniel Stewart" w:date="2022-03-16T13:11:00Z" w:name="move98328684"/>
      <w:moveFrom w:id="658" w:author="Daniel Stewart" w:date="2022-03-16T13:11:00Z">
        <w:r w:rsidR="002F36F6" w:rsidRPr="00D67329" w:rsidDel="00E54BCA">
          <w:rPr>
            <w:rFonts w:cs="Times New Roman"/>
            <w:noProof w:val="0"/>
            <w:color w:val="000000" w:themeColor="text1"/>
            <w:lang w:val="en-CA"/>
            <w:rPrChange w:id="659" w:author="Daniel Stewart" w:date="2022-03-15T20:51:00Z">
              <w:rPr>
                <w:rFonts w:cs="Times New Roman"/>
                <w:noProof w:val="0"/>
                <w:lang w:val="en-CA"/>
              </w:rPr>
            </w:rPrChange>
          </w:rPr>
          <w:t xml:space="preserve">Susceptibility was calculated </w:t>
        </w:r>
        <w:r w:rsidRPr="00D67329" w:rsidDel="00E54BCA">
          <w:rPr>
            <w:rFonts w:cs="Times New Roman"/>
            <w:noProof w:val="0"/>
            <w:color w:val="000000" w:themeColor="text1"/>
            <w:lang w:val="en-CA"/>
            <w:rPrChange w:id="660" w:author="Daniel Stewart" w:date="2022-03-15T20:51:00Z">
              <w:rPr>
                <w:rFonts w:cs="Times New Roman"/>
                <w:noProof w:val="0"/>
                <w:lang w:val="en-CA"/>
              </w:rPr>
            </w:rPrChange>
          </w:rPr>
          <w:t xml:space="preserve">by multiplying the estimated probability of propagule introduction in </w:t>
        </w:r>
        <w:r w:rsidR="002F36F6" w:rsidRPr="00D67329" w:rsidDel="00E54BCA">
          <w:rPr>
            <w:rFonts w:cs="Times New Roman"/>
            <w:noProof w:val="0"/>
            <w:color w:val="000000" w:themeColor="text1"/>
            <w:lang w:val="en-CA"/>
            <w:rPrChange w:id="661" w:author="Daniel Stewart" w:date="2022-03-15T20:51:00Z">
              <w:rPr>
                <w:rFonts w:cs="Times New Roman"/>
                <w:noProof w:val="0"/>
                <w:lang w:val="en-CA"/>
              </w:rPr>
            </w:rPrChange>
          </w:rPr>
          <w:t>25 years</w:t>
        </w:r>
        <w:r w:rsidR="00430417" w:rsidRPr="00D67329" w:rsidDel="00E54BCA">
          <w:rPr>
            <w:rFonts w:cs="Times New Roman"/>
            <w:noProof w:val="0"/>
            <w:color w:val="000000" w:themeColor="text1"/>
            <w:lang w:val="en-CA"/>
            <w:rPrChange w:id="662" w:author="Daniel Stewart" w:date="2022-03-15T20:51:00Z">
              <w:rPr>
                <w:rFonts w:cs="Times New Roman"/>
                <w:noProof w:val="0"/>
                <w:lang w:val="en-CA"/>
              </w:rPr>
            </w:rPrChange>
          </w:rPr>
          <w:t xml:space="preserve"> </w:t>
        </w:r>
        <w:r w:rsidRPr="00D67329" w:rsidDel="00E54BCA">
          <w:rPr>
            <w:rFonts w:cs="Times New Roman"/>
            <w:noProof w:val="0"/>
            <w:color w:val="000000" w:themeColor="text1"/>
            <w:lang w:val="en-CA"/>
            <w:rPrChange w:id="663" w:author="Daniel Stewart" w:date="2022-03-15T20:51:00Z">
              <w:rPr>
                <w:rFonts w:cs="Times New Roman"/>
                <w:noProof w:val="0"/>
                <w:lang w:val="en-CA"/>
              </w:rPr>
            </w:rPrChange>
          </w:rPr>
          <w:t>with</w:t>
        </w:r>
        <w:r w:rsidR="00EC3177" w:rsidRPr="00D67329" w:rsidDel="00E54BCA">
          <w:rPr>
            <w:rFonts w:cs="Times New Roman"/>
            <w:noProof w:val="0"/>
            <w:color w:val="000000" w:themeColor="text1"/>
            <w:lang w:val="en-CA"/>
            <w:rPrChange w:id="664" w:author="Daniel Stewart" w:date="2022-03-15T20:51:00Z">
              <w:rPr>
                <w:rFonts w:cs="Times New Roman"/>
                <w:noProof w:val="0"/>
                <w:lang w:val="en-CA"/>
              </w:rPr>
            </w:rPrChange>
          </w:rPr>
          <w:t xml:space="preserve"> the probability</w:t>
        </w:r>
        <w:r w:rsidRPr="00D67329" w:rsidDel="00E54BCA">
          <w:rPr>
            <w:rFonts w:cs="Times New Roman"/>
            <w:noProof w:val="0"/>
            <w:color w:val="000000" w:themeColor="text1"/>
            <w:lang w:val="en-CA"/>
            <w:rPrChange w:id="665" w:author="Daniel Stewart" w:date="2022-03-15T20:51:00Z">
              <w:rPr>
                <w:rFonts w:cs="Times New Roman"/>
                <w:noProof w:val="0"/>
                <w:lang w:val="en-CA"/>
              </w:rPr>
            </w:rPrChange>
          </w:rPr>
          <w:t xml:space="preserve"> outputs of our habitat suitability model (Fig. 1</w:t>
        </w:r>
        <w:r w:rsidR="000B367F" w:rsidRPr="00D67329" w:rsidDel="00E54BCA">
          <w:rPr>
            <w:rFonts w:cs="Times New Roman"/>
            <w:noProof w:val="0"/>
            <w:color w:val="000000" w:themeColor="text1"/>
            <w:lang w:val="en-CA"/>
            <w:rPrChange w:id="666" w:author="Daniel Stewart" w:date="2022-03-15T20:51:00Z">
              <w:rPr>
                <w:rFonts w:cs="Times New Roman"/>
                <w:noProof w:val="0"/>
                <w:lang w:val="en-CA"/>
              </w:rPr>
            </w:rPrChange>
          </w:rPr>
          <w:t>; see 2.3.1</w:t>
        </w:r>
        <w:r w:rsidR="00EC3177" w:rsidRPr="00D67329" w:rsidDel="00E54BCA">
          <w:rPr>
            <w:rFonts w:cs="Times New Roman"/>
            <w:noProof w:val="0"/>
            <w:color w:val="000000" w:themeColor="text1"/>
            <w:lang w:val="en-CA"/>
            <w:rPrChange w:id="667" w:author="Daniel Stewart" w:date="2022-03-15T20:51:00Z">
              <w:rPr>
                <w:rFonts w:cs="Times New Roman"/>
                <w:noProof w:val="0"/>
                <w:lang w:val="en-CA"/>
              </w:rPr>
            </w:rPrChange>
          </w:rPr>
          <w:t>).</w:t>
        </w:r>
      </w:moveFrom>
      <w:moveFromRangeEnd w:id="657"/>
    </w:p>
    <w:p w14:paraId="47D3A987" w14:textId="0595949A" w:rsidR="00AF6F46" w:rsidRDefault="00986FB1" w:rsidP="007C3CD7">
      <w:pPr>
        <w:ind w:firstLine="284"/>
        <w:jc w:val="left"/>
        <w:rPr>
          <w:rFonts w:cs="Times New Roman"/>
        </w:rPr>
      </w:pPr>
      <w:r w:rsidRPr="00247A13">
        <w:rPr>
          <w:rFonts w:cs="Times New Roman"/>
          <w:noProof w:val="0"/>
          <w:lang w:val="en-CA"/>
        </w:rPr>
        <w:t xml:space="preserve">The probability of propagule introduction was </w:t>
      </w:r>
      <w:r w:rsidR="00122372" w:rsidRPr="00247A13">
        <w:rPr>
          <w:rFonts w:cs="Times New Roman"/>
          <w:noProof w:val="0"/>
          <w:lang w:val="en-CA"/>
        </w:rPr>
        <w:t>estimated based</w:t>
      </w:r>
      <w:r w:rsidR="006357EC" w:rsidRPr="00247A13">
        <w:rPr>
          <w:rFonts w:cs="Times New Roman"/>
          <w:noProof w:val="0"/>
          <w:lang w:val="en-CA"/>
        </w:rPr>
        <w:t xml:space="preserve"> on</w:t>
      </w:r>
      <w:r w:rsidR="00122372" w:rsidRPr="00247A13">
        <w:rPr>
          <w:rFonts w:cs="Times New Roman"/>
          <w:noProof w:val="0"/>
          <w:lang w:val="en-CA"/>
        </w:rPr>
        <w:t xml:space="preserve"> </w:t>
      </w:r>
      <w:r w:rsidRPr="00247A13">
        <w:rPr>
          <w:rFonts w:cs="Times New Roman"/>
          <w:noProof w:val="0"/>
          <w:lang w:val="en-CA"/>
        </w:rPr>
        <w:t xml:space="preserve">proximity to </w:t>
      </w:r>
      <w:r w:rsidR="007065D7">
        <w:rPr>
          <w:rFonts w:cs="Times New Roman"/>
          <w:noProof w:val="0"/>
          <w:lang w:val="en-CA"/>
        </w:rPr>
        <w:t xml:space="preserve">the </w:t>
      </w:r>
      <w:r w:rsidRPr="00247A13">
        <w:rPr>
          <w:rFonts w:cs="Times New Roman"/>
          <w:noProof w:val="0"/>
          <w:lang w:val="en-CA"/>
        </w:rPr>
        <w:t xml:space="preserve">nearest non-native cattail occurrence, and </w:t>
      </w:r>
      <w:r w:rsidR="0062757B">
        <w:rPr>
          <w:rFonts w:cs="Times New Roman"/>
          <w:noProof w:val="0"/>
          <w:lang w:val="en-CA"/>
        </w:rPr>
        <w:t xml:space="preserve">density of </w:t>
      </w:r>
      <w:r w:rsidR="00DB099E" w:rsidRPr="00247A13">
        <w:rPr>
          <w:rFonts w:cs="Times New Roman"/>
          <w:noProof w:val="0"/>
          <w:lang w:val="en-CA"/>
        </w:rPr>
        <w:t>non-native</w:t>
      </w:r>
      <w:r w:rsidRPr="00247A13">
        <w:rPr>
          <w:rFonts w:cs="Times New Roman"/>
          <w:noProof w:val="0"/>
          <w:lang w:val="en-CA"/>
        </w:rPr>
        <w:t xml:space="preserve"> cattail</w:t>
      </w:r>
      <w:r w:rsidR="007065D7">
        <w:rPr>
          <w:rFonts w:cs="Times New Roman"/>
          <w:noProof w:val="0"/>
          <w:lang w:val="en-CA"/>
        </w:rPr>
        <w:t>s</w:t>
      </w:r>
      <w:r w:rsidRPr="00247A13">
        <w:rPr>
          <w:rFonts w:cs="Times New Roman"/>
          <w:noProof w:val="0"/>
          <w:lang w:val="en-CA"/>
        </w:rPr>
        <w:t xml:space="preserve"> in </w:t>
      </w:r>
      <w:r w:rsidR="00122372" w:rsidRPr="00247A13">
        <w:rPr>
          <w:rFonts w:cs="Times New Roman"/>
          <w:noProof w:val="0"/>
          <w:lang w:val="en-CA"/>
        </w:rPr>
        <w:t>nearby marsh</w:t>
      </w:r>
      <w:r w:rsidRPr="00247A13">
        <w:rPr>
          <w:rFonts w:cs="Times New Roman"/>
          <w:noProof w:val="0"/>
          <w:lang w:val="en-CA"/>
        </w:rPr>
        <w:t>.</w:t>
      </w:r>
      <w:r w:rsidR="00430417" w:rsidRPr="00247A13">
        <w:rPr>
          <w:rFonts w:cs="Times New Roman"/>
          <w:noProof w:val="0"/>
          <w:lang w:val="en-CA"/>
        </w:rPr>
        <w:t xml:space="preserve"> </w:t>
      </w:r>
      <w:r w:rsidR="007065D7" w:rsidRPr="00247A13">
        <w:rPr>
          <w:rFonts w:cs="Times New Roman"/>
          <w:noProof w:val="0"/>
          <w:lang w:val="en-CA"/>
        </w:rPr>
        <w:t xml:space="preserve">We based </w:t>
      </w:r>
      <w:r w:rsidR="007065D7">
        <w:rPr>
          <w:rFonts w:cs="Times New Roman"/>
          <w:noProof w:val="0"/>
          <w:lang w:val="en-CA"/>
        </w:rPr>
        <w:t xml:space="preserve">these </w:t>
      </w:r>
      <w:r w:rsidR="007065D7" w:rsidRPr="00247A13">
        <w:rPr>
          <w:rFonts w:cs="Times New Roman"/>
          <w:noProof w:val="0"/>
          <w:lang w:val="en-CA"/>
        </w:rPr>
        <w:t xml:space="preserve">calculations on the locations of non-native cattail </w:t>
      </w:r>
      <w:r w:rsidR="004710D0">
        <w:rPr>
          <w:rFonts w:cs="Times New Roman"/>
          <w:noProof w:val="0"/>
          <w:lang w:val="en-CA"/>
        </w:rPr>
        <w:t xml:space="preserve">identified </w:t>
      </w:r>
      <w:r w:rsidR="007065D7" w:rsidRPr="00247A13">
        <w:rPr>
          <w:rFonts w:cs="Times New Roman"/>
          <w:noProof w:val="0"/>
          <w:lang w:val="en-CA"/>
        </w:rPr>
        <w:t>in our spectral analysis (see 2.2).</w:t>
      </w:r>
      <w:r w:rsidR="004710D0">
        <w:rPr>
          <w:rFonts w:cs="Times New Roman"/>
          <w:noProof w:val="0"/>
          <w:lang w:val="en-CA"/>
        </w:rPr>
        <w:t xml:space="preserve"> </w:t>
      </w:r>
      <w:r w:rsidR="00430417" w:rsidRPr="00247A13">
        <w:rPr>
          <w:rFonts w:cs="Times New Roman"/>
          <w:noProof w:val="0"/>
          <w:lang w:val="en-CA"/>
        </w:rPr>
        <w:t>P</w:t>
      </w:r>
      <w:r w:rsidR="00DB099E" w:rsidRPr="00247A13">
        <w:rPr>
          <w:rFonts w:cs="Times New Roman"/>
          <w:noProof w:val="0"/>
          <w:lang w:val="en-CA"/>
        </w:rPr>
        <w:t xml:space="preserve">roximity </w:t>
      </w:r>
      <w:del w:id="668" w:author="Daniel Stewart" w:date="2022-03-15T20:52:00Z">
        <w:r w:rsidR="00DB099E" w:rsidRPr="00247A13" w:rsidDel="002965B9">
          <w:rPr>
            <w:rFonts w:cs="Times New Roman"/>
            <w:noProof w:val="0"/>
            <w:lang w:val="en-CA"/>
          </w:rPr>
          <w:delText>was  calculated</w:delText>
        </w:r>
      </w:del>
      <w:ins w:id="669" w:author="Daniel Stewart" w:date="2022-03-15T20:52:00Z">
        <w:r w:rsidR="002965B9" w:rsidRPr="00247A13">
          <w:rPr>
            <w:rFonts w:cs="Times New Roman"/>
            <w:noProof w:val="0"/>
            <w:lang w:val="en-CA"/>
          </w:rPr>
          <w:t>was calculated</w:t>
        </w:r>
      </w:ins>
      <w:r w:rsidR="00DB099E" w:rsidRPr="00247A13">
        <w:rPr>
          <w:rFonts w:cs="Times New Roman"/>
          <w:noProof w:val="0"/>
          <w:lang w:val="en-CA"/>
        </w:rPr>
        <w:t xml:space="preserve"> u</w:t>
      </w:r>
      <w:r w:rsidR="00782EBC" w:rsidRPr="00247A13">
        <w:rPr>
          <w:rFonts w:cs="Times New Roman"/>
          <w:noProof w:val="0"/>
          <w:lang w:val="en-CA"/>
        </w:rPr>
        <w:t>sing</w:t>
      </w:r>
      <w:r w:rsidR="00850E8A" w:rsidRPr="00247A13">
        <w:rPr>
          <w:rFonts w:cs="Times New Roman"/>
          <w:noProof w:val="0"/>
          <w:lang w:val="en-CA"/>
        </w:rPr>
        <w:t xml:space="preserve"> a cost distance analysis in ArcMap, a variation of Euclidean distance that calculates the least-costly path between a </w:t>
      </w:r>
      <w:r w:rsidR="00EC3177" w:rsidRPr="00247A13">
        <w:rPr>
          <w:rFonts w:cs="Times New Roman"/>
          <w:noProof w:val="0"/>
          <w:lang w:val="en-CA"/>
        </w:rPr>
        <w:t xml:space="preserve">pixel </w:t>
      </w:r>
      <w:r w:rsidR="00850E8A" w:rsidRPr="00247A13">
        <w:rPr>
          <w:rFonts w:cs="Times New Roman"/>
          <w:noProof w:val="0"/>
          <w:lang w:val="en-CA"/>
        </w:rPr>
        <w:t>and an object</w:t>
      </w:r>
      <w:ins w:id="670" w:author="Daniel Stewart" w:date="2022-03-15T20:52:00Z">
        <w:r w:rsidR="002965B9">
          <w:rPr>
            <w:rFonts w:cs="Times New Roman"/>
            <w:noProof w:val="0"/>
            <w:lang w:val="en-CA"/>
          </w:rPr>
          <w:t>, in this case</w:t>
        </w:r>
      </w:ins>
      <w:del w:id="671" w:author="Daniel Stewart" w:date="2022-03-15T20:52:00Z">
        <w:r w:rsidR="00DB099E" w:rsidRPr="00247A13" w:rsidDel="002965B9">
          <w:rPr>
            <w:rFonts w:cs="Times New Roman"/>
            <w:noProof w:val="0"/>
            <w:lang w:val="en-CA"/>
          </w:rPr>
          <w:delText xml:space="preserve"> (</w:delText>
        </w:r>
        <w:r w:rsidR="00051E7C" w:rsidRPr="00247A13" w:rsidDel="002965B9">
          <w:rPr>
            <w:rFonts w:cs="Times New Roman"/>
            <w:noProof w:val="0"/>
            <w:lang w:val="en-CA"/>
          </w:rPr>
          <w:delText>i.e</w:delText>
        </w:r>
      </w:del>
      <w:del w:id="672" w:author="Daniel Stewart" w:date="2022-03-15T20:51:00Z">
        <w:r w:rsidR="00051E7C" w:rsidRPr="00247A13" w:rsidDel="002965B9">
          <w:rPr>
            <w:rFonts w:cs="Times New Roman"/>
            <w:noProof w:val="0"/>
            <w:lang w:val="en-CA"/>
          </w:rPr>
          <w:delText>.</w:delText>
        </w:r>
        <w:r w:rsidR="00635E6F" w:rsidRPr="00247A13" w:rsidDel="002965B9">
          <w:rPr>
            <w:rFonts w:cs="Times New Roman"/>
            <w:noProof w:val="0"/>
            <w:lang w:val="en-CA"/>
          </w:rPr>
          <w:delText>,</w:delText>
        </w:r>
        <w:r w:rsidR="00051E7C" w:rsidRPr="00247A13" w:rsidDel="002965B9">
          <w:rPr>
            <w:rFonts w:cs="Times New Roman"/>
            <w:noProof w:val="0"/>
            <w:lang w:val="en-CA"/>
          </w:rPr>
          <w:delText>.</w:delText>
        </w:r>
        <w:r w:rsidR="00635E6F" w:rsidRPr="00247A13" w:rsidDel="002965B9">
          <w:rPr>
            <w:rFonts w:cs="Times New Roman"/>
            <w:noProof w:val="0"/>
            <w:lang w:val="en-CA"/>
          </w:rPr>
          <w:delText>,</w:delText>
        </w:r>
        <w:r w:rsidR="00051E7C" w:rsidRPr="00247A13" w:rsidDel="002965B9">
          <w:rPr>
            <w:rFonts w:cs="Times New Roman"/>
            <w:noProof w:val="0"/>
            <w:lang w:val="en-CA"/>
          </w:rPr>
          <w:delText>.</w:delText>
        </w:r>
      </w:del>
      <w:r w:rsidR="00051E7C" w:rsidRPr="00247A13">
        <w:rPr>
          <w:rFonts w:cs="Times New Roman"/>
          <w:noProof w:val="0"/>
          <w:lang w:val="en-CA"/>
        </w:rPr>
        <w:t xml:space="preserve"> </w:t>
      </w:r>
      <w:r w:rsidR="00DB099E" w:rsidRPr="00247A13">
        <w:rPr>
          <w:rFonts w:cs="Times New Roman"/>
          <w:noProof w:val="0"/>
          <w:lang w:val="en-CA"/>
        </w:rPr>
        <w:t>known cattail occurrences</w:t>
      </w:r>
      <w:del w:id="673" w:author="Daniel Stewart" w:date="2022-03-15T20:52:00Z">
        <w:r w:rsidR="00DB099E" w:rsidRPr="00247A13" w:rsidDel="002965B9">
          <w:rPr>
            <w:rFonts w:cs="Times New Roman"/>
            <w:noProof w:val="0"/>
            <w:lang w:val="en-CA"/>
          </w:rPr>
          <w:delText>)</w:delText>
        </w:r>
      </w:del>
      <w:r w:rsidR="00850E8A" w:rsidRPr="00247A13">
        <w:rPr>
          <w:rFonts w:cs="Times New Roman"/>
          <w:noProof w:val="0"/>
          <w:lang w:val="en-CA"/>
        </w:rPr>
        <w:t>,</w:t>
      </w:r>
      <w:r w:rsidR="00A97D50" w:rsidRPr="00247A13">
        <w:rPr>
          <w:rFonts w:cs="Times New Roman"/>
          <w:noProof w:val="0"/>
          <w:lang w:val="en-CA"/>
        </w:rPr>
        <w:t xml:space="preserve"> account</w:t>
      </w:r>
      <w:r w:rsidR="00C570F7" w:rsidRPr="00247A13">
        <w:rPr>
          <w:rFonts w:cs="Times New Roman"/>
          <w:noProof w:val="0"/>
          <w:lang w:val="en-CA"/>
        </w:rPr>
        <w:t>ing</w:t>
      </w:r>
      <w:r w:rsidR="00A97D50" w:rsidRPr="00247A13">
        <w:rPr>
          <w:rFonts w:cs="Times New Roman"/>
          <w:noProof w:val="0"/>
          <w:lang w:val="en-CA"/>
        </w:rPr>
        <w:t xml:space="preserve"> for both the actual distance and any associated costs of travelling through a heterogenous landsca</w:t>
      </w:r>
      <w:r w:rsidR="00C570F7" w:rsidRPr="00247A13">
        <w:rPr>
          <w:rFonts w:cs="Times New Roman"/>
          <w:noProof w:val="0"/>
          <w:lang w:val="en-CA"/>
        </w:rPr>
        <w:t>pe</w:t>
      </w:r>
      <w:r w:rsidR="00782EBC" w:rsidRPr="00247A13">
        <w:rPr>
          <w:rFonts w:cs="Times New Roman"/>
          <w:noProof w:val="0"/>
          <w:lang w:val="en-CA"/>
        </w:rPr>
        <w:t>.</w:t>
      </w:r>
      <w:r w:rsidR="00C7062A" w:rsidRPr="00247A13">
        <w:rPr>
          <w:rFonts w:cs="Times New Roman"/>
          <w:noProof w:val="0"/>
          <w:lang w:val="en-CA"/>
        </w:rPr>
        <w:t xml:space="preserve"> </w:t>
      </w:r>
      <w:r w:rsidR="00782EBC" w:rsidRPr="00247A13">
        <w:rPr>
          <w:rFonts w:cs="Times New Roman"/>
          <w:noProof w:val="0"/>
          <w:lang w:val="en-CA"/>
        </w:rPr>
        <w:t>To account for</w:t>
      </w:r>
      <w:r w:rsidR="00E839BB" w:rsidRPr="00247A13">
        <w:rPr>
          <w:rFonts w:cs="Times New Roman"/>
          <w:noProof w:val="0"/>
          <w:lang w:val="en-CA"/>
        </w:rPr>
        <w:t xml:space="preserve"> spatial</w:t>
      </w:r>
      <w:r w:rsidR="00782EBC" w:rsidRPr="00247A13">
        <w:rPr>
          <w:rFonts w:cs="Times New Roman"/>
          <w:noProof w:val="0"/>
          <w:lang w:val="en-CA"/>
        </w:rPr>
        <w:t xml:space="preserve"> </w:t>
      </w:r>
      <w:r w:rsidR="00E839BB" w:rsidRPr="00247A13">
        <w:rPr>
          <w:rFonts w:cs="Times New Roman"/>
          <w:noProof w:val="0"/>
          <w:lang w:val="en-CA"/>
        </w:rPr>
        <w:t>differences in</w:t>
      </w:r>
      <w:r w:rsidR="0062757B">
        <w:rPr>
          <w:rFonts w:cs="Times New Roman"/>
          <w:noProof w:val="0"/>
          <w:lang w:val="en-CA"/>
        </w:rPr>
        <w:t xml:space="preserve"> propagule</w:t>
      </w:r>
      <w:r w:rsidR="00E839BB" w:rsidRPr="00247A13">
        <w:rPr>
          <w:rFonts w:cs="Times New Roman"/>
          <w:noProof w:val="0"/>
          <w:lang w:val="en-CA"/>
        </w:rPr>
        <w:t xml:space="preserve"> dispersal </w:t>
      </w:r>
      <w:r w:rsidR="00333B9A" w:rsidRPr="00247A13">
        <w:rPr>
          <w:rFonts w:cs="Times New Roman"/>
          <w:noProof w:val="0"/>
          <w:lang w:val="en-CA"/>
        </w:rPr>
        <w:t>effectiveness</w:t>
      </w:r>
      <w:r w:rsidR="007C52C4" w:rsidRPr="00247A13">
        <w:rPr>
          <w:rFonts w:cs="Times New Roman"/>
          <w:noProof w:val="0"/>
          <w:lang w:val="en-CA"/>
        </w:rPr>
        <w:t>,</w:t>
      </w:r>
      <w:r w:rsidR="00333B9A" w:rsidRPr="00247A13">
        <w:rPr>
          <w:rFonts w:cs="Times New Roman"/>
          <w:noProof w:val="0"/>
          <w:lang w:val="en-CA"/>
        </w:rPr>
        <w:t xml:space="preserve"> </w:t>
      </w:r>
      <w:r w:rsidR="00E839BB" w:rsidRPr="00247A13">
        <w:rPr>
          <w:rFonts w:cs="Times New Roman"/>
          <w:noProof w:val="0"/>
          <w:lang w:val="en-CA"/>
        </w:rPr>
        <w:t>we generated a cost raster based</w:t>
      </w:r>
      <w:r w:rsidR="00C570F7" w:rsidRPr="00247A13">
        <w:rPr>
          <w:rFonts w:cs="Times New Roman"/>
          <w:noProof w:val="0"/>
          <w:lang w:val="en-CA"/>
        </w:rPr>
        <w:t xml:space="preserve"> on land cover types, </w:t>
      </w:r>
      <w:r w:rsidR="00E839BB" w:rsidRPr="00247A13">
        <w:rPr>
          <w:rFonts w:cs="Times New Roman"/>
          <w:noProof w:val="0"/>
          <w:lang w:val="en-CA"/>
        </w:rPr>
        <w:t>assign</w:t>
      </w:r>
      <w:r w:rsidR="0052602C" w:rsidRPr="00247A13">
        <w:rPr>
          <w:rFonts w:cs="Times New Roman"/>
          <w:noProof w:val="0"/>
          <w:lang w:val="en-CA"/>
        </w:rPr>
        <w:t>ing</w:t>
      </w:r>
      <w:r w:rsidR="00E839BB" w:rsidRPr="00247A13">
        <w:rPr>
          <w:rFonts w:cs="Times New Roman"/>
          <w:noProof w:val="0"/>
          <w:lang w:val="en-CA"/>
        </w:rPr>
        <w:t xml:space="preserve"> cost values ranging from </w:t>
      </w:r>
      <w:r w:rsidR="00D82548">
        <w:rPr>
          <w:rFonts w:cs="Times New Roman"/>
          <w:noProof w:val="0"/>
          <w:lang w:val="en-CA"/>
        </w:rPr>
        <w:t>1</w:t>
      </w:r>
      <w:r w:rsidR="00E839BB" w:rsidRPr="00247A13">
        <w:rPr>
          <w:rFonts w:cs="Times New Roman"/>
          <w:noProof w:val="0"/>
          <w:lang w:val="en-CA"/>
        </w:rPr>
        <w:t xml:space="preserve"> </w:t>
      </w:r>
      <w:r w:rsidR="00D82548">
        <w:rPr>
          <w:rFonts w:cs="Times New Roman"/>
          <w:noProof w:val="0"/>
          <w:lang w:val="en-CA"/>
        </w:rPr>
        <w:t xml:space="preserve">(no cost) </w:t>
      </w:r>
      <w:r w:rsidR="00E839BB" w:rsidRPr="00247A13">
        <w:rPr>
          <w:rFonts w:cs="Times New Roman"/>
          <w:noProof w:val="0"/>
          <w:lang w:val="en-CA"/>
        </w:rPr>
        <w:t>for marsh</w:t>
      </w:r>
      <w:r w:rsidR="00D82548">
        <w:rPr>
          <w:rFonts w:cs="Times New Roman"/>
          <w:noProof w:val="0"/>
          <w:lang w:val="en-CA"/>
        </w:rPr>
        <w:t>es</w:t>
      </w:r>
      <w:r w:rsidR="00E839BB" w:rsidRPr="00247A13">
        <w:rPr>
          <w:rFonts w:cs="Times New Roman"/>
          <w:noProof w:val="0"/>
          <w:lang w:val="en-CA"/>
        </w:rPr>
        <w:t xml:space="preserve"> to 5 </w:t>
      </w:r>
      <w:r w:rsidR="00D82548">
        <w:rPr>
          <w:rFonts w:cs="Times New Roman"/>
          <w:noProof w:val="0"/>
          <w:lang w:val="en-CA"/>
        </w:rPr>
        <w:t xml:space="preserve">(5 </w:t>
      </w:r>
      <w:ins w:id="674" w:author="Daniel Stewart" w:date="2022-02-11T15:52:00Z">
        <w:r w:rsidR="00D82548">
          <w:rPr>
            <w:rFonts w:cs="Times New Roman"/>
            <w:noProof w:val="0"/>
            <w:lang w:val="en-CA"/>
          </w:rPr>
          <w:t xml:space="preserve">× </w:t>
        </w:r>
      </w:ins>
      <w:r w:rsidR="00D82548" w:rsidRPr="00247A13">
        <w:rPr>
          <w:rFonts w:cs="Times New Roman"/>
          <w:noProof w:val="0"/>
          <w:lang w:val="en-CA"/>
        </w:rPr>
        <w:t>cost</w:t>
      </w:r>
      <w:r w:rsidR="00D82548">
        <w:rPr>
          <w:rFonts w:cs="Times New Roman"/>
          <w:noProof w:val="0"/>
          <w:lang w:val="en-CA"/>
        </w:rPr>
        <w:t>)</w:t>
      </w:r>
      <w:r w:rsidR="00D82548" w:rsidRPr="00247A13">
        <w:rPr>
          <w:rFonts w:cs="Times New Roman"/>
          <w:noProof w:val="0"/>
          <w:lang w:val="en-CA"/>
        </w:rPr>
        <w:t xml:space="preserve"> </w:t>
      </w:r>
      <w:r w:rsidR="00E839BB" w:rsidRPr="00247A13">
        <w:rPr>
          <w:rFonts w:cs="Times New Roman"/>
          <w:noProof w:val="0"/>
          <w:lang w:val="en-CA"/>
        </w:rPr>
        <w:t>for developed terrestrial areas (</w:t>
      </w:r>
      <w:r w:rsidR="005A1C49" w:rsidRPr="00247A13">
        <w:rPr>
          <w:rFonts w:cs="Times New Roman"/>
          <w:noProof w:val="0"/>
          <w:lang w:val="en-CA"/>
        </w:rPr>
        <w:t>Table 1)</w:t>
      </w:r>
      <w:r w:rsidR="00CB4CEE" w:rsidRPr="00247A13">
        <w:rPr>
          <w:rFonts w:cs="Times New Roman"/>
          <w:noProof w:val="0"/>
          <w:lang w:val="en-CA"/>
        </w:rPr>
        <w:t>.</w:t>
      </w:r>
      <w:r w:rsidR="005A1C49" w:rsidRPr="00247A13">
        <w:rPr>
          <w:rFonts w:cs="Times New Roman"/>
          <w:noProof w:val="0"/>
          <w:lang w:val="en-CA"/>
        </w:rPr>
        <w:t xml:space="preserve"> </w:t>
      </w:r>
      <w:r w:rsidR="00E839BB" w:rsidRPr="00247A13">
        <w:rPr>
          <w:rFonts w:cs="Times New Roman"/>
          <w:noProof w:val="0"/>
          <w:lang w:val="en-CA"/>
        </w:rPr>
        <w:t xml:space="preserve">These </w:t>
      </w:r>
      <w:r w:rsidR="00C7062A" w:rsidRPr="00247A13">
        <w:rPr>
          <w:rFonts w:cs="Times New Roman"/>
          <w:noProof w:val="0"/>
          <w:lang w:val="en-CA"/>
        </w:rPr>
        <w:t xml:space="preserve">cost values </w:t>
      </w:r>
      <w:r w:rsidR="00E839BB" w:rsidRPr="00247A13">
        <w:rPr>
          <w:rFonts w:cs="Times New Roman"/>
          <w:noProof w:val="0"/>
          <w:lang w:val="en-CA"/>
        </w:rPr>
        <w:t xml:space="preserve">accounted </w:t>
      </w:r>
      <w:r w:rsidR="00C7062A" w:rsidRPr="00247A13">
        <w:rPr>
          <w:rFonts w:cs="Times New Roman"/>
          <w:noProof w:val="0"/>
          <w:lang w:val="en-CA"/>
        </w:rPr>
        <w:t xml:space="preserve">for both </w:t>
      </w:r>
      <w:r w:rsidR="00E839BB" w:rsidRPr="00247A13">
        <w:rPr>
          <w:rFonts w:cs="Times New Roman"/>
          <w:noProof w:val="0"/>
          <w:lang w:val="en-CA"/>
        </w:rPr>
        <w:t>water</w:t>
      </w:r>
      <w:r w:rsidR="00C7062A" w:rsidRPr="00247A13">
        <w:rPr>
          <w:rFonts w:cs="Times New Roman"/>
          <w:noProof w:val="0"/>
          <w:lang w:val="en-CA"/>
        </w:rPr>
        <w:t xml:space="preserve"> and air-dispersed propagules</w:t>
      </w:r>
      <w:r w:rsidR="0062757B">
        <w:rPr>
          <w:rFonts w:cs="Times New Roman"/>
          <w:noProof w:val="0"/>
          <w:lang w:val="en-CA"/>
        </w:rPr>
        <w:t>,</w:t>
      </w:r>
      <w:r w:rsidR="0052602C" w:rsidRPr="00247A13">
        <w:rPr>
          <w:rFonts w:cs="Times New Roman"/>
          <w:noProof w:val="0"/>
          <w:lang w:val="en-CA"/>
        </w:rPr>
        <w:t xml:space="preserve"> </w:t>
      </w:r>
      <w:r w:rsidR="00C7062A" w:rsidRPr="00247A13">
        <w:rPr>
          <w:rFonts w:cs="Times New Roman"/>
          <w:noProof w:val="0"/>
          <w:lang w:val="en-CA"/>
        </w:rPr>
        <w:t>and factors that</w:t>
      </w:r>
      <w:r w:rsidR="0062757B">
        <w:rPr>
          <w:rFonts w:cs="Times New Roman"/>
          <w:noProof w:val="0"/>
          <w:lang w:val="en-CA"/>
        </w:rPr>
        <w:t xml:space="preserve"> facilitate or</w:t>
      </w:r>
      <w:r w:rsidR="00C7062A" w:rsidRPr="00247A13">
        <w:rPr>
          <w:rFonts w:cs="Times New Roman"/>
          <w:noProof w:val="0"/>
          <w:lang w:val="en-CA"/>
        </w:rPr>
        <w:t xml:space="preserve"> inhibit their dispersal in each land cover type. </w:t>
      </w:r>
      <w:r w:rsidR="009B55EE" w:rsidRPr="00247A13">
        <w:rPr>
          <w:rFonts w:cs="Times New Roman"/>
          <w:noProof w:val="0"/>
          <w:lang w:val="en-CA"/>
        </w:rPr>
        <w:t xml:space="preserve">Distances </w:t>
      </w:r>
      <w:r w:rsidR="00C7062A" w:rsidRPr="00247A13">
        <w:rPr>
          <w:rFonts w:cs="Times New Roman"/>
          <w:noProof w:val="0"/>
          <w:lang w:val="en-CA"/>
        </w:rPr>
        <w:t>were then calculated</w:t>
      </w:r>
      <w:r w:rsidR="0052602C" w:rsidRPr="00247A13">
        <w:rPr>
          <w:rFonts w:cs="Times New Roman"/>
          <w:noProof w:val="0"/>
          <w:lang w:val="en-CA"/>
        </w:rPr>
        <w:t xml:space="preserve"> for each pixel of our study area</w:t>
      </w:r>
      <w:r w:rsidR="00FA7F35" w:rsidRPr="00247A13">
        <w:rPr>
          <w:rFonts w:cs="Times New Roman"/>
          <w:noProof w:val="0"/>
          <w:lang w:val="en-CA"/>
        </w:rPr>
        <w:t>, ranging</w:t>
      </w:r>
      <w:r w:rsidR="00965B98" w:rsidRPr="00247A13">
        <w:rPr>
          <w:rFonts w:cs="Times New Roman"/>
          <w:noProof w:val="0"/>
          <w:lang w:val="en-CA"/>
        </w:rPr>
        <w:t xml:space="preserve"> from 0 – 3114</w:t>
      </w:r>
      <w:r w:rsidR="009B55EE" w:rsidRPr="00247A13">
        <w:rPr>
          <w:rFonts w:cs="Times New Roman"/>
          <w:noProof w:val="0"/>
          <w:lang w:val="en-CA"/>
        </w:rPr>
        <w:t xml:space="preserve"> least cost meters</w:t>
      </w:r>
      <w:r w:rsidR="009864C9">
        <w:rPr>
          <w:rFonts w:cs="Times New Roman"/>
          <w:noProof w:val="0"/>
          <w:lang w:val="en-CA"/>
        </w:rPr>
        <w:t xml:space="preserve"> (LCM)</w:t>
      </w:r>
      <w:del w:id="675" w:author="Daniel Stewart" w:date="2022-03-16T13:25:00Z">
        <w:r w:rsidR="009B55EE" w:rsidRPr="00247A13" w:rsidDel="00A351E7">
          <w:rPr>
            <w:rFonts w:cs="Times New Roman"/>
            <w:noProof w:val="0"/>
            <w:lang w:val="en-CA"/>
          </w:rPr>
          <w:delText xml:space="preserve"> (i.e. cost-adjusted </w:delText>
        </w:r>
        <w:r w:rsidR="009B55EE" w:rsidRPr="00247A13" w:rsidDel="00A351E7">
          <w:rPr>
            <w:rFonts w:cs="Times New Roman"/>
          </w:rPr>
          <w:delText>euclidean distance to nearest cattail)</w:delText>
        </w:r>
      </w:del>
      <w:r w:rsidR="009B55EE" w:rsidRPr="00247A13">
        <w:rPr>
          <w:rFonts w:cs="Times New Roman"/>
        </w:rPr>
        <w:t>.</w:t>
      </w:r>
    </w:p>
    <w:p w14:paraId="76CCFC6E" w14:textId="77777777" w:rsidR="00DC345A" w:rsidDel="002965B9" w:rsidRDefault="00DC345A" w:rsidP="007C3CD7">
      <w:pPr>
        <w:ind w:firstLine="284"/>
        <w:jc w:val="left"/>
        <w:rPr>
          <w:del w:id="676" w:author="Daniel Stewart" w:date="2022-03-15T20:52:00Z"/>
          <w:rFonts w:cs="Times New Roman"/>
        </w:rPr>
      </w:pPr>
    </w:p>
    <w:p w14:paraId="08BB164A" w14:textId="754E5755" w:rsidR="002C39E1" w:rsidDel="002965B9" w:rsidRDefault="002C39E1" w:rsidP="002965B9">
      <w:pPr>
        <w:ind w:firstLine="284"/>
        <w:jc w:val="left"/>
        <w:rPr>
          <w:del w:id="677" w:author="Daniel Stewart" w:date="2022-03-15T20:52:00Z"/>
          <w:rFonts w:cs="Times New Roman"/>
          <w:noProof w:val="0"/>
          <w:lang w:val="en-CA"/>
        </w:rPr>
      </w:pPr>
    </w:p>
    <w:p w14:paraId="4625E5A0" w14:textId="1BEF6D1C" w:rsidR="002C39E1" w:rsidDel="002965B9" w:rsidRDefault="002C39E1" w:rsidP="007C3CD7">
      <w:pPr>
        <w:ind w:firstLine="284"/>
        <w:jc w:val="left"/>
        <w:rPr>
          <w:del w:id="678" w:author="Daniel Stewart" w:date="2022-03-15T20:52:00Z"/>
          <w:rFonts w:cs="Times New Roman"/>
          <w:noProof w:val="0"/>
          <w:lang w:val="en-CA"/>
        </w:rPr>
      </w:pPr>
    </w:p>
    <w:p w14:paraId="01F1A13D" w14:textId="03F50CAA" w:rsidR="00CB4CEE" w:rsidRPr="00214C84" w:rsidRDefault="00CB4CEE" w:rsidP="007C3CD7">
      <w:pPr>
        <w:pStyle w:val="Caption"/>
        <w:keepNext/>
        <w:jc w:val="left"/>
        <w:rPr>
          <w:rFonts w:ascii="Times New Roman" w:hAnsi="Times New Roman" w:cs="Times New Roman"/>
          <w:i w:val="0"/>
        </w:rPr>
      </w:pPr>
      <w:r w:rsidRPr="00214C84">
        <w:rPr>
          <w:rFonts w:ascii="Times New Roman" w:hAnsi="Times New Roman" w:cs="Times New Roman"/>
          <w:b/>
          <w:i w:val="0"/>
        </w:rPr>
        <w:t xml:space="preserve">Table </w:t>
      </w:r>
      <w:r w:rsidR="0070228B" w:rsidRPr="00214C84">
        <w:rPr>
          <w:rFonts w:ascii="Times New Roman" w:hAnsi="Times New Roman" w:cs="Times New Roman"/>
          <w:b/>
          <w:i w:val="0"/>
        </w:rPr>
        <w:fldChar w:fldCharType="begin"/>
      </w:r>
      <w:r w:rsidR="0070228B" w:rsidRPr="00214C84">
        <w:rPr>
          <w:rFonts w:ascii="Times New Roman" w:hAnsi="Times New Roman" w:cs="Times New Roman"/>
          <w:b/>
          <w:i w:val="0"/>
        </w:rPr>
        <w:instrText xml:space="preserve"> SEQ Table \* ARABIC </w:instrText>
      </w:r>
      <w:r w:rsidR="0070228B" w:rsidRPr="00214C84">
        <w:rPr>
          <w:rFonts w:ascii="Times New Roman" w:hAnsi="Times New Roman" w:cs="Times New Roman"/>
          <w:b/>
          <w:i w:val="0"/>
        </w:rPr>
        <w:fldChar w:fldCharType="separate"/>
      </w:r>
      <w:r w:rsidR="008E191C" w:rsidRPr="00214C84">
        <w:rPr>
          <w:rFonts w:ascii="Times New Roman" w:hAnsi="Times New Roman" w:cs="Times New Roman"/>
          <w:b/>
          <w:i w:val="0"/>
          <w:noProof/>
        </w:rPr>
        <w:t>1</w:t>
      </w:r>
      <w:r w:rsidR="0070228B" w:rsidRPr="00214C84">
        <w:rPr>
          <w:rFonts w:ascii="Times New Roman" w:hAnsi="Times New Roman" w:cs="Times New Roman"/>
          <w:b/>
          <w:i w:val="0"/>
          <w:noProof/>
        </w:rPr>
        <w:fldChar w:fldCharType="end"/>
      </w:r>
      <w:r w:rsidRPr="00214C84">
        <w:rPr>
          <w:rFonts w:ascii="Times New Roman" w:hAnsi="Times New Roman" w:cs="Times New Roman"/>
          <w:i w:val="0"/>
        </w:rPr>
        <w:t xml:space="preserve"> </w:t>
      </w:r>
      <w:r w:rsidR="005A1C49" w:rsidRPr="00214C84">
        <w:rPr>
          <w:rFonts w:ascii="Times New Roman" w:hAnsi="Times New Roman" w:cs="Times New Roman"/>
          <w:i w:val="0"/>
        </w:rPr>
        <w:t xml:space="preserve">Land cover types and their associated distance costs used for estimating non-native </w:t>
      </w:r>
      <w:r w:rsidR="00862486" w:rsidRPr="00214C84">
        <w:rPr>
          <w:rFonts w:ascii="Times New Roman" w:hAnsi="Times New Roman" w:cs="Times New Roman"/>
          <w:i w:val="0"/>
        </w:rPr>
        <w:t>cattail</w:t>
      </w:r>
      <w:r w:rsidR="005A1C49" w:rsidRPr="00214C84">
        <w:rPr>
          <w:rFonts w:ascii="Times New Roman" w:hAnsi="Times New Roman" w:cs="Times New Roman"/>
          <w:i w:val="0"/>
        </w:rPr>
        <w:t xml:space="preserve"> propagule dispersal probabilities. </w:t>
      </w:r>
      <w:r w:rsidR="00E839BB" w:rsidRPr="00214C84">
        <w:rPr>
          <w:rFonts w:ascii="Times New Roman" w:hAnsi="Times New Roman" w:cs="Times New Roman"/>
          <w:i w:val="0"/>
        </w:rPr>
        <w:t>A</w:t>
      </w:r>
      <w:r w:rsidR="005A1C49" w:rsidRPr="00214C84">
        <w:rPr>
          <w:rFonts w:ascii="Times New Roman" w:hAnsi="Times New Roman" w:cs="Times New Roman"/>
          <w:i w:val="0"/>
        </w:rPr>
        <w:t xml:space="preserve"> cost</w:t>
      </w:r>
      <w:r w:rsidR="00EC3177" w:rsidRPr="00214C84">
        <w:rPr>
          <w:rFonts w:ascii="Times New Roman" w:hAnsi="Times New Roman" w:cs="Times New Roman"/>
          <w:i w:val="0"/>
        </w:rPr>
        <w:t xml:space="preserve"> value</w:t>
      </w:r>
      <w:r w:rsidR="005A1C49" w:rsidRPr="00214C84">
        <w:rPr>
          <w:rFonts w:ascii="Times New Roman" w:hAnsi="Times New Roman" w:cs="Times New Roman"/>
          <w:i w:val="0"/>
        </w:rPr>
        <w:t xml:space="preserve"> of 1 is equal to the actual (Euclidean) distance.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1555"/>
        <w:gridCol w:w="5655"/>
      </w:tblGrid>
      <w:tr w:rsidR="005A1C49" w:rsidRPr="006744C0" w14:paraId="494D63E2" w14:textId="77777777" w:rsidTr="00223693">
        <w:tc>
          <w:tcPr>
            <w:tcW w:w="2127" w:type="dxa"/>
            <w:tcBorders>
              <w:bottom w:val="single" w:sz="4" w:space="0" w:color="auto"/>
            </w:tcBorders>
          </w:tcPr>
          <w:p w14:paraId="465B8785" w14:textId="25461461" w:rsidR="00A97D50" w:rsidRPr="006744C0" w:rsidRDefault="00A97D50" w:rsidP="007C3CD7">
            <w:pPr>
              <w:spacing w:line="240" w:lineRule="auto"/>
              <w:jc w:val="left"/>
              <w:rPr>
                <w:rFonts w:cs="Times New Roman"/>
                <w:b/>
                <w:noProof w:val="0"/>
                <w:sz w:val="18"/>
                <w:szCs w:val="18"/>
                <w:lang w:val="en-CA"/>
              </w:rPr>
            </w:pPr>
            <w:r w:rsidRPr="006744C0">
              <w:rPr>
                <w:rFonts w:cs="Times New Roman"/>
                <w:b/>
                <w:noProof w:val="0"/>
                <w:sz w:val="18"/>
                <w:szCs w:val="18"/>
                <w:lang w:val="en-CA"/>
              </w:rPr>
              <w:t>Land</w:t>
            </w:r>
            <w:r w:rsidR="00C570F7" w:rsidRPr="006744C0">
              <w:rPr>
                <w:rFonts w:cs="Times New Roman"/>
                <w:b/>
                <w:noProof w:val="0"/>
                <w:sz w:val="18"/>
                <w:szCs w:val="18"/>
                <w:lang w:val="en-CA"/>
              </w:rPr>
              <w:t xml:space="preserve"> C</w:t>
            </w:r>
            <w:r w:rsidRPr="006744C0">
              <w:rPr>
                <w:rFonts w:cs="Times New Roman"/>
                <w:b/>
                <w:noProof w:val="0"/>
                <w:sz w:val="18"/>
                <w:szCs w:val="18"/>
                <w:lang w:val="en-CA"/>
              </w:rPr>
              <w:t>over Type</w:t>
            </w:r>
          </w:p>
        </w:tc>
        <w:tc>
          <w:tcPr>
            <w:tcW w:w="1559" w:type="dxa"/>
            <w:tcBorders>
              <w:bottom w:val="single" w:sz="4" w:space="0" w:color="auto"/>
            </w:tcBorders>
          </w:tcPr>
          <w:p w14:paraId="406AE331" w14:textId="0C8892B3" w:rsidR="00A97D50" w:rsidRPr="006744C0" w:rsidRDefault="005A1C49" w:rsidP="00E13EBB">
            <w:pPr>
              <w:spacing w:line="240" w:lineRule="auto"/>
              <w:jc w:val="center"/>
              <w:rPr>
                <w:rFonts w:cs="Times New Roman"/>
                <w:b/>
                <w:noProof w:val="0"/>
                <w:sz w:val="18"/>
                <w:szCs w:val="18"/>
                <w:lang w:val="en-CA"/>
              </w:rPr>
            </w:pPr>
            <w:r w:rsidRPr="006744C0">
              <w:rPr>
                <w:rFonts w:cs="Times New Roman"/>
                <w:b/>
                <w:noProof w:val="0"/>
                <w:sz w:val="18"/>
                <w:szCs w:val="18"/>
                <w:lang w:val="en-CA"/>
              </w:rPr>
              <w:t>Cost</w:t>
            </w:r>
          </w:p>
        </w:tc>
        <w:tc>
          <w:tcPr>
            <w:tcW w:w="5674" w:type="dxa"/>
            <w:tcBorders>
              <w:bottom w:val="single" w:sz="4" w:space="0" w:color="auto"/>
            </w:tcBorders>
          </w:tcPr>
          <w:p w14:paraId="5F9A9B87" w14:textId="532D8EA7" w:rsidR="00A97D50" w:rsidRPr="006744C0" w:rsidRDefault="005A1C49" w:rsidP="007C3CD7">
            <w:pPr>
              <w:spacing w:line="240" w:lineRule="auto"/>
              <w:jc w:val="left"/>
              <w:rPr>
                <w:rFonts w:cs="Times New Roman"/>
                <w:b/>
                <w:noProof w:val="0"/>
                <w:sz w:val="18"/>
                <w:szCs w:val="18"/>
                <w:lang w:val="en-CA"/>
              </w:rPr>
            </w:pPr>
            <w:r w:rsidRPr="006744C0">
              <w:rPr>
                <w:rFonts w:cs="Times New Roman"/>
                <w:b/>
                <w:noProof w:val="0"/>
                <w:sz w:val="18"/>
                <w:szCs w:val="18"/>
                <w:lang w:val="en-CA"/>
              </w:rPr>
              <w:t xml:space="preserve">Cost Value </w:t>
            </w:r>
            <w:r w:rsidR="00A97D50" w:rsidRPr="006744C0">
              <w:rPr>
                <w:rFonts w:cs="Times New Roman"/>
                <w:b/>
                <w:noProof w:val="0"/>
                <w:sz w:val="18"/>
                <w:szCs w:val="18"/>
                <w:lang w:val="en-CA"/>
              </w:rPr>
              <w:t>Rationale</w:t>
            </w:r>
          </w:p>
        </w:tc>
      </w:tr>
      <w:tr w:rsidR="00C570F7" w:rsidRPr="006744C0" w14:paraId="0FA67834" w14:textId="77777777" w:rsidTr="00E13EBB">
        <w:trPr>
          <w:trHeight w:val="574"/>
        </w:trPr>
        <w:tc>
          <w:tcPr>
            <w:tcW w:w="2127" w:type="dxa"/>
            <w:tcBorders>
              <w:top w:val="single" w:sz="4" w:space="0" w:color="auto"/>
            </w:tcBorders>
          </w:tcPr>
          <w:p w14:paraId="0B8853ED" w14:textId="6ECDCD18" w:rsidR="00A97D50" w:rsidRPr="006744C0" w:rsidRDefault="00A97D50" w:rsidP="007C3CD7">
            <w:pPr>
              <w:spacing w:line="240" w:lineRule="auto"/>
              <w:jc w:val="left"/>
              <w:rPr>
                <w:rFonts w:cs="Times New Roman"/>
                <w:noProof w:val="0"/>
                <w:sz w:val="18"/>
                <w:szCs w:val="18"/>
                <w:lang w:val="en-CA"/>
              </w:rPr>
            </w:pPr>
            <w:r w:rsidRPr="006744C0">
              <w:rPr>
                <w:rFonts w:cs="Times New Roman"/>
                <w:noProof w:val="0"/>
                <w:sz w:val="18"/>
                <w:szCs w:val="18"/>
                <w:lang w:val="en-CA"/>
              </w:rPr>
              <w:t>Marsh</w:t>
            </w:r>
          </w:p>
        </w:tc>
        <w:tc>
          <w:tcPr>
            <w:tcW w:w="1559" w:type="dxa"/>
            <w:tcBorders>
              <w:top w:val="single" w:sz="4" w:space="0" w:color="auto"/>
            </w:tcBorders>
          </w:tcPr>
          <w:p w14:paraId="08085F54" w14:textId="636DF780" w:rsidR="00A97D50" w:rsidRPr="006744C0" w:rsidRDefault="00A97D50" w:rsidP="00E13EBB">
            <w:pPr>
              <w:spacing w:line="240" w:lineRule="auto"/>
              <w:jc w:val="center"/>
              <w:rPr>
                <w:rFonts w:cs="Times New Roman"/>
                <w:noProof w:val="0"/>
                <w:sz w:val="18"/>
                <w:szCs w:val="18"/>
                <w:lang w:val="en-CA"/>
              </w:rPr>
            </w:pPr>
            <w:r w:rsidRPr="006744C0">
              <w:rPr>
                <w:rFonts w:cs="Times New Roman"/>
                <w:noProof w:val="0"/>
                <w:sz w:val="18"/>
                <w:szCs w:val="18"/>
                <w:lang w:val="en-CA"/>
              </w:rPr>
              <w:t>1</w:t>
            </w:r>
          </w:p>
        </w:tc>
        <w:tc>
          <w:tcPr>
            <w:tcW w:w="5674" w:type="dxa"/>
            <w:tcBorders>
              <w:top w:val="single" w:sz="4" w:space="0" w:color="auto"/>
            </w:tcBorders>
          </w:tcPr>
          <w:p w14:paraId="443DBDC8" w14:textId="5507462A" w:rsidR="00A97D50" w:rsidRPr="006744C0" w:rsidRDefault="00A97D50" w:rsidP="007C3CD7">
            <w:pPr>
              <w:spacing w:line="240" w:lineRule="auto"/>
              <w:jc w:val="left"/>
              <w:rPr>
                <w:rFonts w:cs="Times New Roman"/>
                <w:noProof w:val="0"/>
                <w:sz w:val="18"/>
                <w:szCs w:val="18"/>
                <w:lang w:val="en-CA"/>
              </w:rPr>
            </w:pPr>
            <w:r w:rsidRPr="006744C0">
              <w:rPr>
                <w:rFonts w:cs="Times New Roman"/>
                <w:noProof w:val="0"/>
                <w:sz w:val="18"/>
                <w:szCs w:val="18"/>
                <w:lang w:val="en-CA"/>
              </w:rPr>
              <w:t xml:space="preserve">Seeds and plant fragments freely move via wind and water. Sheltered from excessive wind and </w:t>
            </w:r>
            <w:r w:rsidR="00862486" w:rsidRPr="006744C0">
              <w:rPr>
                <w:rFonts w:cs="Times New Roman"/>
                <w:noProof w:val="0"/>
                <w:sz w:val="18"/>
                <w:szCs w:val="18"/>
                <w:lang w:val="en-CA"/>
              </w:rPr>
              <w:t xml:space="preserve">river </w:t>
            </w:r>
            <w:r w:rsidRPr="006744C0">
              <w:rPr>
                <w:rFonts w:cs="Times New Roman"/>
                <w:noProof w:val="0"/>
                <w:sz w:val="18"/>
                <w:szCs w:val="18"/>
                <w:lang w:val="en-CA"/>
              </w:rPr>
              <w:t>flows.</w:t>
            </w:r>
          </w:p>
        </w:tc>
      </w:tr>
      <w:tr w:rsidR="005A1C49" w:rsidRPr="006744C0" w14:paraId="38F2C835" w14:textId="77777777" w:rsidTr="00E13EBB">
        <w:trPr>
          <w:trHeight w:val="564"/>
        </w:trPr>
        <w:tc>
          <w:tcPr>
            <w:tcW w:w="2127" w:type="dxa"/>
          </w:tcPr>
          <w:p w14:paraId="38FDA6C6" w14:textId="6E709F1D" w:rsidR="00A97D50" w:rsidRPr="006744C0" w:rsidRDefault="00A97D50" w:rsidP="007C3CD7">
            <w:pPr>
              <w:spacing w:line="240" w:lineRule="auto"/>
              <w:jc w:val="left"/>
              <w:rPr>
                <w:rFonts w:cs="Times New Roman"/>
                <w:noProof w:val="0"/>
                <w:sz w:val="18"/>
                <w:szCs w:val="18"/>
                <w:lang w:val="en-CA"/>
              </w:rPr>
            </w:pPr>
            <w:r w:rsidRPr="006744C0">
              <w:rPr>
                <w:rFonts w:cs="Times New Roman"/>
                <w:noProof w:val="0"/>
                <w:sz w:val="18"/>
                <w:szCs w:val="18"/>
                <w:lang w:val="en-CA"/>
              </w:rPr>
              <w:t>Open Water</w:t>
            </w:r>
            <w:r w:rsidRPr="006744C0" w:rsidDel="00A97D50">
              <w:rPr>
                <w:rFonts w:cs="Times New Roman"/>
                <w:noProof w:val="0"/>
                <w:sz w:val="18"/>
                <w:szCs w:val="18"/>
                <w:lang w:val="en-CA"/>
              </w:rPr>
              <w:t xml:space="preserve"> </w:t>
            </w:r>
          </w:p>
        </w:tc>
        <w:tc>
          <w:tcPr>
            <w:tcW w:w="1559" w:type="dxa"/>
          </w:tcPr>
          <w:p w14:paraId="75F3D351" w14:textId="7194FD50" w:rsidR="00A97D50" w:rsidRPr="006744C0" w:rsidRDefault="00A97D50" w:rsidP="00E13EBB">
            <w:pPr>
              <w:spacing w:line="240" w:lineRule="auto"/>
              <w:jc w:val="center"/>
              <w:rPr>
                <w:rFonts w:cs="Times New Roman"/>
                <w:noProof w:val="0"/>
                <w:sz w:val="18"/>
                <w:szCs w:val="18"/>
                <w:lang w:val="en-CA"/>
              </w:rPr>
            </w:pPr>
            <w:r w:rsidRPr="006744C0">
              <w:rPr>
                <w:rFonts w:cs="Times New Roman"/>
                <w:noProof w:val="0"/>
                <w:sz w:val="18"/>
                <w:szCs w:val="18"/>
                <w:lang w:val="en-CA"/>
              </w:rPr>
              <w:t>3</w:t>
            </w:r>
          </w:p>
        </w:tc>
        <w:tc>
          <w:tcPr>
            <w:tcW w:w="5674" w:type="dxa"/>
          </w:tcPr>
          <w:p w14:paraId="25FEBF04" w14:textId="77F82B71" w:rsidR="00A97D50" w:rsidRPr="006744C0" w:rsidRDefault="00A97D50" w:rsidP="007C3CD7">
            <w:pPr>
              <w:spacing w:line="240" w:lineRule="auto"/>
              <w:jc w:val="left"/>
              <w:rPr>
                <w:rFonts w:cs="Times New Roman"/>
                <w:noProof w:val="0"/>
                <w:sz w:val="18"/>
                <w:szCs w:val="18"/>
                <w:lang w:val="en-CA"/>
              </w:rPr>
            </w:pPr>
            <w:r w:rsidRPr="006744C0">
              <w:rPr>
                <w:rFonts w:cs="Times New Roman"/>
                <w:noProof w:val="0"/>
                <w:sz w:val="18"/>
                <w:szCs w:val="18"/>
                <w:lang w:val="en-CA"/>
              </w:rPr>
              <w:t>Seeds and plant fragments freely move</w:t>
            </w:r>
            <w:r w:rsidR="00591C16" w:rsidRPr="006744C0">
              <w:rPr>
                <w:rFonts w:cs="Times New Roman"/>
                <w:noProof w:val="0"/>
                <w:sz w:val="18"/>
                <w:szCs w:val="18"/>
                <w:lang w:val="en-CA"/>
              </w:rPr>
              <w:t xml:space="preserve"> via wind and </w:t>
            </w:r>
            <w:r w:rsidR="0062757B" w:rsidRPr="006744C0">
              <w:rPr>
                <w:rFonts w:cs="Times New Roman"/>
                <w:noProof w:val="0"/>
                <w:sz w:val="18"/>
                <w:szCs w:val="18"/>
                <w:lang w:val="en-CA"/>
              </w:rPr>
              <w:t>water but</w:t>
            </w:r>
            <w:r w:rsidRPr="006744C0">
              <w:rPr>
                <w:rFonts w:cs="Times New Roman"/>
                <w:noProof w:val="0"/>
                <w:sz w:val="18"/>
                <w:szCs w:val="18"/>
                <w:lang w:val="en-CA"/>
              </w:rPr>
              <w:t xml:space="preserve"> are</w:t>
            </w:r>
            <w:r w:rsidR="00E839BB" w:rsidRPr="006744C0">
              <w:rPr>
                <w:rFonts w:cs="Times New Roman"/>
                <w:noProof w:val="0"/>
                <w:sz w:val="18"/>
                <w:szCs w:val="18"/>
                <w:lang w:val="en-CA"/>
              </w:rPr>
              <w:t xml:space="preserve"> </w:t>
            </w:r>
            <w:r w:rsidRPr="006744C0">
              <w:rPr>
                <w:rFonts w:cs="Times New Roman"/>
                <w:noProof w:val="0"/>
                <w:sz w:val="18"/>
                <w:szCs w:val="18"/>
                <w:lang w:val="en-CA"/>
              </w:rPr>
              <w:t>subject</w:t>
            </w:r>
            <w:r w:rsidR="007E4299" w:rsidRPr="006744C0">
              <w:rPr>
                <w:rFonts w:cs="Times New Roman"/>
                <w:noProof w:val="0"/>
                <w:sz w:val="18"/>
                <w:szCs w:val="18"/>
                <w:lang w:val="en-CA"/>
              </w:rPr>
              <w:t>ed</w:t>
            </w:r>
            <w:r w:rsidRPr="006744C0">
              <w:rPr>
                <w:rFonts w:cs="Times New Roman"/>
                <w:noProof w:val="0"/>
                <w:sz w:val="18"/>
                <w:szCs w:val="18"/>
                <w:lang w:val="en-CA"/>
              </w:rPr>
              <w:t xml:space="preserve"> to river flows</w:t>
            </w:r>
            <w:r w:rsidR="009864C9">
              <w:rPr>
                <w:rFonts w:cs="Times New Roman"/>
                <w:noProof w:val="0"/>
                <w:sz w:val="18"/>
                <w:szCs w:val="18"/>
                <w:lang w:val="en-CA"/>
              </w:rPr>
              <w:t xml:space="preserve"> that may transport seeds downriver. </w:t>
            </w:r>
          </w:p>
        </w:tc>
      </w:tr>
      <w:tr w:rsidR="005A1C49" w:rsidRPr="006744C0" w14:paraId="6B8F458E" w14:textId="77777777" w:rsidTr="00E13EBB">
        <w:trPr>
          <w:trHeight w:val="856"/>
        </w:trPr>
        <w:tc>
          <w:tcPr>
            <w:tcW w:w="2127" w:type="dxa"/>
          </w:tcPr>
          <w:p w14:paraId="54F7653B" w14:textId="719ECE57" w:rsidR="00A97D50" w:rsidRPr="006744C0" w:rsidRDefault="00C570F7" w:rsidP="007C3CD7">
            <w:pPr>
              <w:spacing w:line="240" w:lineRule="auto"/>
              <w:jc w:val="left"/>
              <w:rPr>
                <w:rFonts w:cs="Times New Roman"/>
                <w:noProof w:val="0"/>
                <w:sz w:val="18"/>
                <w:szCs w:val="18"/>
                <w:lang w:val="en-CA"/>
              </w:rPr>
            </w:pPr>
            <w:r w:rsidRPr="006744C0">
              <w:rPr>
                <w:rFonts w:cs="Times New Roman"/>
                <w:noProof w:val="0"/>
                <w:sz w:val="18"/>
                <w:szCs w:val="18"/>
                <w:lang w:val="en-CA"/>
              </w:rPr>
              <w:t>Agricultur</w:t>
            </w:r>
            <w:r w:rsidR="00F80885">
              <w:rPr>
                <w:rFonts w:cs="Times New Roman"/>
                <w:noProof w:val="0"/>
                <w:sz w:val="18"/>
                <w:szCs w:val="18"/>
                <w:lang w:val="en-CA"/>
              </w:rPr>
              <w:t xml:space="preserve">al </w:t>
            </w:r>
            <w:r w:rsidRPr="006744C0">
              <w:rPr>
                <w:rFonts w:cs="Times New Roman"/>
                <w:noProof w:val="0"/>
                <w:sz w:val="18"/>
                <w:szCs w:val="18"/>
                <w:lang w:val="en-CA"/>
              </w:rPr>
              <w:t>Fields</w:t>
            </w:r>
            <w:r w:rsidRPr="006744C0" w:rsidDel="00A97D50">
              <w:rPr>
                <w:rFonts w:cs="Times New Roman"/>
                <w:noProof w:val="0"/>
                <w:sz w:val="18"/>
                <w:szCs w:val="18"/>
                <w:lang w:val="en-CA"/>
              </w:rPr>
              <w:t xml:space="preserve"> </w:t>
            </w:r>
          </w:p>
        </w:tc>
        <w:tc>
          <w:tcPr>
            <w:tcW w:w="1559" w:type="dxa"/>
          </w:tcPr>
          <w:p w14:paraId="31F36951" w14:textId="77CB85CD" w:rsidR="00A97D50" w:rsidRPr="006744C0" w:rsidRDefault="00C570F7" w:rsidP="00E13EBB">
            <w:pPr>
              <w:spacing w:line="240" w:lineRule="auto"/>
              <w:jc w:val="center"/>
              <w:rPr>
                <w:rFonts w:cs="Times New Roman"/>
                <w:noProof w:val="0"/>
                <w:sz w:val="18"/>
                <w:szCs w:val="18"/>
                <w:lang w:val="en-CA"/>
              </w:rPr>
            </w:pPr>
            <w:r w:rsidRPr="006744C0">
              <w:rPr>
                <w:rFonts w:cs="Times New Roman"/>
                <w:noProof w:val="0"/>
                <w:sz w:val="18"/>
                <w:szCs w:val="18"/>
                <w:lang w:val="en-CA"/>
              </w:rPr>
              <w:t>4</w:t>
            </w:r>
          </w:p>
        </w:tc>
        <w:tc>
          <w:tcPr>
            <w:tcW w:w="5674" w:type="dxa"/>
          </w:tcPr>
          <w:p w14:paraId="621C1CF1" w14:textId="275DCCAC" w:rsidR="00A97D50" w:rsidRPr="006744C0" w:rsidRDefault="00F80885" w:rsidP="007C3CD7">
            <w:pPr>
              <w:spacing w:line="240" w:lineRule="auto"/>
              <w:jc w:val="left"/>
              <w:rPr>
                <w:rFonts w:cs="Times New Roman"/>
                <w:noProof w:val="0"/>
                <w:sz w:val="18"/>
                <w:szCs w:val="18"/>
                <w:lang w:val="en-CA"/>
              </w:rPr>
            </w:pPr>
            <w:r>
              <w:rPr>
                <w:rFonts w:cs="Times New Roman"/>
                <w:noProof w:val="0"/>
                <w:sz w:val="18"/>
                <w:szCs w:val="18"/>
                <w:lang w:val="en-CA"/>
              </w:rPr>
              <w:t>Impassible to w</w:t>
            </w:r>
            <w:r w:rsidR="00E839BB" w:rsidRPr="006744C0">
              <w:rPr>
                <w:rFonts w:cs="Times New Roman"/>
                <w:noProof w:val="0"/>
                <w:sz w:val="18"/>
                <w:szCs w:val="18"/>
                <w:lang w:val="en-CA"/>
              </w:rPr>
              <w:t>aterborne plant fragments and seeds</w:t>
            </w:r>
            <w:r>
              <w:rPr>
                <w:rFonts w:cs="Times New Roman"/>
                <w:noProof w:val="0"/>
                <w:sz w:val="18"/>
                <w:szCs w:val="18"/>
                <w:lang w:val="en-CA"/>
              </w:rPr>
              <w:t xml:space="preserve">, though agricultural ditches may serve as transport corridors. </w:t>
            </w:r>
            <w:r w:rsidR="00C570F7" w:rsidRPr="006744C0">
              <w:rPr>
                <w:rFonts w:cs="Times New Roman"/>
                <w:noProof w:val="0"/>
                <w:sz w:val="18"/>
                <w:szCs w:val="18"/>
                <w:lang w:val="en-CA"/>
              </w:rPr>
              <w:t xml:space="preserve">Airborne seeds freely move, </w:t>
            </w:r>
            <w:r>
              <w:rPr>
                <w:rFonts w:cs="Times New Roman"/>
                <w:noProof w:val="0"/>
                <w:sz w:val="18"/>
                <w:szCs w:val="18"/>
                <w:lang w:val="en-CA"/>
              </w:rPr>
              <w:t xml:space="preserve">as </w:t>
            </w:r>
            <w:r w:rsidR="009864C9">
              <w:rPr>
                <w:rFonts w:cs="Times New Roman"/>
                <w:noProof w:val="0"/>
                <w:sz w:val="18"/>
                <w:szCs w:val="18"/>
                <w:lang w:val="en-CA"/>
              </w:rPr>
              <w:t>few</w:t>
            </w:r>
            <w:r w:rsidR="00C570F7" w:rsidRPr="006744C0">
              <w:rPr>
                <w:rFonts w:cs="Times New Roman"/>
                <w:noProof w:val="0"/>
                <w:sz w:val="18"/>
                <w:szCs w:val="18"/>
                <w:lang w:val="en-CA"/>
              </w:rPr>
              <w:t xml:space="preserve"> tall structures or forests</w:t>
            </w:r>
            <w:r>
              <w:rPr>
                <w:rFonts w:cs="Times New Roman"/>
                <w:noProof w:val="0"/>
                <w:sz w:val="18"/>
                <w:szCs w:val="18"/>
                <w:lang w:val="en-CA"/>
              </w:rPr>
              <w:t xml:space="preserve"> are</w:t>
            </w:r>
            <w:r w:rsidR="00C570F7" w:rsidRPr="006744C0">
              <w:rPr>
                <w:rFonts w:cs="Times New Roman"/>
                <w:noProof w:val="0"/>
                <w:sz w:val="18"/>
                <w:szCs w:val="18"/>
                <w:lang w:val="en-CA"/>
              </w:rPr>
              <w:t xml:space="preserve"> present. </w:t>
            </w:r>
          </w:p>
        </w:tc>
      </w:tr>
      <w:tr w:rsidR="005A1C49" w:rsidRPr="006744C0" w14:paraId="30FCC341" w14:textId="77777777" w:rsidTr="00DA257B">
        <w:tc>
          <w:tcPr>
            <w:tcW w:w="2127" w:type="dxa"/>
            <w:tcBorders>
              <w:bottom w:val="single" w:sz="4" w:space="0" w:color="auto"/>
            </w:tcBorders>
          </w:tcPr>
          <w:p w14:paraId="726C4A06" w14:textId="0240E46E" w:rsidR="00A97D50" w:rsidRPr="006744C0" w:rsidRDefault="00C570F7" w:rsidP="007C3CD7">
            <w:pPr>
              <w:spacing w:line="240" w:lineRule="auto"/>
              <w:jc w:val="left"/>
              <w:rPr>
                <w:rFonts w:cs="Times New Roman"/>
                <w:noProof w:val="0"/>
                <w:sz w:val="18"/>
                <w:szCs w:val="18"/>
                <w:lang w:val="en-CA"/>
              </w:rPr>
            </w:pPr>
            <w:r w:rsidRPr="006744C0">
              <w:rPr>
                <w:rFonts w:cs="Times New Roman"/>
                <w:noProof w:val="0"/>
                <w:sz w:val="18"/>
                <w:szCs w:val="18"/>
                <w:lang w:val="en-CA"/>
              </w:rPr>
              <w:t>Developed Areas</w:t>
            </w:r>
          </w:p>
        </w:tc>
        <w:tc>
          <w:tcPr>
            <w:tcW w:w="1559" w:type="dxa"/>
            <w:tcBorders>
              <w:bottom w:val="single" w:sz="4" w:space="0" w:color="auto"/>
            </w:tcBorders>
          </w:tcPr>
          <w:p w14:paraId="3F60C8AF" w14:textId="0E87F979" w:rsidR="00A97D50" w:rsidRPr="006744C0" w:rsidRDefault="00C570F7" w:rsidP="00E13EBB">
            <w:pPr>
              <w:spacing w:line="240" w:lineRule="auto"/>
              <w:jc w:val="center"/>
              <w:rPr>
                <w:rFonts w:cs="Times New Roman"/>
                <w:noProof w:val="0"/>
                <w:sz w:val="18"/>
                <w:szCs w:val="18"/>
                <w:lang w:val="en-CA"/>
              </w:rPr>
            </w:pPr>
            <w:r w:rsidRPr="006744C0">
              <w:rPr>
                <w:rFonts w:cs="Times New Roman"/>
                <w:noProof w:val="0"/>
                <w:sz w:val="18"/>
                <w:szCs w:val="18"/>
                <w:lang w:val="en-CA"/>
              </w:rPr>
              <w:t>5</w:t>
            </w:r>
          </w:p>
        </w:tc>
        <w:tc>
          <w:tcPr>
            <w:tcW w:w="5674" w:type="dxa"/>
            <w:tcBorders>
              <w:bottom w:val="single" w:sz="4" w:space="0" w:color="auto"/>
            </w:tcBorders>
          </w:tcPr>
          <w:p w14:paraId="7EFFA8D4" w14:textId="2C78892D" w:rsidR="00A97D50" w:rsidRPr="006744C0" w:rsidRDefault="00F80885" w:rsidP="007C3CD7">
            <w:pPr>
              <w:spacing w:line="240" w:lineRule="auto"/>
              <w:jc w:val="left"/>
              <w:rPr>
                <w:rFonts w:cs="Times New Roman"/>
                <w:noProof w:val="0"/>
                <w:sz w:val="18"/>
                <w:szCs w:val="18"/>
                <w:lang w:val="en-CA"/>
              </w:rPr>
            </w:pPr>
            <w:r>
              <w:rPr>
                <w:rFonts w:cs="Times New Roman"/>
                <w:noProof w:val="0"/>
                <w:sz w:val="18"/>
                <w:szCs w:val="18"/>
                <w:lang w:val="en-CA"/>
              </w:rPr>
              <w:t>Impassible to w</w:t>
            </w:r>
            <w:r w:rsidRPr="006744C0">
              <w:rPr>
                <w:rFonts w:cs="Times New Roman"/>
                <w:noProof w:val="0"/>
                <w:sz w:val="18"/>
                <w:szCs w:val="18"/>
                <w:lang w:val="en-CA"/>
              </w:rPr>
              <w:t>aterborne plant fragments and seeds</w:t>
            </w:r>
            <w:r w:rsidR="00C570F7" w:rsidRPr="006744C0">
              <w:rPr>
                <w:rFonts w:cs="Times New Roman"/>
                <w:noProof w:val="0"/>
                <w:sz w:val="18"/>
                <w:szCs w:val="18"/>
                <w:lang w:val="en-CA"/>
              </w:rPr>
              <w:t xml:space="preserve">. Airborne seeds potentially inhibited by </w:t>
            </w:r>
            <w:r w:rsidR="00FA7F35" w:rsidRPr="006744C0">
              <w:rPr>
                <w:rFonts w:cs="Times New Roman"/>
                <w:noProof w:val="0"/>
                <w:sz w:val="18"/>
                <w:szCs w:val="18"/>
                <w:lang w:val="en-CA"/>
              </w:rPr>
              <w:t>developed landscape</w:t>
            </w:r>
            <w:r>
              <w:rPr>
                <w:rFonts w:cs="Times New Roman"/>
                <w:noProof w:val="0"/>
                <w:sz w:val="18"/>
                <w:szCs w:val="18"/>
                <w:lang w:val="en-CA"/>
              </w:rPr>
              <w:t xml:space="preserve">, </w:t>
            </w:r>
            <w:r w:rsidR="00C570F7" w:rsidRPr="006744C0">
              <w:rPr>
                <w:rFonts w:cs="Times New Roman"/>
                <w:noProof w:val="0"/>
                <w:sz w:val="18"/>
                <w:szCs w:val="18"/>
                <w:lang w:val="en-CA"/>
              </w:rPr>
              <w:t>tall buildings</w:t>
            </w:r>
            <w:r>
              <w:rPr>
                <w:rFonts w:cs="Times New Roman"/>
                <w:noProof w:val="0"/>
                <w:sz w:val="18"/>
                <w:szCs w:val="18"/>
                <w:lang w:val="en-CA"/>
              </w:rPr>
              <w:t>, and urban</w:t>
            </w:r>
            <w:r w:rsidR="00C570F7" w:rsidRPr="006744C0">
              <w:rPr>
                <w:rFonts w:cs="Times New Roman"/>
                <w:noProof w:val="0"/>
                <w:sz w:val="18"/>
                <w:szCs w:val="18"/>
                <w:lang w:val="en-CA"/>
              </w:rPr>
              <w:t xml:space="preserve"> </w:t>
            </w:r>
            <w:del w:id="679" w:author="Daniel Stewart" w:date="2022-03-16T13:25:00Z">
              <w:r w:rsidR="00C570F7" w:rsidRPr="006744C0" w:rsidDel="00A351E7">
                <w:rPr>
                  <w:rFonts w:cs="Times New Roman"/>
                  <w:noProof w:val="0"/>
                  <w:sz w:val="18"/>
                  <w:szCs w:val="18"/>
                  <w:lang w:val="en-CA"/>
                </w:rPr>
                <w:delText xml:space="preserve">tall </w:delText>
              </w:r>
            </w:del>
            <w:r w:rsidR="00C570F7" w:rsidRPr="006744C0">
              <w:rPr>
                <w:rFonts w:cs="Times New Roman"/>
                <w:noProof w:val="0"/>
                <w:sz w:val="18"/>
                <w:szCs w:val="18"/>
                <w:lang w:val="en-CA"/>
              </w:rPr>
              <w:t>vegetation.</w:t>
            </w:r>
          </w:p>
        </w:tc>
      </w:tr>
    </w:tbl>
    <w:p w14:paraId="40206478" w14:textId="008CD91C" w:rsidR="00B812A0" w:rsidDel="00A351E7" w:rsidRDefault="00F71F18" w:rsidP="007C3CD7">
      <w:pPr>
        <w:ind w:firstLine="284"/>
        <w:jc w:val="left"/>
        <w:rPr>
          <w:del w:id="680" w:author="Daniel Stewart" w:date="2022-03-16T13:25:00Z"/>
          <w:rFonts w:cs="Times New Roman"/>
          <w:noProof w:val="0"/>
          <w:lang w:val="en-CA"/>
        </w:rPr>
      </w:pPr>
      <w:r w:rsidRPr="00247A13">
        <w:rPr>
          <w:rFonts w:cs="Times New Roman"/>
          <w:noProof w:val="0"/>
          <w:lang w:val="en-CA"/>
        </w:rPr>
        <w:tab/>
      </w:r>
    </w:p>
    <w:p w14:paraId="26C7A23F" w14:textId="77777777" w:rsidR="00A351E7" w:rsidRDefault="00A351E7" w:rsidP="007C3CD7">
      <w:pPr>
        <w:ind w:firstLine="284"/>
        <w:jc w:val="left"/>
        <w:rPr>
          <w:ins w:id="681" w:author="Daniel Stewart" w:date="2022-03-16T13:26:00Z"/>
          <w:rFonts w:cs="Times New Roman"/>
          <w:noProof w:val="0"/>
          <w:lang w:val="en-CA"/>
        </w:rPr>
      </w:pPr>
    </w:p>
    <w:p w14:paraId="6F7FAF15" w14:textId="24406678" w:rsidR="004541CD" w:rsidRDefault="00333B9A" w:rsidP="004541CD">
      <w:pPr>
        <w:ind w:firstLine="284"/>
        <w:jc w:val="left"/>
        <w:rPr>
          <w:rFonts w:cs="Times New Roman"/>
          <w:noProof w:val="0"/>
          <w:lang w:val="en-CA"/>
        </w:rPr>
      </w:pPr>
      <w:r w:rsidRPr="00247A13">
        <w:rPr>
          <w:rFonts w:cs="Times New Roman"/>
          <w:noProof w:val="0"/>
          <w:lang w:val="en-CA"/>
        </w:rPr>
        <w:t>To translate</w:t>
      </w:r>
      <w:r w:rsidR="00F81F70" w:rsidRPr="00247A13">
        <w:rPr>
          <w:rFonts w:cs="Times New Roman"/>
          <w:noProof w:val="0"/>
          <w:lang w:val="en-CA"/>
        </w:rPr>
        <w:t xml:space="preserve"> </w:t>
      </w:r>
      <w:r w:rsidR="00965B98" w:rsidRPr="00247A13">
        <w:rPr>
          <w:rFonts w:cs="Times New Roman"/>
          <w:noProof w:val="0"/>
          <w:lang w:val="en-CA"/>
        </w:rPr>
        <w:t xml:space="preserve">cost </w:t>
      </w:r>
      <w:r w:rsidRPr="00247A13">
        <w:rPr>
          <w:rFonts w:cs="Times New Roman"/>
          <w:noProof w:val="0"/>
          <w:lang w:val="en-CA"/>
        </w:rPr>
        <w:t xml:space="preserve">distances to </w:t>
      </w:r>
      <w:r w:rsidR="004541CD">
        <w:rPr>
          <w:rFonts w:cs="Times New Roman"/>
          <w:noProof w:val="0"/>
          <w:lang w:val="en-CA"/>
        </w:rPr>
        <w:t xml:space="preserve">introduction probabilities </w:t>
      </w:r>
      <w:r w:rsidRPr="00247A13">
        <w:rPr>
          <w:rFonts w:cs="Times New Roman"/>
          <w:noProof w:val="0"/>
          <w:lang w:val="en-CA"/>
        </w:rPr>
        <w:t>we</w:t>
      </w:r>
      <w:r w:rsidR="00962270" w:rsidRPr="00247A13">
        <w:rPr>
          <w:rFonts w:cs="Times New Roman"/>
          <w:noProof w:val="0"/>
          <w:lang w:val="en-CA"/>
        </w:rPr>
        <w:t xml:space="preserve"> considered two potential pathways </w:t>
      </w:r>
      <w:r w:rsidR="00FC4431" w:rsidRPr="00247A13">
        <w:rPr>
          <w:rFonts w:cs="Times New Roman"/>
          <w:noProof w:val="0"/>
          <w:lang w:val="en-CA"/>
        </w:rPr>
        <w:t>of</w:t>
      </w:r>
      <w:r w:rsidR="00962270" w:rsidRPr="00247A13">
        <w:rPr>
          <w:rFonts w:cs="Times New Roman"/>
          <w:noProof w:val="0"/>
          <w:lang w:val="en-CA"/>
        </w:rPr>
        <w:t xml:space="preserve"> expansion: </w:t>
      </w:r>
      <w:r w:rsidR="00976069">
        <w:rPr>
          <w:rFonts w:cs="Times New Roman"/>
          <w:noProof w:val="0"/>
          <w:lang w:val="en-CA"/>
        </w:rPr>
        <w:t>vegetative</w:t>
      </w:r>
      <w:r w:rsidR="00962270" w:rsidRPr="00247A13">
        <w:rPr>
          <w:rFonts w:cs="Times New Roman"/>
          <w:noProof w:val="0"/>
          <w:lang w:val="en-CA"/>
        </w:rPr>
        <w:t xml:space="preserve"> growth </w:t>
      </w:r>
      <w:r w:rsidR="0052602C" w:rsidRPr="00247A13">
        <w:rPr>
          <w:rFonts w:cs="Times New Roman"/>
          <w:noProof w:val="0"/>
          <w:lang w:val="en-CA"/>
        </w:rPr>
        <w:t>of</w:t>
      </w:r>
      <w:r w:rsidR="00962270" w:rsidRPr="00247A13">
        <w:rPr>
          <w:rFonts w:cs="Times New Roman"/>
          <w:noProof w:val="0"/>
          <w:lang w:val="en-CA"/>
        </w:rPr>
        <w:t xml:space="preserve"> existing patches</w:t>
      </w:r>
      <w:r w:rsidR="006357EC" w:rsidRPr="00247A13">
        <w:rPr>
          <w:rFonts w:cs="Times New Roman"/>
          <w:noProof w:val="0"/>
          <w:lang w:val="en-CA"/>
        </w:rPr>
        <w:t>,</w:t>
      </w:r>
      <w:r w:rsidR="0052602C" w:rsidRPr="00247A13">
        <w:rPr>
          <w:rFonts w:cs="Times New Roman"/>
          <w:noProof w:val="0"/>
          <w:lang w:val="en-CA"/>
        </w:rPr>
        <w:t xml:space="preserve"> </w:t>
      </w:r>
      <w:r w:rsidR="00962270" w:rsidRPr="00247A13">
        <w:rPr>
          <w:rFonts w:cs="Times New Roman"/>
          <w:noProof w:val="0"/>
          <w:lang w:val="en-CA"/>
        </w:rPr>
        <w:t>and dispersal through seeds and plant fragments</w:t>
      </w:r>
      <w:r w:rsidR="00FC4431" w:rsidRPr="00247A13">
        <w:rPr>
          <w:rFonts w:cs="Times New Roman"/>
          <w:noProof w:val="0"/>
          <w:lang w:val="en-CA"/>
        </w:rPr>
        <w:t xml:space="preserve">. </w:t>
      </w:r>
      <w:commentRangeStart w:id="682"/>
      <w:r w:rsidR="00976069">
        <w:rPr>
          <w:rFonts w:cs="Times New Roman"/>
          <w:noProof w:val="0"/>
          <w:lang w:val="en-CA"/>
        </w:rPr>
        <w:t>Vegetative</w:t>
      </w:r>
      <w:r w:rsidR="0080789F" w:rsidRPr="00247A13">
        <w:rPr>
          <w:rFonts w:cs="Times New Roman"/>
          <w:noProof w:val="0"/>
          <w:lang w:val="en-CA"/>
        </w:rPr>
        <w:t xml:space="preserve"> growth rates </w:t>
      </w:r>
      <w:ins w:id="683" w:author="Daniel Stewart" w:date="2022-03-16T13:52:00Z">
        <w:r w:rsidR="00856287">
          <w:rPr>
            <w:rFonts w:cs="Times New Roman"/>
            <w:noProof w:val="0"/>
            <w:lang w:val="en-CA"/>
          </w:rPr>
          <w:t xml:space="preserve">are likely driven by environmental factors such as inundation and available nutrients </w:t>
        </w:r>
      </w:ins>
      <w:r w:rsidR="007E2489">
        <w:rPr>
          <w:rFonts w:cs="Times New Roman"/>
          <w:noProof w:val="0"/>
          <w:lang w:val="en-CA"/>
        </w:rPr>
        <w:fldChar w:fldCharType="begin"/>
      </w:r>
      <w:r w:rsidR="00E87EA6">
        <w:rPr>
          <w:rFonts w:cs="Times New Roman"/>
          <w:noProof w:val="0"/>
          <w:lang w:val="en-CA"/>
        </w:rPr>
        <w:instrText xml:space="preserve"> ADDIN ZOTERO_ITEM CSL_CITATION {"citationID":"JDn28Reu","properties":{"formattedCitation":"(Woo &amp; Zedler 2002)","plainCitation":"(Woo &amp; Zedler 2002)","noteIndex":0},"citationItems":[{"id":1644,"uris":["http://zotero.org/users/6112721/items/YQ5Z6YMN"],"itemData":{"id":1644,"type":"article-journal","abstract":"Where wetlands receive urban runoff, Typha spp. and other invasive plants often displace the native vegetation. We tested the ability of nutrients (N and P) to increase vegetative growth of T. ϫ glauca (a hybrid of T. latifolia and T. angustifolia). In the greenhouse, 17 treatments revealed that T. ϫ glauca required both N and P for growth, and total leaf length was most stimulated where a higher proportion of P was added (7N:1P vs. 14N:1P, with N constant and P changed), regardless of concentration (the High treatment was 4ϫ the Low treatment). In Gardner Marsh (Madison, Wisconsin, USA), we set up 28 plots (1 ϫ 6 m) that bisected the boundary between sedge meadow (graminoids) and T. ϫ glauca, and we added a common lawn fertilizer (9N:1P:4K) at high (62.5 g/m2), medium (31.3 g/m2), low (15.6 g/m2), and control (0 g/m2) rates on ﬁve dates, with nϭ7 plots/treatment. After one growing season, fertilizer addition increased T. ϫ glauca ramet density, height, and biomass, especially where the sedge meadow graminoids were initially dominant. Aboveground biomass of T. ϫ glauca in the high nutrient addition treatment (1029 Ϯ 256.1 g/ m2) was more than double that for control plots (431 Ϯ 80.52 g/m2) overall, with the greatest percent increase in sedge meadow subplots. In contrast, native graminoids (mostly Carex spp.) did not respond to treatment, either in biomass or percent cover. Typha ϫ glauca allocated nutrients to both growth and storage, as indicated by higher N and P concentrations in leaves, shoot bases, and rhizomes in plots with high nutrient addition. Because fertilizing the marsh enhanced the shoot growth of T. ϫ glauca but not native graminoids, and because the 7N:1P treatment stimulated growth in the greenhouse, we suggest that wetland managers focus on reducing P inﬂows to urban wetlands. Fertilizer additions below those recommended by the manufacturer for new lawns (5ϫ that of our highest treatment) should be more economical and have fewer impacts on receiving wetlands.","container-title":"Wetlands","DOI":"10.1672/0277-5212(2002)022[0509:CNASAS]2.0.CO;2","ISSN":"0277-5212, 1943-6246","issue":"3","journalAbbreviation":"Wetlands","language":"en","page":"509-521","source":"DOI.org (Crossref)","title":"Can nutrients alone shift a sedge meadow towards dominance by the invasive Typha × glauca","volume":"22","author":[{"family":"Woo","given":"Isa"},{"family":"Zedler","given":"Joy B."}],"issued":{"date-parts":[["2002",9]]}}}],"schema":"https://github.com/citation-style-language/schema/raw/master/csl-citation.json"} </w:instrText>
      </w:r>
      <w:r w:rsidR="007E2489">
        <w:rPr>
          <w:rFonts w:cs="Times New Roman"/>
          <w:noProof w:val="0"/>
          <w:lang w:val="en-CA"/>
        </w:rPr>
        <w:fldChar w:fldCharType="separate"/>
      </w:r>
      <w:r w:rsidR="00E87EA6">
        <w:rPr>
          <w:rFonts w:cs="Times New Roman"/>
          <w:lang w:val="en-CA"/>
        </w:rPr>
        <w:t>(Woo &amp; Zedler 2002)</w:t>
      </w:r>
      <w:r w:rsidR="007E2489">
        <w:rPr>
          <w:rFonts w:cs="Times New Roman"/>
          <w:noProof w:val="0"/>
          <w:lang w:val="en-CA"/>
        </w:rPr>
        <w:fldChar w:fldCharType="end"/>
      </w:r>
      <w:ins w:id="684" w:author="Daniel Stewart" w:date="2022-03-16T13:52:00Z">
        <w:r w:rsidR="00856287">
          <w:rPr>
            <w:rFonts w:cs="Times New Roman"/>
            <w:noProof w:val="0"/>
            <w:lang w:val="en-CA"/>
          </w:rPr>
          <w:t xml:space="preserve"> and </w:t>
        </w:r>
      </w:ins>
      <w:r w:rsidR="0080789F" w:rsidRPr="00247A13">
        <w:rPr>
          <w:rFonts w:cs="Times New Roman"/>
          <w:noProof w:val="0"/>
          <w:lang w:val="en-CA"/>
        </w:rPr>
        <w:t xml:space="preserve">vary in </w:t>
      </w:r>
      <w:r w:rsidR="00F34A70" w:rsidRPr="00247A13">
        <w:rPr>
          <w:rFonts w:cs="Times New Roman"/>
          <w:noProof w:val="0"/>
          <w:lang w:val="en-CA"/>
        </w:rPr>
        <w:t xml:space="preserve">the </w:t>
      </w:r>
      <w:r w:rsidR="0080789F" w:rsidRPr="00247A13">
        <w:rPr>
          <w:rFonts w:cs="Times New Roman"/>
          <w:noProof w:val="0"/>
          <w:lang w:val="en-CA"/>
        </w:rPr>
        <w:t>literature from 0.76 m/year</w:t>
      </w:r>
      <w:del w:id="685" w:author="Daniel Stewart" w:date="2022-03-16T13:53:00Z">
        <w:r w:rsidR="0080789F" w:rsidRPr="00247A13" w:rsidDel="00856287">
          <w:rPr>
            <w:rFonts w:cs="Times New Roman"/>
            <w:noProof w:val="0"/>
            <w:lang w:val="en-CA"/>
          </w:rPr>
          <w:delText xml:space="preserve"> </w:delText>
        </w:r>
        <w:bookmarkStart w:id="686" w:name="ZOTERO_BREF_E6hGhO1i6Yvt"/>
        <w:r w:rsidR="009B55EE" w:rsidRPr="00F4346A" w:rsidDel="00856287">
          <w:rPr>
            <w:rFonts w:cs="Times New Roman"/>
            <w:color w:val="FF0000"/>
            <w:rPrChange w:id="687" w:author="Daniel Stewart" w:date="2022-03-15T20:57:00Z">
              <w:rPr>
                <w:rFonts w:cs="Times New Roman"/>
              </w:rPr>
            </w:rPrChange>
          </w:rPr>
          <w:delText>(Bansal et al. 2019)</w:delText>
        </w:r>
      </w:del>
      <w:bookmarkEnd w:id="686"/>
      <w:r w:rsidR="0080789F" w:rsidRPr="00F4346A">
        <w:rPr>
          <w:rFonts w:cs="Times New Roman"/>
          <w:noProof w:val="0"/>
          <w:color w:val="FF0000"/>
          <w:lang w:val="en-CA"/>
          <w:rPrChange w:id="688" w:author="Daniel Stewart" w:date="2022-03-15T20:57:00Z">
            <w:rPr>
              <w:rFonts w:cs="Times New Roman"/>
              <w:noProof w:val="0"/>
              <w:lang w:val="en-CA"/>
            </w:rPr>
          </w:rPrChange>
        </w:rPr>
        <w:t xml:space="preserve"> </w:t>
      </w:r>
      <w:r w:rsidR="007E2489">
        <w:rPr>
          <w:rFonts w:cs="Times New Roman"/>
          <w:noProof w:val="0"/>
          <w:color w:val="000000" w:themeColor="text1"/>
          <w:lang w:val="en-CA"/>
        </w:rPr>
        <w:fldChar w:fldCharType="begin"/>
      </w:r>
      <w:r w:rsidR="007E2489">
        <w:rPr>
          <w:rFonts w:cs="Times New Roman"/>
          <w:noProof w:val="0"/>
          <w:color w:val="000000" w:themeColor="text1"/>
          <w:lang w:val="en-CA"/>
        </w:rPr>
        <w:instrText xml:space="preserve"> ADDIN ZOTERO_ITEM CSL_CITATION {"citationID":"UHeNMPy7","properties":{"formattedCitation":"(Bansal et al. 2019)","plainCitation":"(Bansal et al. 2019)","noteIndex":0},"citationItems":[{"id":468,"uris":["http://zotero.org/users/6112721/items/FU4WUEB3"],"itemData":{"id":468,"type":"article-journal","abstract":"Typha is an iconic wetland plant found worldwide. Hybridization and anthropogenic disturbances have resulted in large increases in Typha abundance in wetland ecosystems throughout North America at a cost to native floral and faunal biodiversity. As demonstrated by three regional case studies, Typha is capable of rapidly colonizing habitats and forming monodominant vegetation stands due to traits such as robust size, rapid growth rate, and rhizomatic expansion. Increased nutrient inputs into wetlands and altered hydrologic regimes are among the principal anthropogenic drivers of Typha invasion. Typha is associated with a wide range of negative ecological impacts to wetland and agricultural systems, but also is linked with a variety of ecosystem services such as bioremediation and provisioning of biomass, as well as an assortment of traditional cultural uses. Numerous physical, chemical, and hydrologic control methods are used to manage invasive Typha, but results are inconsistent and multiple methods and repeated treatments often are required. While this review focuses on invasive Typha in North America, the literature cited comes from research on Typha and other invasive species from around the world. As such, many of the underlying concepts in this review are relevant to invasive species in other wetland ecosystems worldwide.","container-title":"Wetlands","DOI":"10.1007/s13157-019-01174-7","ISSN":"0277-5212, 1943-6246","issue":"4","journalAbbreviation":"Wetlands","language":"en","page":"645-684","source":"DOI.org (Crossref)","title":"Typha (Cattail) Invasion in North American Wetlands: Biology, Regional Problems, Impacts, Ecosystem Services, and Management","title-short":"Typha (Cattail) Invasion in North American Wetlands","volume":"39","author":[{"family":"Bansal","given":"Sheel"},{"family":"Lishawa","given":"Shane C."},{"family":"Newman","given":"Sue"},{"family":"Tangen","given":"Brian A."},{"family":"Wilcox","given":"Douglas"},{"family":"Albert","given":"Dennis"},{"family":"Anteau","given":"Michael J."},{"family":"Chimney","given":"Michael J."},{"family":"Cressey","given":"Ryann L."},{"family":"DeKeyser","given":"Edward"},{"family":"Elgersma","given":"Kenneth J."},{"family":"Finkelstein","given":"Sarah A."},{"family":"Freeland","given":"Joanna"},{"family":"Grosshans","given":"Richard"},{"family":"Klug","given":"Page E."},{"family":"Larkin","given":"Daniel J."},{"family":"Lawrence","given":"Beth A."},{"family":"Linz","given":"George"},{"family":"Marburger","given":"Joy"},{"family":"Noe","given":"Gregory"},{"family":"Otto","given":"Clint"},{"family":"Reo","given":"Nicholas"},{"family":"Richards","given":"Jennifer"},{"family":"Richardson","given":"Curtis"},{"family":"Rodgers","given":"LeRoy"},{"family":"Schrank","given":"Amy J."},{"family":"Svedarsky","given":"Dan"},{"family":"Travis","given":"Steven"},{"family":"Tuchman","given":"Nancy"},{"family":"Windham-Myers","given":"Lisamarie"}],"issued":{"date-parts":[["2019",8]]}}}],"schema":"https://github.com/citation-style-language/schema/raw/master/csl-citation.json"}  </w:instrText>
      </w:r>
      <w:r w:rsidR="007E2489">
        <w:rPr>
          <w:rFonts w:cs="Times New Roman"/>
          <w:noProof w:val="0"/>
          <w:color w:val="000000" w:themeColor="text1"/>
          <w:lang w:val="en-CA"/>
        </w:rPr>
        <w:fldChar w:fldCharType="separate"/>
      </w:r>
      <w:r w:rsidR="007E2489">
        <w:rPr>
          <w:rFonts w:cs="Times New Roman"/>
          <w:color w:val="000000" w:themeColor="text1"/>
          <w:lang w:val="en-CA"/>
        </w:rPr>
        <w:t>(Bansal et al. 2019)</w:t>
      </w:r>
      <w:r w:rsidR="007E2489">
        <w:rPr>
          <w:rFonts w:cs="Times New Roman"/>
          <w:noProof w:val="0"/>
          <w:color w:val="000000" w:themeColor="text1"/>
          <w:lang w:val="en-CA"/>
        </w:rPr>
        <w:fldChar w:fldCharType="end"/>
      </w:r>
      <w:ins w:id="689" w:author="Daniel Stewart" w:date="2022-03-16T14:03:00Z">
        <w:r w:rsidR="007E0472" w:rsidRPr="00494E35">
          <w:rPr>
            <w:rFonts w:cs="Times New Roman"/>
            <w:noProof w:val="0"/>
            <w:color w:val="000000" w:themeColor="text1"/>
            <w:lang w:val="en-CA"/>
            <w:rPrChange w:id="690" w:author="Daniel Stewart" w:date="2022-03-16T14:05:00Z">
              <w:rPr>
                <w:rFonts w:cs="Times New Roman"/>
                <w:noProof w:val="0"/>
                <w:color w:val="FF0000"/>
                <w:lang w:val="en-CA"/>
              </w:rPr>
            </w:rPrChange>
          </w:rPr>
          <w:t xml:space="preserve"> </w:t>
        </w:r>
      </w:ins>
      <w:r w:rsidR="0080789F" w:rsidRPr="00494E35">
        <w:rPr>
          <w:rFonts w:cs="Times New Roman"/>
          <w:noProof w:val="0"/>
          <w:color w:val="000000" w:themeColor="text1"/>
          <w:lang w:val="en-CA"/>
          <w:rPrChange w:id="691" w:author="Daniel Stewart" w:date="2022-03-16T14:05:00Z">
            <w:rPr>
              <w:rFonts w:cs="Times New Roman"/>
              <w:noProof w:val="0"/>
              <w:lang w:val="en-CA"/>
            </w:rPr>
          </w:rPrChange>
        </w:rPr>
        <w:t xml:space="preserve">to </w:t>
      </w:r>
      <w:r w:rsidR="0080789F" w:rsidRPr="00247A13">
        <w:rPr>
          <w:rFonts w:cs="Times New Roman"/>
          <w:noProof w:val="0"/>
          <w:lang w:val="en-CA"/>
        </w:rPr>
        <w:t xml:space="preserve">patch diameter increases of </w:t>
      </w:r>
      <w:ins w:id="692" w:author="Daniel Stewart" w:date="2022-03-16T13:51:00Z">
        <w:r w:rsidR="00856287">
          <w:rPr>
            <w:rFonts w:cs="Times New Roman"/>
            <w:noProof w:val="0"/>
            <w:lang w:val="en-CA"/>
          </w:rPr>
          <w:t>3.9</w:t>
        </w:r>
      </w:ins>
      <w:del w:id="693" w:author="Daniel Stewart" w:date="2022-03-16T13:51:00Z">
        <w:r w:rsidR="0080789F" w:rsidRPr="00247A13" w:rsidDel="00856287">
          <w:rPr>
            <w:rFonts w:cs="Times New Roman"/>
            <w:noProof w:val="0"/>
            <w:lang w:val="en-CA"/>
          </w:rPr>
          <w:delText>4</w:delText>
        </w:r>
      </w:del>
      <w:r w:rsidR="0080789F" w:rsidRPr="00247A13">
        <w:rPr>
          <w:rFonts w:cs="Times New Roman"/>
          <w:noProof w:val="0"/>
          <w:lang w:val="en-CA"/>
        </w:rPr>
        <w:t xml:space="preserve"> m</w:t>
      </w:r>
      <w:del w:id="694" w:author="Daniel Stewart" w:date="2022-03-16T13:51:00Z">
        <w:r w:rsidR="0080789F" w:rsidRPr="00247A13" w:rsidDel="00856287">
          <w:rPr>
            <w:rFonts w:cs="Times New Roman"/>
            <w:noProof w:val="0"/>
            <w:lang w:val="en-CA"/>
          </w:rPr>
          <w:delText>/year</w:delText>
        </w:r>
      </w:del>
      <w:ins w:id="695" w:author="Daniel Stewart" w:date="2022-03-16T13:50:00Z">
        <w:r w:rsidR="00856287">
          <w:rPr>
            <w:rFonts w:cs="Times New Roman"/>
            <w:noProof w:val="0"/>
            <w:lang w:val="en-CA"/>
          </w:rPr>
          <w:t xml:space="preserve"> and 2.5 m/year with</w:t>
        </w:r>
      </w:ins>
      <w:ins w:id="696" w:author="Daniel Stewart" w:date="2022-03-16T13:51:00Z">
        <w:r w:rsidR="00856287">
          <w:rPr>
            <w:rFonts w:cs="Times New Roman"/>
            <w:noProof w:val="0"/>
            <w:lang w:val="en-CA"/>
          </w:rPr>
          <w:t xml:space="preserve"> </w:t>
        </w:r>
        <w:r w:rsidR="00856287" w:rsidRPr="00247A13">
          <w:rPr>
            <w:rFonts w:cs="Times New Roman"/>
            <w:i/>
            <w:noProof w:val="0"/>
            <w:lang w:val="en-CA"/>
          </w:rPr>
          <w:t>T.</w:t>
        </w:r>
        <w:r w:rsidR="00856287">
          <w:rPr>
            <w:rFonts w:cs="Times New Roman"/>
            <w:i/>
            <w:noProof w:val="0"/>
            <w:lang w:val="en-CA"/>
          </w:rPr>
          <w:t xml:space="preserve"> × </w:t>
        </w:r>
        <w:r w:rsidR="00856287" w:rsidRPr="00247A13">
          <w:rPr>
            <w:rFonts w:cs="Times New Roman"/>
            <w:i/>
            <w:noProof w:val="0"/>
            <w:lang w:val="en-CA"/>
          </w:rPr>
          <w:t>glauca</w:t>
        </w:r>
        <w:r w:rsidR="00856287">
          <w:rPr>
            <w:rFonts w:cs="Times New Roman"/>
            <w:i/>
            <w:noProof w:val="0"/>
            <w:lang w:val="en-CA"/>
          </w:rPr>
          <w:t xml:space="preserve"> </w:t>
        </w:r>
        <w:r w:rsidR="00856287">
          <w:rPr>
            <w:rFonts w:cs="Times New Roman"/>
            <w:iCs/>
            <w:noProof w:val="0"/>
            <w:lang w:val="en-CA"/>
          </w:rPr>
          <w:t xml:space="preserve">and </w:t>
        </w:r>
        <w:r w:rsidR="00856287">
          <w:rPr>
            <w:rFonts w:cs="Times New Roman"/>
            <w:i/>
            <w:noProof w:val="0"/>
            <w:lang w:val="en-CA"/>
          </w:rPr>
          <w:t xml:space="preserve">T. angustifolia </w:t>
        </w:r>
        <w:r w:rsidR="00856287">
          <w:rPr>
            <w:rFonts w:cs="Times New Roman"/>
            <w:iCs/>
            <w:noProof w:val="0"/>
            <w:lang w:val="en-CA"/>
          </w:rPr>
          <w:t>respectively</w:t>
        </w:r>
      </w:ins>
      <w:ins w:id="697" w:author="Daniel Stewart" w:date="2022-03-16T13:50:00Z">
        <w:r w:rsidR="00856287">
          <w:rPr>
            <w:rFonts w:cs="Times New Roman"/>
            <w:noProof w:val="0"/>
            <w:lang w:val="en-CA"/>
          </w:rPr>
          <w:t xml:space="preserve"> </w:t>
        </w:r>
      </w:ins>
      <w:del w:id="698" w:author="Daniel Stewart" w:date="2022-03-16T13:50:00Z">
        <w:r w:rsidR="0080789F" w:rsidRPr="00247A13" w:rsidDel="00856287">
          <w:rPr>
            <w:rFonts w:cs="Times New Roman"/>
            <w:noProof w:val="0"/>
            <w:lang w:val="en-CA"/>
          </w:rPr>
          <w:delText xml:space="preserve"> </w:delText>
        </w:r>
      </w:del>
      <w:r w:rsidR="007E2489">
        <w:rPr>
          <w:rFonts w:cs="Times New Roman"/>
        </w:rPr>
        <w:fldChar w:fldCharType="begin"/>
      </w:r>
      <w:r w:rsidR="00E55D5A">
        <w:rPr>
          <w:rFonts w:cs="Times New Roman"/>
        </w:rPr>
        <w:instrText xml:space="preserve"> ADDIN ZOTERO_ITEM CSL_CITATION {"citationID":"VKrltTsZ","properties":{"formattedCitation":"(Boers &amp; Zedler 2008)","plainCitation":"(Boers &amp; Zedler 2008)","noteIndex":0},"citationItems":[{"id":"4LsnhJz1/3DFkCVCC","uris":["http://zotero.org/users/6112721/items/3WCXHKD7"],"itemData":{"id":261,"type":"article-journal","abstract":"Because Typha 3 glauca often dominates wetlands where humans have stabilized the natural hydrologic regime, we 1) compared its expansion rates where water levels were stabilized vs. fluctuating and 2) explored the potential for stabilized water levels to allow plants to accumulate more phosphorus (P) and increase growth. In three Wisconsin marshes, the area dominated by Typha expanded linearly over time, but rates were higher where water levels were stabilized than where they fluctuated naturally (based on nine aerial photos from 1963 to 2000). In a large wetland (412 ha) behind a dam, Typha 3 glauca expanded 81,152 m2/year, and clone diameters extended 3.9 6 0.61 m/year. In contrast, a mixed stand (mostly T. angustifolia) in an upstream wetland with fluctuating water levels expanded only 2,327 m2/year, and clones extended only 2.5 6 0.75 m/year. While various factors could have caused these differences, a separate two-factor experiment in outdoor microcosms supported the hypothesis that stabilized water levels alone can enhance T. 3 glauca spread. The experiment indicated that both stabilized water levels and P additions increased P accumulation and growth of T. 3 glauca. Constant inundation (5–10 cm deep) allowed T. 3 glauca to produce 56% more biomass (61.6 6 4.0 g) than a regime with two drawdowns (39.4 6 1.9 g; p , 0.001). Plants under constant inundation accumulated 0.15 6 0.007 g P, which was 36% more than with one drawdown (0.12 6 0.004 g; p , 0.001) and 67% more than with two drawdowns (0.09 6 0.005 g; p , 0.001). Also as expected, the addition of 2 g P/m2 increased biomass 23% more than the control (57.8 6 3.0 vs. 46.9 6 3.0 g/plant; p 5 0.02). Our microcosm results suggest that unavailable P can shift to a form that T. 3 glauca can use. Thus, internal eutrophication can augment rates of T. 3 glauca invasion.","container-title":"Wetlands","DOI":"10.1672/07-223.1","ISSN":"0277-5212, 1943-6246","issue":"3","journalAbbreviation":"Wetlands","language":"en","page":"676-685","source":"DOI.org (Crossref)","title":"Stabilized water levels and Typha invasiveness","volume":"28","author":[{"family":"Boers","given":"Aaron M."},{"family":"Zedler","given":"Joy B."}],"issued":{"date-parts":[["2008",9]]}}}],"schema":"https://github.com/citation-style-language/schema/raw/master/csl-citation.json"} </w:instrText>
      </w:r>
      <w:r w:rsidR="007E2489">
        <w:rPr>
          <w:rFonts w:cs="Times New Roman"/>
        </w:rPr>
        <w:fldChar w:fldCharType="separate"/>
      </w:r>
      <w:r w:rsidR="00E55D5A">
        <w:rPr>
          <w:rFonts w:cs="Times New Roman"/>
        </w:rPr>
        <w:t>(Boers &amp; Zedler 2008)</w:t>
      </w:r>
      <w:r w:rsidR="007E2489">
        <w:rPr>
          <w:rFonts w:cs="Times New Roman"/>
        </w:rPr>
        <w:fldChar w:fldCharType="end"/>
      </w:r>
      <w:ins w:id="699" w:author="Daniel Stewart" w:date="2022-03-16T13:51:00Z">
        <w:r w:rsidR="00856287">
          <w:rPr>
            <w:rFonts w:cs="Times New Roman"/>
            <w:noProof w:val="0"/>
            <w:lang w:val="en-CA"/>
          </w:rPr>
          <w:t xml:space="preserve">. </w:t>
        </w:r>
      </w:ins>
      <w:commentRangeEnd w:id="682"/>
      <w:r w:rsidR="004710D0">
        <w:rPr>
          <w:rStyle w:val="CommentReference"/>
        </w:rPr>
        <w:commentReference w:id="682"/>
      </w:r>
      <w:del w:id="700" w:author="Daniel Stewart" w:date="2022-03-16T13:51:00Z">
        <w:r w:rsidR="008C6898" w:rsidRPr="00247A13" w:rsidDel="00856287">
          <w:rPr>
            <w:rFonts w:cs="Times New Roman"/>
            <w:noProof w:val="0"/>
            <w:lang w:val="en-CA"/>
          </w:rPr>
          <w:delText>, and</w:delText>
        </w:r>
      </w:del>
      <w:del w:id="701" w:author="Daniel Stewart" w:date="2022-03-16T13:54:00Z">
        <w:r w:rsidR="008C6898" w:rsidRPr="00247A13" w:rsidDel="00856287">
          <w:rPr>
            <w:rFonts w:cs="Times New Roman"/>
            <w:noProof w:val="0"/>
            <w:lang w:val="en-CA"/>
          </w:rPr>
          <w:delText xml:space="preserve"> </w:delText>
        </w:r>
        <w:r w:rsidR="00BD0C5F" w:rsidRPr="00247A13" w:rsidDel="00856287">
          <w:rPr>
            <w:rFonts w:cs="Times New Roman"/>
            <w:noProof w:val="0"/>
            <w:lang w:val="en-CA"/>
          </w:rPr>
          <w:delText>are</w:delText>
        </w:r>
        <w:r w:rsidR="008C6898" w:rsidRPr="00247A13" w:rsidDel="00856287">
          <w:rPr>
            <w:rFonts w:cs="Times New Roman"/>
            <w:noProof w:val="0"/>
            <w:lang w:val="en-CA"/>
          </w:rPr>
          <w:delText xml:space="preserve"> likely driven by environmental variables such as</w:delText>
        </w:r>
        <w:r w:rsidR="00FA7F35" w:rsidRPr="00247A13" w:rsidDel="00856287">
          <w:rPr>
            <w:rFonts w:cs="Times New Roman"/>
            <w:noProof w:val="0"/>
            <w:lang w:val="en-CA"/>
          </w:rPr>
          <w:delText xml:space="preserve"> inundation</w:delText>
        </w:r>
        <w:r w:rsidR="008C6898" w:rsidRPr="00247A13" w:rsidDel="00856287">
          <w:rPr>
            <w:rFonts w:cs="Times New Roman"/>
            <w:noProof w:val="0"/>
            <w:lang w:val="en-CA"/>
          </w:rPr>
          <w:delText>, and available nutrients</w:delText>
        </w:r>
        <w:r w:rsidR="00E87CAF" w:rsidRPr="00247A13" w:rsidDel="00856287">
          <w:rPr>
            <w:rFonts w:cs="Times New Roman"/>
            <w:noProof w:val="0"/>
            <w:lang w:val="en-CA"/>
          </w:rPr>
          <w:delText xml:space="preserve"> </w:delText>
        </w:r>
        <w:bookmarkStart w:id="702" w:name="ZOTERO_BREF_NK6cAYdUf0nK"/>
        <w:r w:rsidR="00856287" w:rsidDel="00856287">
          <w:rPr>
            <w:rFonts w:cs="Times New Roman"/>
          </w:rPr>
          <w:delText>(Woo &amp; Zedler 2002b)</w:delText>
        </w:r>
        <w:bookmarkEnd w:id="702"/>
        <w:r w:rsidR="008C6898" w:rsidRPr="00247A13" w:rsidDel="00856287">
          <w:rPr>
            <w:rFonts w:cs="Times New Roman"/>
            <w:noProof w:val="0"/>
            <w:lang w:val="en-CA"/>
          </w:rPr>
          <w:delText xml:space="preserve">. </w:delText>
        </w:r>
      </w:del>
      <w:r w:rsidR="00FA7F35" w:rsidRPr="00247A13">
        <w:rPr>
          <w:rFonts w:cs="Times New Roman"/>
          <w:noProof w:val="0"/>
          <w:lang w:val="en-CA"/>
        </w:rPr>
        <w:t xml:space="preserve">To obtain an </w:t>
      </w:r>
      <w:ins w:id="703" w:author="Daniel Stewart" w:date="2022-03-16T13:54:00Z">
        <w:r w:rsidR="00856287">
          <w:rPr>
            <w:rFonts w:cs="Times New Roman"/>
            <w:noProof w:val="0"/>
            <w:lang w:val="en-CA"/>
          </w:rPr>
          <w:t>estimate</w:t>
        </w:r>
      </w:ins>
      <w:ins w:id="704" w:author="Daniel Stewart" w:date="2022-03-16T14:05:00Z">
        <w:r w:rsidR="00494E35">
          <w:rPr>
            <w:rFonts w:cs="Times New Roman"/>
            <w:noProof w:val="0"/>
            <w:lang w:val="en-CA"/>
          </w:rPr>
          <w:t xml:space="preserve"> of</w:t>
        </w:r>
      </w:ins>
      <w:ins w:id="705" w:author="Daniel Stewart" w:date="2022-03-16T13:54:00Z">
        <w:r w:rsidR="00856287">
          <w:rPr>
            <w:rFonts w:cs="Times New Roman"/>
            <w:noProof w:val="0"/>
            <w:lang w:val="en-CA"/>
          </w:rPr>
          <w:t xml:space="preserve"> </w:t>
        </w:r>
      </w:ins>
      <w:r w:rsidR="004D69B0" w:rsidRPr="00247A13">
        <w:rPr>
          <w:rFonts w:cs="Times New Roman"/>
          <w:noProof w:val="0"/>
          <w:lang w:val="en-CA"/>
        </w:rPr>
        <w:t>annual</w:t>
      </w:r>
      <w:r w:rsidR="00FA7F35" w:rsidRPr="00247A13">
        <w:rPr>
          <w:rFonts w:cs="Times New Roman"/>
          <w:noProof w:val="0"/>
          <w:lang w:val="en-CA"/>
        </w:rPr>
        <w:t xml:space="preserve"> </w:t>
      </w:r>
      <w:r w:rsidR="009B6BD4">
        <w:rPr>
          <w:rFonts w:cs="Times New Roman"/>
          <w:noProof w:val="0"/>
          <w:lang w:val="en-CA"/>
        </w:rPr>
        <w:t xml:space="preserve">vegetative </w:t>
      </w:r>
      <w:r w:rsidR="00FA7F35" w:rsidRPr="00247A13">
        <w:rPr>
          <w:rFonts w:cs="Times New Roman"/>
          <w:noProof w:val="0"/>
          <w:lang w:val="en-CA"/>
        </w:rPr>
        <w:t xml:space="preserve">growth rate specific to conditions </w:t>
      </w:r>
      <w:r w:rsidR="00BD19C8" w:rsidRPr="00247A13">
        <w:rPr>
          <w:rFonts w:cs="Times New Roman"/>
          <w:noProof w:val="0"/>
          <w:lang w:val="en-CA"/>
        </w:rPr>
        <w:t>in</w:t>
      </w:r>
      <w:r w:rsidR="00FA7F35" w:rsidRPr="00247A13">
        <w:rPr>
          <w:rFonts w:cs="Times New Roman"/>
          <w:noProof w:val="0"/>
          <w:lang w:val="en-CA"/>
        </w:rPr>
        <w:t xml:space="preserve"> the FRE</w:t>
      </w:r>
      <w:ins w:id="706" w:author="Daniel Stewart" w:date="2022-03-16T14:05:00Z">
        <w:r w:rsidR="00494E35">
          <w:rPr>
            <w:rFonts w:cs="Times New Roman"/>
            <w:noProof w:val="0"/>
            <w:lang w:val="en-CA"/>
          </w:rPr>
          <w:t>,</w:t>
        </w:r>
      </w:ins>
      <w:r w:rsidR="00FA7F35" w:rsidRPr="00247A13">
        <w:rPr>
          <w:rFonts w:cs="Times New Roman"/>
          <w:noProof w:val="0"/>
          <w:lang w:val="en-CA"/>
        </w:rPr>
        <w:t xml:space="preserve"> </w:t>
      </w:r>
      <w:r w:rsidR="008C6898" w:rsidRPr="00247A13">
        <w:rPr>
          <w:rFonts w:cs="Times New Roman"/>
          <w:noProof w:val="0"/>
          <w:lang w:val="en-CA"/>
        </w:rPr>
        <w:t xml:space="preserve">we </w:t>
      </w:r>
      <w:r w:rsidR="00FA7F35" w:rsidRPr="00247A13">
        <w:rPr>
          <w:rFonts w:cs="Times New Roman"/>
          <w:noProof w:val="0"/>
          <w:lang w:val="en-CA"/>
        </w:rPr>
        <w:t xml:space="preserve">compared the </w:t>
      </w:r>
      <w:r w:rsidR="00210380" w:rsidRPr="00247A13">
        <w:rPr>
          <w:rFonts w:cs="Times New Roman"/>
          <w:noProof w:val="0"/>
          <w:lang w:val="en-CA"/>
        </w:rPr>
        <w:t>size of</w:t>
      </w:r>
      <w:r w:rsidR="00BD19C8" w:rsidRPr="00247A13">
        <w:rPr>
          <w:rFonts w:cs="Times New Roman"/>
          <w:noProof w:val="0"/>
          <w:lang w:val="en-CA"/>
        </w:rPr>
        <w:t xml:space="preserve"> eleven</w:t>
      </w:r>
      <w:r w:rsidR="00210380" w:rsidRPr="00247A13">
        <w:rPr>
          <w:rFonts w:cs="Times New Roman"/>
          <w:noProof w:val="0"/>
          <w:lang w:val="en-CA"/>
        </w:rPr>
        <w:t xml:space="preserve"> verified patches over time using historical imagery.</w:t>
      </w:r>
      <w:ins w:id="707" w:author="Daniel Stewart" w:date="2022-03-16T15:08:00Z">
        <w:r w:rsidR="002643D8">
          <w:rPr>
            <w:rFonts w:cs="Times New Roman"/>
            <w:noProof w:val="0"/>
            <w:lang w:val="en-CA"/>
          </w:rPr>
          <w:t xml:space="preserve"> Only patches with a minimum of 10 years of interpretable imagery were selected.</w:t>
        </w:r>
      </w:ins>
      <w:r w:rsidR="00210380" w:rsidRPr="00247A13">
        <w:rPr>
          <w:rFonts w:cs="Times New Roman"/>
          <w:noProof w:val="0"/>
          <w:lang w:val="en-CA"/>
        </w:rPr>
        <w:t xml:space="preserve"> </w:t>
      </w:r>
      <w:r w:rsidR="00BD19C8" w:rsidRPr="00247A13">
        <w:rPr>
          <w:rFonts w:cs="Times New Roman"/>
          <w:noProof w:val="0"/>
          <w:lang w:val="en-CA"/>
        </w:rPr>
        <w:t>L</w:t>
      </w:r>
      <w:r w:rsidR="00FA7F35" w:rsidRPr="00247A13">
        <w:rPr>
          <w:rFonts w:cs="Times New Roman"/>
          <w:noProof w:val="0"/>
          <w:lang w:val="en-CA"/>
        </w:rPr>
        <w:t>ateral</w:t>
      </w:r>
      <w:r w:rsidR="00210380" w:rsidRPr="00247A13">
        <w:rPr>
          <w:rFonts w:cs="Times New Roman"/>
          <w:noProof w:val="0"/>
          <w:lang w:val="en-CA"/>
        </w:rPr>
        <w:t xml:space="preserve"> growth rates vari</w:t>
      </w:r>
      <w:r w:rsidR="006357EC" w:rsidRPr="00247A13">
        <w:rPr>
          <w:rFonts w:cs="Times New Roman"/>
          <w:noProof w:val="0"/>
          <w:lang w:val="en-CA"/>
        </w:rPr>
        <w:t>ed</w:t>
      </w:r>
      <w:r w:rsidR="00210380" w:rsidRPr="00247A13">
        <w:rPr>
          <w:rFonts w:cs="Times New Roman"/>
          <w:noProof w:val="0"/>
          <w:lang w:val="en-CA"/>
        </w:rPr>
        <w:t xml:space="preserve"> from 0.53 – 1.52 m/year and averag</w:t>
      </w:r>
      <w:r w:rsidR="006357EC" w:rsidRPr="00247A13">
        <w:rPr>
          <w:rFonts w:cs="Times New Roman"/>
          <w:noProof w:val="0"/>
          <w:lang w:val="en-CA"/>
        </w:rPr>
        <w:t>ed</w:t>
      </w:r>
      <w:r w:rsidR="00210380" w:rsidRPr="00247A13">
        <w:rPr>
          <w:rFonts w:cs="Times New Roman"/>
          <w:noProof w:val="0"/>
          <w:lang w:val="en-CA"/>
        </w:rPr>
        <w:t xml:space="preserve"> 1</w:t>
      </w:r>
      <w:ins w:id="708" w:author="Daniel Stewart" w:date="2022-03-16T15:09:00Z">
        <w:r w:rsidR="002643D8">
          <w:rPr>
            <w:rFonts w:cs="Times New Roman"/>
            <w:noProof w:val="0"/>
            <w:lang w:val="en-CA"/>
          </w:rPr>
          <w:t>.05</w:t>
        </w:r>
      </w:ins>
      <w:r w:rsidR="00210380" w:rsidRPr="00247A13">
        <w:rPr>
          <w:rFonts w:cs="Times New Roman"/>
          <w:noProof w:val="0"/>
          <w:lang w:val="en-CA"/>
        </w:rPr>
        <w:t xml:space="preserve"> m/year (</w:t>
      </w:r>
      <w:del w:id="709" w:author="Daniel Stewart" w:date="2022-03-16T15:09:00Z">
        <w:r w:rsidR="00210380" w:rsidRPr="00247A13" w:rsidDel="002643D8">
          <w:rPr>
            <w:rFonts w:cs="Times New Roman"/>
            <w:noProof w:val="0"/>
            <w:lang w:val="en-CA"/>
          </w:rPr>
          <w:delText xml:space="preserve">x̅ </w:delText>
        </w:r>
        <w:r w:rsidR="00A03FCD" w:rsidRPr="00247A13" w:rsidDel="002643D8">
          <w:rPr>
            <w:rFonts w:cs="Times New Roman"/>
            <w:noProof w:val="0"/>
            <w:lang w:val="en-CA"/>
          </w:rPr>
          <w:delText>= 1.05</w:delText>
        </w:r>
        <w:r w:rsidR="00210380" w:rsidRPr="00247A13" w:rsidDel="002643D8">
          <w:rPr>
            <w:rFonts w:cs="Times New Roman"/>
            <w:noProof w:val="0"/>
            <w:lang w:val="en-CA"/>
          </w:rPr>
          <w:delText xml:space="preserve">, </w:delText>
        </w:r>
      </w:del>
      <w:r w:rsidR="004D69B0" w:rsidRPr="00247A13">
        <w:rPr>
          <w:rFonts w:cs="Times New Roman"/>
          <w:noProof w:val="0"/>
          <w:lang w:val="en-CA"/>
        </w:rPr>
        <w:t>SD</w:t>
      </w:r>
      <w:r w:rsidR="00210380" w:rsidRPr="00247A13">
        <w:rPr>
          <w:rFonts w:cs="Times New Roman"/>
          <w:noProof w:val="0"/>
          <w:lang w:val="en-CA"/>
        </w:rPr>
        <w:t xml:space="preserve"> </w:t>
      </w:r>
      <w:r w:rsidR="00A03FCD" w:rsidRPr="00247A13">
        <w:rPr>
          <w:rFonts w:cs="Times New Roman"/>
          <w:noProof w:val="0"/>
          <w:lang w:val="en-CA"/>
        </w:rPr>
        <w:t>= 0.36</w:t>
      </w:r>
      <w:r w:rsidR="00210380" w:rsidRPr="00247A13">
        <w:rPr>
          <w:rFonts w:cs="Times New Roman"/>
          <w:noProof w:val="0"/>
          <w:lang w:val="en-CA"/>
        </w:rPr>
        <w:t>)</w:t>
      </w:r>
      <w:r w:rsidR="00FC4431" w:rsidRPr="00247A13">
        <w:rPr>
          <w:rFonts w:cs="Times New Roman"/>
          <w:noProof w:val="0"/>
          <w:lang w:val="en-CA"/>
        </w:rPr>
        <w:t xml:space="preserve">. </w:t>
      </w:r>
    </w:p>
    <w:p w14:paraId="18DFF537" w14:textId="70E34472" w:rsidR="00AA30EC" w:rsidRPr="00247A13" w:rsidDel="002643D8" w:rsidRDefault="004541CD" w:rsidP="007C3CD7">
      <w:pPr>
        <w:ind w:firstLine="284"/>
        <w:jc w:val="left"/>
        <w:rPr>
          <w:del w:id="710" w:author="Daniel Stewart" w:date="2022-03-16T15:11:00Z"/>
          <w:rFonts w:cs="Times New Roman"/>
          <w:noProof w:val="0"/>
          <w:lang w:val="en-CA"/>
        </w:rPr>
      </w:pPr>
      <w:r>
        <w:rPr>
          <w:rFonts w:cs="Times New Roman"/>
          <w:noProof w:val="0"/>
          <w:lang w:val="en-CA"/>
        </w:rPr>
        <w:t xml:space="preserve">Based on these growth </w:t>
      </w:r>
      <w:r w:rsidR="009C6AF6">
        <w:rPr>
          <w:rFonts w:cs="Times New Roman"/>
          <w:noProof w:val="0"/>
          <w:lang w:val="en-CA"/>
        </w:rPr>
        <w:t xml:space="preserve">rate </w:t>
      </w:r>
      <w:r>
        <w:rPr>
          <w:rFonts w:cs="Times New Roman"/>
          <w:noProof w:val="0"/>
          <w:lang w:val="en-CA"/>
        </w:rPr>
        <w:t xml:space="preserve">estimates and seed dispersal, </w:t>
      </w:r>
      <w:del w:id="711" w:author="Daniel Stewart" w:date="2022-03-16T15:11:00Z">
        <w:r w:rsidR="00AA30EC" w:rsidRPr="00247A13" w:rsidDel="002643D8">
          <w:rPr>
            <w:rFonts w:cs="Times New Roman"/>
            <w:noProof w:val="0"/>
            <w:lang w:val="en-CA"/>
          </w:rPr>
          <w:delText xml:space="preserve">Seed recruitment is not considered the primary means of reproduction by </w:delText>
        </w:r>
        <w:r w:rsidR="00AA30EC" w:rsidRPr="00247A13" w:rsidDel="002643D8">
          <w:rPr>
            <w:rFonts w:cs="Times New Roman"/>
            <w:i/>
            <w:noProof w:val="0"/>
            <w:lang w:val="en-CA"/>
          </w:rPr>
          <w:delText>T.</w:delText>
        </w:r>
      </w:del>
      <w:del w:id="712" w:author="Daniel Stewart" w:date="2022-02-11T15:52:00Z">
        <w:r w:rsidR="00AA30EC" w:rsidRPr="00247A13" w:rsidDel="001D2D68">
          <w:rPr>
            <w:rFonts w:cs="Times New Roman"/>
            <w:i/>
            <w:noProof w:val="0"/>
            <w:lang w:val="en-CA"/>
          </w:rPr>
          <w:delText xml:space="preserve"> </w:delText>
        </w:r>
        <w:r w:rsidR="00AA30EC" w:rsidRPr="00247A13" w:rsidDel="001D2D68">
          <w:rPr>
            <w:rFonts w:cs="Times New Roman"/>
            <w:noProof w:val="0"/>
            <w:lang w:val="en-CA"/>
          </w:rPr>
          <w:delText xml:space="preserve">x </w:delText>
        </w:r>
      </w:del>
      <w:del w:id="713" w:author="Daniel Stewart" w:date="2022-03-16T15:11:00Z">
        <w:r w:rsidR="00AA30EC" w:rsidRPr="00247A13" w:rsidDel="002643D8">
          <w:rPr>
            <w:rFonts w:cs="Times New Roman"/>
            <w:i/>
            <w:noProof w:val="0"/>
            <w:lang w:val="en-CA"/>
          </w:rPr>
          <w:delText xml:space="preserve">glauca </w:delText>
        </w:r>
        <w:r w:rsidR="00AA30EC" w:rsidRPr="00247A13" w:rsidDel="002643D8">
          <w:rPr>
            <w:rFonts w:cs="Times New Roman"/>
            <w:noProof w:val="0"/>
            <w:lang w:val="en-CA"/>
          </w:rPr>
          <w:delText xml:space="preserve">during early </w:delText>
        </w:r>
        <w:r w:rsidR="007D23AE" w:rsidRPr="00247A13" w:rsidDel="002643D8">
          <w:rPr>
            <w:rFonts w:cs="Times New Roman"/>
            <w:noProof w:val="0"/>
            <w:lang w:val="en-CA"/>
          </w:rPr>
          <w:delText>site</w:delText>
        </w:r>
        <w:r w:rsidR="00542476" w:rsidRPr="00247A13" w:rsidDel="002643D8">
          <w:rPr>
            <w:rFonts w:cs="Times New Roman"/>
            <w:noProof w:val="0"/>
            <w:lang w:val="en-CA"/>
          </w:rPr>
          <w:delText xml:space="preserve"> colonization</w:delText>
        </w:r>
        <w:r w:rsidR="00AA30EC" w:rsidRPr="00247A13" w:rsidDel="002643D8">
          <w:rPr>
            <w:rFonts w:cs="Times New Roman"/>
            <w:noProof w:val="0"/>
            <w:lang w:val="en-CA"/>
          </w:rPr>
          <w:delText xml:space="preserve"> </w:delText>
        </w:r>
        <w:bookmarkStart w:id="714" w:name="ZOTERO_BREF_XZQ0ZLQTpXOE"/>
        <w:r w:rsidR="00761956" w:rsidDel="002643D8">
          <w:rPr>
            <w:rFonts w:cs="Times New Roman"/>
          </w:rPr>
          <w:delText>(Travis et al. 2010b, 2011)</w:delText>
        </w:r>
        <w:bookmarkEnd w:id="714"/>
        <w:r w:rsidR="007E4299" w:rsidRPr="00247A13" w:rsidDel="002643D8">
          <w:rPr>
            <w:rFonts w:cs="Times New Roman"/>
            <w:noProof w:val="0"/>
            <w:lang w:val="en-CA"/>
          </w:rPr>
          <w:delText>, and i</w:delText>
        </w:r>
        <w:r w:rsidR="00AA30EC" w:rsidRPr="00247A13" w:rsidDel="002643D8">
          <w:rPr>
            <w:rFonts w:cs="Times New Roman"/>
            <w:noProof w:val="0"/>
            <w:lang w:val="en-CA"/>
          </w:rPr>
          <w:delText xml:space="preserve">t is often </w:delText>
        </w:r>
        <w:r w:rsidR="00542476" w:rsidRPr="00247A13" w:rsidDel="002643D8">
          <w:rPr>
            <w:rFonts w:cs="Times New Roman"/>
            <w:noProof w:val="0"/>
            <w:lang w:val="en-CA"/>
          </w:rPr>
          <w:delText>considered</w:delText>
        </w:r>
        <w:r w:rsidR="00AA30EC" w:rsidRPr="00247A13" w:rsidDel="002643D8">
          <w:rPr>
            <w:rFonts w:cs="Times New Roman"/>
            <w:noProof w:val="0"/>
            <w:lang w:val="en-CA"/>
          </w:rPr>
          <w:delText xml:space="preserve"> a partially</w:delText>
        </w:r>
        <w:r w:rsidR="00757168" w:rsidRPr="00247A13" w:rsidDel="002643D8">
          <w:rPr>
            <w:rFonts w:cs="Times New Roman"/>
            <w:noProof w:val="0"/>
            <w:lang w:val="en-CA"/>
          </w:rPr>
          <w:delText xml:space="preserve"> </w:delText>
        </w:r>
        <w:r w:rsidR="00AA30EC" w:rsidRPr="00247A13" w:rsidDel="002643D8">
          <w:rPr>
            <w:rFonts w:cs="Times New Roman"/>
            <w:noProof w:val="0"/>
            <w:lang w:val="en-CA"/>
          </w:rPr>
          <w:delText xml:space="preserve">sterile hybrid </w:delText>
        </w:r>
        <w:bookmarkStart w:id="715" w:name="ZOTERO_BREF_2CN8vHwSTjzc"/>
        <w:r w:rsidR="00AA30EC" w:rsidRPr="00247A13" w:rsidDel="002643D8">
          <w:rPr>
            <w:rFonts w:cs="Times New Roman"/>
            <w:noProof w:val="0"/>
            <w:lang w:val="en-CA"/>
          </w:rPr>
          <w:delText>(Smith 1967; Kuehn et al. 1999)</w:delText>
        </w:r>
        <w:bookmarkEnd w:id="715"/>
        <w:r w:rsidR="00AA30EC" w:rsidRPr="00247A13" w:rsidDel="002643D8">
          <w:rPr>
            <w:rFonts w:cs="Times New Roman"/>
            <w:noProof w:val="0"/>
            <w:lang w:val="en-CA"/>
          </w:rPr>
          <w:delText xml:space="preserve">. This </w:delText>
        </w:r>
        <w:r w:rsidR="008C6898" w:rsidRPr="00247A13" w:rsidDel="002643D8">
          <w:rPr>
            <w:rFonts w:cs="Times New Roman"/>
            <w:noProof w:val="0"/>
            <w:lang w:val="en-CA"/>
          </w:rPr>
          <w:delText xml:space="preserve">may </w:delText>
        </w:r>
        <w:r w:rsidR="00AA30EC" w:rsidRPr="00247A13" w:rsidDel="002643D8">
          <w:rPr>
            <w:rFonts w:cs="Times New Roman"/>
            <w:noProof w:val="0"/>
            <w:lang w:val="en-CA"/>
          </w:rPr>
          <w:delText>be the case in the FRE, as</w:delText>
        </w:r>
        <w:r w:rsidR="00426ADC" w:rsidRPr="00247A13" w:rsidDel="002643D8">
          <w:rPr>
            <w:rFonts w:cs="Times New Roman"/>
            <w:noProof w:val="0"/>
            <w:lang w:val="en-CA"/>
          </w:rPr>
          <w:delText xml:space="preserve"> </w:delText>
        </w:r>
        <w:r w:rsidR="00855056" w:rsidRPr="00247A13" w:rsidDel="002643D8">
          <w:rPr>
            <w:rFonts w:cs="Times New Roman"/>
            <w:noProof w:val="0"/>
            <w:lang w:val="en-CA"/>
          </w:rPr>
          <w:delText xml:space="preserve">pistillate flowers </w:delText>
        </w:r>
        <w:r w:rsidR="00F11F42" w:rsidRPr="00247A13" w:rsidDel="002643D8">
          <w:rPr>
            <w:rFonts w:cs="Times New Roman"/>
            <w:noProof w:val="0"/>
            <w:lang w:val="en-CA"/>
          </w:rPr>
          <w:delText>have been observed to</w:delText>
        </w:r>
        <w:r w:rsidR="00855056" w:rsidRPr="00247A13" w:rsidDel="002643D8">
          <w:rPr>
            <w:rFonts w:cs="Times New Roman"/>
            <w:noProof w:val="0"/>
            <w:lang w:val="en-CA"/>
          </w:rPr>
          <w:delText xml:space="preserve"> </w:delText>
        </w:r>
        <w:r w:rsidR="00F11F42" w:rsidRPr="00247A13" w:rsidDel="002643D8">
          <w:rPr>
            <w:rFonts w:cs="Times New Roman"/>
            <w:noProof w:val="0"/>
            <w:lang w:val="en-CA"/>
          </w:rPr>
          <w:delText xml:space="preserve">contain </w:delText>
        </w:r>
        <w:r w:rsidR="00855056" w:rsidRPr="00247A13" w:rsidDel="002643D8">
          <w:rPr>
            <w:rFonts w:cs="Times New Roman"/>
            <w:noProof w:val="0"/>
            <w:lang w:val="en-CA"/>
          </w:rPr>
          <w:delText xml:space="preserve">very few or no seeds, and </w:delText>
        </w:r>
        <w:r w:rsidR="00952939" w:rsidRPr="00247A13" w:rsidDel="002643D8">
          <w:rPr>
            <w:rFonts w:cs="Times New Roman"/>
            <w:noProof w:val="0"/>
            <w:lang w:val="en-CA"/>
          </w:rPr>
          <w:delText xml:space="preserve">advanced hybrid generations are yet to be </w:delText>
        </w:r>
        <w:r w:rsidR="00721CC1" w:rsidRPr="00247A13" w:rsidDel="002643D8">
          <w:rPr>
            <w:rFonts w:cs="Times New Roman"/>
            <w:noProof w:val="0"/>
            <w:lang w:val="en-CA"/>
          </w:rPr>
          <w:delText xml:space="preserve">molecularly </w:delText>
        </w:r>
        <w:r w:rsidR="00952939" w:rsidRPr="00247A13" w:rsidDel="002643D8">
          <w:rPr>
            <w:rFonts w:cs="Times New Roman"/>
            <w:noProof w:val="0"/>
            <w:lang w:val="en-CA"/>
          </w:rPr>
          <w:delText>confirmed</w:delText>
        </w:r>
        <w:r w:rsidR="00AA30EC" w:rsidRPr="00247A13" w:rsidDel="002643D8">
          <w:rPr>
            <w:rFonts w:cs="Times New Roman"/>
            <w:noProof w:val="0"/>
            <w:lang w:val="en-CA"/>
          </w:rPr>
          <w:delText xml:space="preserve">. </w:delText>
        </w:r>
        <w:bookmarkStart w:id="716" w:name="ZOTERO_BREF_xxNSmzONWooc"/>
        <w:r w:rsidR="001E229C" w:rsidRPr="00247A13" w:rsidDel="002643D8">
          <w:rPr>
            <w:rFonts w:cs="Times New Roman"/>
            <w:noProof w:val="0"/>
            <w:lang w:val="en-CA"/>
          </w:rPr>
          <w:delText>However, i</w:delText>
        </w:r>
        <w:r w:rsidR="00AA30EC" w:rsidRPr="00247A13" w:rsidDel="002643D8">
          <w:rPr>
            <w:rFonts w:cs="Times New Roman"/>
            <w:noProof w:val="0"/>
            <w:lang w:val="en-CA"/>
          </w:rPr>
          <w:delText xml:space="preserve">n their study of </w:delText>
        </w:r>
        <w:r w:rsidR="004D69B0" w:rsidRPr="00247A13" w:rsidDel="002643D8">
          <w:rPr>
            <w:rFonts w:cs="Times New Roman"/>
            <w:noProof w:val="0"/>
            <w:lang w:val="en-CA"/>
          </w:rPr>
          <w:delText>cattail</w:delText>
        </w:r>
        <w:r w:rsidR="00AA30EC" w:rsidRPr="00247A13" w:rsidDel="002643D8">
          <w:rPr>
            <w:rFonts w:cs="Times New Roman"/>
            <w:noProof w:val="0"/>
            <w:lang w:val="en-CA"/>
          </w:rPr>
          <w:delText xml:space="preserve"> clones, Travis et al. (2011)</w:delText>
        </w:r>
        <w:bookmarkEnd w:id="716"/>
        <w:r w:rsidR="00AA30EC" w:rsidRPr="00247A13" w:rsidDel="002643D8">
          <w:rPr>
            <w:rFonts w:cs="Times New Roman"/>
            <w:noProof w:val="0"/>
            <w:lang w:val="en-CA"/>
          </w:rPr>
          <w:delText xml:space="preserve"> observed that </w:delText>
        </w:r>
        <w:r w:rsidR="00AA30EC" w:rsidRPr="00247A13" w:rsidDel="002643D8">
          <w:rPr>
            <w:rFonts w:cs="Times New Roman"/>
            <w:i/>
            <w:noProof w:val="0"/>
            <w:lang w:val="en-CA"/>
          </w:rPr>
          <w:delText>T.</w:delText>
        </w:r>
      </w:del>
      <w:del w:id="717" w:author="Daniel Stewart" w:date="2022-02-11T15:52:00Z">
        <w:r w:rsidR="00AA30EC" w:rsidRPr="00247A13" w:rsidDel="001D2D68">
          <w:rPr>
            <w:rFonts w:cs="Times New Roman"/>
            <w:noProof w:val="0"/>
            <w:lang w:val="en-CA"/>
          </w:rPr>
          <w:delText xml:space="preserve"> x </w:delText>
        </w:r>
      </w:del>
      <w:del w:id="718" w:author="Daniel Stewart" w:date="2022-03-16T15:11:00Z">
        <w:r w:rsidR="00AA30EC" w:rsidRPr="00247A13" w:rsidDel="002643D8">
          <w:rPr>
            <w:rFonts w:cs="Times New Roman"/>
            <w:i/>
            <w:noProof w:val="0"/>
            <w:lang w:val="en-CA"/>
          </w:rPr>
          <w:delText>glauca</w:delText>
        </w:r>
        <w:r w:rsidR="00AA30EC" w:rsidRPr="00247A13" w:rsidDel="002643D8">
          <w:rPr>
            <w:rFonts w:cs="Times New Roman"/>
            <w:noProof w:val="0"/>
            <w:lang w:val="en-CA"/>
          </w:rPr>
          <w:delText xml:space="preserve"> stands grew more genetically diverse over time, suggesting seedling recruitment of backcrossed and advanced-generation hybrids could </w:delText>
        </w:r>
        <w:r w:rsidR="004D69B0" w:rsidRPr="00247A13" w:rsidDel="002643D8">
          <w:rPr>
            <w:rFonts w:cs="Times New Roman"/>
            <w:noProof w:val="0"/>
            <w:lang w:val="en-CA"/>
          </w:rPr>
          <w:delText>supersede</w:delText>
        </w:r>
        <w:r w:rsidR="00AA30EC" w:rsidRPr="00247A13" w:rsidDel="002643D8">
          <w:rPr>
            <w:rFonts w:cs="Times New Roman"/>
            <w:noProof w:val="0"/>
            <w:lang w:val="en-CA"/>
          </w:rPr>
          <w:delText xml:space="preserve"> vegetative recruitment</w:delText>
        </w:r>
        <w:r w:rsidR="0003152F" w:rsidRPr="00247A13" w:rsidDel="002643D8">
          <w:rPr>
            <w:rFonts w:cs="Times New Roman"/>
            <w:noProof w:val="0"/>
            <w:lang w:val="en-CA"/>
          </w:rPr>
          <w:delText xml:space="preserve"> over time</w:delText>
        </w:r>
        <w:r w:rsidR="00AA30EC" w:rsidRPr="00247A13" w:rsidDel="002643D8">
          <w:rPr>
            <w:rFonts w:cs="Times New Roman"/>
            <w:noProof w:val="0"/>
            <w:lang w:val="en-CA"/>
          </w:rPr>
          <w:delText xml:space="preserve">. </w:delText>
        </w:r>
        <w:r w:rsidR="0003152F" w:rsidRPr="00247A13" w:rsidDel="002643D8">
          <w:rPr>
            <w:rFonts w:cs="Times New Roman"/>
            <w:noProof w:val="0"/>
            <w:lang w:val="en-CA"/>
          </w:rPr>
          <w:delText xml:space="preserve">Though the reproductive status of </w:delText>
        </w:r>
        <w:r w:rsidR="0003152F" w:rsidRPr="00247A13" w:rsidDel="002643D8">
          <w:rPr>
            <w:rFonts w:cs="Times New Roman"/>
            <w:i/>
            <w:noProof w:val="0"/>
            <w:lang w:val="en-CA"/>
          </w:rPr>
          <w:delText>T.</w:delText>
        </w:r>
      </w:del>
      <w:del w:id="719" w:author="Daniel Stewart" w:date="2022-02-11T15:52:00Z">
        <w:r w:rsidR="0003152F" w:rsidRPr="00247A13" w:rsidDel="001D2D68">
          <w:rPr>
            <w:rFonts w:cs="Times New Roman"/>
            <w:i/>
            <w:noProof w:val="0"/>
            <w:lang w:val="en-CA"/>
          </w:rPr>
          <w:delText xml:space="preserve"> </w:delText>
        </w:r>
        <w:r w:rsidR="0003152F" w:rsidRPr="00247A13" w:rsidDel="001D2D68">
          <w:rPr>
            <w:rFonts w:cs="Times New Roman"/>
            <w:noProof w:val="0"/>
            <w:lang w:val="en-CA"/>
          </w:rPr>
          <w:delText xml:space="preserve">x </w:delText>
        </w:r>
      </w:del>
      <w:del w:id="720" w:author="Daniel Stewart" w:date="2022-03-16T15:11:00Z">
        <w:r w:rsidR="0003152F" w:rsidRPr="00247A13" w:rsidDel="002643D8">
          <w:rPr>
            <w:rFonts w:cs="Times New Roman"/>
            <w:i/>
            <w:noProof w:val="0"/>
            <w:lang w:val="en-CA"/>
          </w:rPr>
          <w:delText>glauca</w:delText>
        </w:r>
        <w:r w:rsidR="0003152F" w:rsidRPr="00247A13" w:rsidDel="002643D8">
          <w:rPr>
            <w:rFonts w:cs="Times New Roman"/>
            <w:noProof w:val="0"/>
            <w:lang w:val="en-CA"/>
          </w:rPr>
          <w:delText xml:space="preserve"> remains uncertain, t</w:delText>
        </w:r>
        <w:r w:rsidR="00AA30EC" w:rsidRPr="00247A13" w:rsidDel="002643D8">
          <w:rPr>
            <w:rFonts w:cs="Times New Roman"/>
            <w:noProof w:val="0"/>
            <w:lang w:val="en-CA"/>
          </w:rPr>
          <w:delText xml:space="preserve">he presence of </w:delText>
        </w:r>
        <w:r w:rsidR="00AA30EC" w:rsidRPr="00247A13" w:rsidDel="002643D8">
          <w:rPr>
            <w:rFonts w:cs="Times New Roman"/>
            <w:i/>
            <w:noProof w:val="0"/>
            <w:lang w:val="en-CA"/>
          </w:rPr>
          <w:delText>T. angustifolia</w:delText>
        </w:r>
        <w:r w:rsidR="00AA30EC" w:rsidRPr="00247A13" w:rsidDel="002643D8">
          <w:rPr>
            <w:rFonts w:cs="Times New Roman"/>
            <w:noProof w:val="0"/>
            <w:lang w:val="en-CA"/>
          </w:rPr>
          <w:delText xml:space="preserve"> </w:delText>
        </w:r>
        <w:r w:rsidR="004D69B0" w:rsidRPr="00247A13" w:rsidDel="002643D8">
          <w:rPr>
            <w:rFonts w:cs="Times New Roman"/>
            <w:noProof w:val="0"/>
            <w:lang w:val="en-CA"/>
          </w:rPr>
          <w:delText>facilitates</w:delText>
        </w:r>
        <w:r w:rsidR="00AA30EC" w:rsidRPr="00247A13" w:rsidDel="002643D8">
          <w:rPr>
            <w:rFonts w:cs="Times New Roman"/>
            <w:noProof w:val="0"/>
            <w:lang w:val="en-CA"/>
          </w:rPr>
          <w:delText xml:space="preserve"> dispersal of both </w:delText>
        </w:r>
        <w:r w:rsidR="00082C71" w:rsidRPr="00247A13" w:rsidDel="002643D8">
          <w:rPr>
            <w:rFonts w:cs="Times New Roman"/>
            <w:noProof w:val="0"/>
            <w:lang w:val="en-CA"/>
          </w:rPr>
          <w:delText xml:space="preserve">viable </w:delText>
        </w:r>
        <w:r w:rsidR="00AA30EC" w:rsidRPr="00247A13" w:rsidDel="002643D8">
          <w:rPr>
            <w:rFonts w:cs="Times New Roman"/>
            <w:i/>
            <w:noProof w:val="0"/>
            <w:lang w:val="en-CA"/>
          </w:rPr>
          <w:delText>T. angustifolia</w:delText>
        </w:r>
        <w:r w:rsidR="00AA30EC" w:rsidRPr="00247A13" w:rsidDel="002643D8">
          <w:rPr>
            <w:rFonts w:cs="Times New Roman"/>
            <w:noProof w:val="0"/>
            <w:lang w:val="en-CA"/>
          </w:rPr>
          <w:delText xml:space="preserve"> </w:delText>
        </w:r>
        <w:r w:rsidR="00082C71" w:rsidRPr="00247A13" w:rsidDel="002643D8">
          <w:rPr>
            <w:rFonts w:cs="Times New Roman"/>
            <w:noProof w:val="0"/>
            <w:lang w:val="en-CA"/>
          </w:rPr>
          <w:delText xml:space="preserve">seed </w:delText>
        </w:r>
        <w:r w:rsidR="00AA30EC" w:rsidRPr="00247A13" w:rsidDel="002643D8">
          <w:rPr>
            <w:rFonts w:cs="Times New Roman"/>
            <w:noProof w:val="0"/>
            <w:lang w:val="en-CA"/>
          </w:rPr>
          <w:delText xml:space="preserve">and where </w:delText>
        </w:r>
        <w:r w:rsidR="00AA30EC" w:rsidRPr="00247A13" w:rsidDel="002643D8">
          <w:rPr>
            <w:rFonts w:cs="Times New Roman"/>
            <w:i/>
            <w:noProof w:val="0"/>
            <w:lang w:val="en-CA"/>
          </w:rPr>
          <w:delText xml:space="preserve">T. latifolia </w:delText>
        </w:r>
        <w:r w:rsidR="00AA30EC" w:rsidRPr="00247A13" w:rsidDel="002643D8">
          <w:rPr>
            <w:rFonts w:cs="Times New Roman"/>
            <w:noProof w:val="0"/>
            <w:lang w:val="en-CA"/>
          </w:rPr>
          <w:delText>is</w:delText>
        </w:r>
        <w:r w:rsidR="00B44D9E" w:rsidRPr="00247A13" w:rsidDel="002643D8">
          <w:rPr>
            <w:rFonts w:cs="Times New Roman"/>
            <w:noProof w:val="0"/>
            <w:lang w:val="en-CA"/>
          </w:rPr>
          <w:delText xml:space="preserve"> sympatric</w:delText>
        </w:r>
        <w:r w:rsidR="00AA30EC" w:rsidRPr="00247A13" w:rsidDel="002643D8">
          <w:rPr>
            <w:rFonts w:cs="Times New Roman"/>
            <w:noProof w:val="0"/>
            <w:lang w:val="en-CA"/>
          </w:rPr>
          <w:delText xml:space="preserve">, viable F1 hybrids seeds, as evidenced by the abundance of these </w:delText>
        </w:r>
        <w:r w:rsidR="00E91664" w:rsidRPr="00247A13" w:rsidDel="002643D8">
          <w:rPr>
            <w:rFonts w:cs="Times New Roman"/>
            <w:noProof w:val="0"/>
            <w:lang w:val="en-CA"/>
          </w:rPr>
          <w:delText>taxa</w:delText>
        </w:r>
        <w:r w:rsidR="00AA30EC" w:rsidRPr="00247A13" w:rsidDel="002643D8">
          <w:rPr>
            <w:rFonts w:cs="Times New Roman"/>
            <w:noProof w:val="0"/>
            <w:lang w:val="en-CA"/>
          </w:rPr>
          <w:delText xml:space="preserve"> in spatially-isolated habitats in and near the FRE. For these reasons, we still considered seed dispersal</w:delText>
        </w:r>
        <w:r w:rsidR="00757168" w:rsidRPr="00247A13" w:rsidDel="002643D8">
          <w:rPr>
            <w:rFonts w:cs="Times New Roman"/>
            <w:noProof w:val="0"/>
            <w:lang w:val="en-CA"/>
          </w:rPr>
          <w:delText xml:space="preserve"> </w:delText>
        </w:r>
        <w:r w:rsidR="00AA30EC" w:rsidRPr="00247A13" w:rsidDel="002643D8">
          <w:rPr>
            <w:rFonts w:cs="Times New Roman"/>
            <w:noProof w:val="0"/>
            <w:lang w:val="en-CA"/>
          </w:rPr>
          <w:delText>to be an important consideration for susceptibility.</w:delText>
        </w:r>
      </w:del>
    </w:p>
    <w:p w14:paraId="733BB4A2" w14:textId="4F387416" w:rsidR="00B725F8" w:rsidRDefault="00210380" w:rsidP="00B725F8">
      <w:pPr>
        <w:ind w:firstLine="284"/>
        <w:jc w:val="left"/>
        <w:rPr>
          <w:ins w:id="721" w:author="Daniel Stewart" w:date="2022-03-16T15:14:00Z"/>
          <w:rFonts w:cs="Times New Roman"/>
          <w:noProof w:val="0"/>
          <w:lang w:val="en-CA"/>
        </w:rPr>
      </w:pPr>
      <w:del w:id="722" w:author="Daniel Stewart" w:date="2022-03-16T15:11:00Z">
        <w:r w:rsidRPr="00247A13" w:rsidDel="002643D8">
          <w:rPr>
            <w:rFonts w:cs="Times New Roman"/>
            <w:noProof w:val="0"/>
            <w:lang w:val="en-CA"/>
          </w:rPr>
          <w:delText xml:space="preserve">Based on </w:delText>
        </w:r>
        <w:r w:rsidR="008E0AE8" w:rsidRPr="00247A13" w:rsidDel="002643D8">
          <w:rPr>
            <w:rFonts w:cs="Times New Roman"/>
            <w:noProof w:val="0"/>
            <w:lang w:val="en-CA"/>
          </w:rPr>
          <w:delText>the</w:delText>
        </w:r>
        <w:r w:rsidR="00B44D9E" w:rsidRPr="00247A13" w:rsidDel="002643D8">
          <w:rPr>
            <w:rFonts w:cs="Times New Roman"/>
            <w:noProof w:val="0"/>
            <w:lang w:val="en-CA"/>
          </w:rPr>
          <w:delText xml:space="preserve"> above</w:delText>
        </w:r>
        <w:r w:rsidR="0003152F" w:rsidRPr="00247A13" w:rsidDel="002643D8">
          <w:rPr>
            <w:rFonts w:cs="Times New Roman"/>
            <w:noProof w:val="0"/>
            <w:lang w:val="en-CA"/>
          </w:rPr>
          <w:delText xml:space="preserve"> considerations</w:delText>
        </w:r>
        <w:r w:rsidR="00B44D9E" w:rsidRPr="00247A13" w:rsidDel="002643D8">
          <w:rPr>
            <w:rFonts w:cs="Times New Roman"/>
            <w:noProof w:val="0"/>
            <w:lang w:val="en-CA"/>
          </w:rPr>
          <w:delText xml:space="preserve">, </w:delText>
        </w:r>
        <w:r w:rsidRPr="00247A13" w:rsidDel="002643D8">
          <w:rPr>
            <w:rFonts w:cs="Times New Roman"/>
            <w:noProof w:val="0"/>
            <w:lang w:val="en-CA"/>
          </w:rPr>
          <w:delText>w</w:delText>
        </w:r>
      </w:del>
      <w:r w:rsidR="004541CD">
        <w:rPr>
          <w:rFonts w:cs="Times New Roman"/>
          <w:noProof w:val="0"/>
          <w:lang w:val="en-CA"/>
        </w:rPr>
        <w:t>w</w:t>
      </w:r>
      <w:r w:rsidRPr="00247A13">
        <w:rPr>
          <w:rFonts w:cs="Times New Roman"/>
          <w:noProof w:val="0"/>
          <w:lang w:val="en-CA"/>
        </w:rPr>
        <w:t xml:space="preserve">e </w:t>
      </w:r>
      <w:r w:rsidR="00AD28E4" w:rsidRPr="00247A13">
        <w:rPr>
          <w:rFonts w:cs="Times New Roman"/>
          <w:noProof w:val="0"/>
          <w:lang w:val="en-CA"/>
        </w:rPr>
        <w:t>assig</w:t>
      </w:r>
      <w:r w:rsidR="00B32C1A" w:rsidRPr="00247A13">
        <w:rPr>
          <w:rFonts w:cs="Times New Roman"/>
          <w:noProof w:val="0"/>
          <w:lang w:val="en-CA"/>
        </w:rPr>
        <w:t>n</w:t>
      </w:r>
      <w:r w:rsidR="00AD28E4" w:rsidRPr="00247A13">
        <w:rPr>
          <w:rFonts w:cs="Times New Roman"/>
          <w:noProof w:val="0"/>
          <w:lang w:val="en-CA"/>
        </w:rPr>
        <w:t xml:space="preserve">ed the maximum </w:t>
      </w:r>
      <w:r w:rsidR="00F3186A">
        <w:rPr>
          <w:rFonts w:cs="Times New Roman"/>
          <w:noProof w:val="0"/>
          <w:lang w:val="en-CA"/>
        </w:rPr>
        <w:t>introduction p</w:t>
      </w:r>
      <w:r w:rsidR="00AD28E4" w:rsidRPr="00247A13">
        <w:rPr>
          <w:rFonts w:cs="Times New Roman"/>
          <w:noProof w:val="0"/>
          <w:lang w:val="en-CA"/>
        </w:rPr>
        <w:t>robability value</w:t>
      </w:r>
      <w:r w:rsidR="00F3186A">
        <w:rPr>
          <w:rFonts w:cs="Times New Roman"/>
          <w:noProof w:val="0"/>
          <w:lang w:val="en-CA"/>
        </w:rPr>
        <w:t xml:space="preserve"> (1.0)</w:t>
      </w:r>
      <w:r w:rsidR="00AD28E4" w:rsidRPr="00247A13">
        <w:rPr>
          <w:rFonts w:cs="Times New Roman"/>
          <w:noProof w:val="0"/>
          <w:lang w:val="en-CA"/>
        </w:rPr>
        <w:t xml:space="preserve"> to </w:t>
      </w:r>
      <w:r w:rsidRPr="00247A13">
        <w:rPr>
          <w:rFonts w:cs="Times New Roman"/>
          <w:noProof w:val="0"/>
          <w:lang w:val="en-CA"/>
        </w:rPr>
        <w:t xml:space="preserve">any </w:t>
      </w:r>
      <w:r w:rsidR="00C0588F" w:rsidRPr="00247A13">
        <w:rPr>
          <w:rFonts w:cs="Times New Roman"/>
          <w:noProof w:val="0"/>
          <w:lang w:val="en-CA"/>
        </w:rPr>
        <w:t>pixel that was</w:t>
      </w:r>
      <w:r w:rsidR="00B32C1A" w:rsidRPr="00247A13">
        <w:rPr>
          <w:rFonts w:cs="Times New Roman"/>
          <w:noProof w:val="0"/>
          <w:lang w:val="en-CA"/>
        </w:rPr>
        <w:t xml:space="preserve"> </w:t>
      </w:r>
      <w:r w:rsidR="00F3186A" w:rsidRPr="00F3186A">
        <w:rPr>
          <w:rFonts w:cs="Times New Roman"/>
          <w:noProof w:val="0"/>
          <w:lang w:val="en-CA"/>
        </w:rPr>
        <w:t>≤</w:t>
      </w:r>
      <w:r w:rsidR="00F3186A">
        <w:rPr>
          <w:rFonts w:cs="Times New Roman"/>
          <w:noProof w:val="0"/>
          <w:lang w:val="en-CA"/>
        </w:rPr>
        <w:t xml:space="preserve"> </w:t>
      </w:r>
      <w:r w:rsidR="008E0AE8" w:rsidRPr="00247A13">
        <w:rPr>
          <w:rFonts w:cs="Times New Roman"/>
          <w:noProof w:val="0"/>
          <w:lang w:val="en-CA"/>
        </w:rPr>
        <w:t>250</w:t>
      </w:r>
      <w:r w:rsidR="00C0588F" w:rsidRPr="00247A13">
        <w:rPr>
          <w:rFonts w:cs="Times New Roman"/>
          <w:noProof w:val="0"/>
          <w:lang w:val="en-CA"/>
        </w:rPr>
        <w:t xml:space="preserve"> </w:t>
      </w:r>
      <w:r w:rsidR="009864C9">
        <w:rPr>
          <w:rFonts w:cs="Times New Roman"/>
          <w:noProof w:val="0"/>
          <w:lang w:val="en-CA"/>
        </w:rPr>
        <w:t>LCM</w:t>
      </w:r>
      <w:r w:rsidR="00C0588F" w:rsidRPr="00247A13">
        <w:rPr>
          <w:rFonts w:cs="Times New Roman"/>
          <w:noProof w:val="0"/>
          <w:lang w:val="en-CA"/>
        </w:rPr>
        <w:t xml:space="preserve"> to non-native cattail </w:t>
      </w:r>
      <w:r w:rsidR="00792B82" w:rsidRPr="00247A13">
        <w:rPr>
          <w:rFonts w:cs="Times New Roman"/>
          <w:noProof w:val="0"/>
          <w:lang w:val="en-CA"/>
        </w:rPr>
        <w:t>(Table 2)</w:t>
      </w:r>
      <w:r w:rsidRPr="00247A13">
        <w:rPr>
          <w:rFonts w:cs="Times New Roman"/>
          <w:noProof w:val="0"/>
          <w:lang w:val="en-CA"/>
        </w:rPr>
        <w:t>.</w:t>
      </w:r>
      <w:r w:rsidR="00AD28E4" w:rsidRPr="00247A13">
        <w:rPr>
          <w:rFonts w:cs="Times New Roman"/>
          <w:noProof w:val="0"/>
          <w:lang w:val="en-CA"/>
        </w:rPr>
        <w:t xml:space="preserve"> The minimum probability value </w:t>
      </w:r>
      <w:r w:rsidR="00FA7F35" w:rsidRPr="00247A13">
        <w:rPr>
          <w:rFonts w:cs="Times New Roman"/>
          <w:noProof w:val="0"/>
          <w:lang w:val="en-CA"/>
        </w:rPr>
        <w:t>(</w:t>
      </w:r>
      <w:r w:rsidR="003466BF" w:rsidRPr="00247A13">
        <w:rPr>
          <w:rFonts w:cs="Times New Roman"/>
          <w:noProof w:val="0"/>
          <w:lang w:val="en-CA"/>
        </w:rPr>
        <w:t>0.</w:t>
      </w:r>
      <w:r w:rsidR="00FA7F35" w:rsidRPr="00247A13">
        <w:rPr>
          <w:rFonts w:cs="Times New Roman"/>
          <w:noProof w:val="0"/>
          <w:lang w:val="en-CA"/>
        </w:rPr>
        <w:t xml:space="preserve">4) </w:t>
      </w:r>
      <w:r w:rsidR="00AD28E4" w:rsidRPr="00247A13">
        <w:rPr>
          <w:rFonts w:cs="Times New Roman"/>
          <w:noProof w:val="0"/>
          <w:lang w:val="en-CA"/>
        </w:rPr>
        <w:t>was</w:t>
      </w:r>
      <w:r w:rsidR="00B32C1A" w:rsidRPr="00247A13">
        <w:rPr>
          <w:rFonts w:cs="Times New Roman"/>
          <w:noProof w:val="0"/>
          <w:lang w:val="en-CA"/>
        </w:rPr>
        <w:t xml:space="preserve"> assigned to</w:t>
      </w:r>
      <w:r w:rsidR="009B55EE" w:rsidRPr="00247A13">
        <w:rPr>
          <w:rFonts w:cs="Times New Roman"/>
          <w:noProof w:val="0"/>
          <w:lang w:val="en-CA"/>
        </w:rPr>
        <w:t xml:space="preserve"> pixels</w:t>
      </w:r>
      <w:r w:rsidR="00B32C1A" w:rsidRPr="00247A13">
        <w:rPr>
          <w:rFonts w:cs="Times New Roman"/>
          <w:noProof w:val="0"/>
          <w:lang w:val="en-CA"/>
        </w:rPr>
        <w:t xml:space="preserve"> </w:t>
      </w:r>
      <w:r w:rsidR="006F7465" w:rsidRPr="009864C9">
        <w:rPr>
          <w:rFonts w:cs="Times New Roman"/>
          <w:noProof w:val="0"/>
          <w:sz w:val="18"/>
          <w:szCs w:val="18"/>
          <w:lang w:val="en-CA"/>
        </w:rPr>
        <w:t>&gt;</w:t>
      </w:r>
      <w:r w:rsidR="00C0588F" w:rsidRPr="00247A13">
        <w:rPr>
          <w:rFonts w:cs="Times New Roman"/>
          <w:noProof w:val="0"/>
          <w:lang w:val="en-CA"/>
        </w:rPr>
        <w:t xml:space="preserve"> </w:t>
      </w:r>
      <w:r w:rsidR="00B32C1A" w:rsidRPr="00247A13">
        <w:rPr>
          <w:rFonts w:cs="Times New Roman"/>
          <w:noProof w:val="0"/>
          <w:lang w:val="en-CA"/>
        </w:rPr>
        <w:t>2000</w:t>
      </w:r>
      <w:r w:rsidR="009B55EE" w:rsidRPr="00247A13">
        <w:rPr>
          <w:rFonts w:cs="Times New Roman"/>
          <w:noProof w:val="0"/>
          <w:lang w:val="en-CA"/>
        </w:rPr>
        <w:t xml:space="preserve"> </w:t>
      </w:r>
      <w:r w:rsidR="009864C9">
        <w:rPr>
          <w:rFonts w:cs="Times New Roman"/>
          <w:noProof w:val="0"/>
          <w:lang w:val="en-CA"/>
        </w:rPr>
        <w:t>LCM</w:t>
      </w:r>
      <w:r w:rsidR="00B32C1A" w:rsidRPr="00247A13">
        <w:rPr>
          <w:rFonts w:cs="Times New Roman"/>
          <w:noProof w:val="0"/>
          <w:lang w:val="en-CA"/>
        </w:rPr>
        <w:t xml:space="preserve">, </w:t>
      </w:r>
      <w:r w:rsidR="00FA7F35" w:rsidRPr="00247A13">
        <w:rPr>
          <w:rFonts w:cs="Times New Roman"/>
          <w:noProof w:val="0"/>
          <w:lang w:val="en-CA"/>
        </w:rPr>
        <w:t>the value of which we</w:t>
      </w:r>
      <w:r w:rsidR="00B32C1A" w:rsidRPr="00247A13">
        <w:rPr>
          <w:rFonts w:cs="Times New Roman"/>
          <w:noProof w:val="0"/>
          <w:lang w:val="en-CA"/>
        </w:rPr>
        <w:t xml:space="preserve"> justif</w:t>
      </w:r>
      <w:r w:rsidR="00FA7F35" w:rsidRPr="00247A13">
        <w:rPr>
          <w:rFonts w:cs="Times New Roman"/>
          <w:noProof w:val="0"/>
          <w:lang w:val="en-CA"/>
        </w:rPr>
        <w:t>y</w:t>
      </w:r>
      <w:r w:rsidR="00B32C1A" w:rsidRPr="00247A13">
        <w:rPr>
          <w:rFonts w:cs="Times New Roman"/>
          <w:noProof w:val="0"/>
          <w:lang w:val="en-CA"/>
        </w:rPr>
        <w:t xml:space="preserve"> by (1)</w:t>
      </w:r>
      <w:r w:rsidR="0003152F" w:rsidRPr="00247A13">
        <w:rPr>
          <w:rFonts w:cs="Times New Roman"/>
          <w:noProof w:val="0"/>
          <w:lang w:val="en-CA"/>
        </w:rPr>
        <w:t xml:space="preserve"> the</w:t>
      </w:r>
      <w:r w:rsidR="00B32C1A" w:rsidRPr="00247A13">
        <w:rPr>
          <w:rFonts w:cs="Times New Roman"/>
          <w:noProof w:val="0"/>
          <w:lang w:val="en-CA"/>
        </w:rPr>
        <w:t xml:space="preserve"> </w:t>
      </w:r>
      <w:r w:rsidR="00AA30EC" w:rsidRPr="00247A13">
        <w:rPr>
          <w:rFonts w:cs="Times New Roman"/>
          <w:noProof w:val="0"/>
          <w:lang w:val="en-CA"/>
        </w:rPr>
        <w:t>25-year duration of our predictions,</w:t>
      </w:r>
      <w:r w:rsidR="00B32C1A" w:rsidRPr="00247A13">
        <w:rPr>
          <w:rFonts w:cs="Times New Roman"/>
          <w:noProof w:val="0"/>
          <w:lang w:val="en-CA"/>
        </w:rPr>
        <w:t xml:space="preserve"> which increase the probability of dispersal to these</w:t>
      </w:r>
      <w:r w:rsidR="0003152F" w:rsidRPr="00247A13">
        <w:rPr>
          <w:rFonts w:cs="Times New Roman"/>
          <w:noProof w:val="0"/>
          <w:lang w:val="en-CA"/>
        </w:rPr>
        <w:t xml:space="preserve"> isolated</w:t>
      </w:r>
      <w:r w:rsidR="00B32C1A" w:rsidRPr="00247A13">
        <w:rPr>
          <w:rFonts w:cs="Times New Roman"/>
          <w:noProof w:val="0"/>
          <w:lang w:val="en-CA"/>
        </w:rPr>
        <w:t xml:space="preserve"> locations, (2)</w:t>
      </w:r>
      <w:r w:rsidR="00AA30EC" w:rsidRPr="00247A13">
        <w:rPr>
          <w:rFonts w:cs="Times New Roman"/>
          <w:noProof w:val="0"/>
          <w:lang w:val="en-CA"/>
        </w:rPr>
        <w:t xml:space="preserve"> </w:t>
      </w:r>
      <w:r w:rsidR="0003152F" w:rsidRPr="00247A13">
        <w:rPr>
          <w:rFonts w:cs="Times New Roman"/>
          <w:noProof w:val="0"/>
          <w:lang w:val="en-CA"/>
        </w:rPr>
        <w:t xml:space="preserve">the </w:t>
      </w:r>
      <w:r w:rsidR="00AA30EC" w:rsidRPr="00247A13">
        <w:rPr>
          <w:rFonts w:cs="Times New Roman"/>
          <w:noProof w:val="0"/>
          <w:lang w:val="en-CA"/>
        </w:rPr>
        <w:t>possibility of cattail</w:t>
      </w:r>
      <w:r w:rsidR="00B32C1A" w:rsidRPr="00247A13">
        <w:rPr>
          <w:rFonts w:cs="Times New Roman"/>
          <w:noProof w:val="0"/>
          <w:lang w:val="en-CA"/>
        </w:rPr>
        <w:t xml:space="preserve"> </w:t>
      </w:r>
      <w:r w:rsidR="004C5226" w:rsidRPr="00247A13">
        <w:rPr>
          <w:rFonts w:cs="Times New Roman"/>
          <w:noProof w:val="0"/>
          <w:lang w:val="en-CA"/>
        </w:rPr>
        <w:t>occurring</w:t>
      </w:r>
      <w:r w:rsidR="00AA30EC" w:rsidRPr="00247A13">
        <w:rPr>
          <w:rFonts w:cs="Times New Roman"/>
          <w:noProof w:val="0"/>
          <w:lang w:val="en-CA"/>
        </w:rPr>
        <w:t xml:space="preserve"> in neighbouring inland habitats</w:t>
      </w:r>
      <w:r w:rsidR="00862E5C">
        <w:rPr>
          <w:rFonts w:cs="Times New Roman"/>
          <w:noProof w:val="0"/>
          <w:lang w:val="en-CA"/>
        </w:rPr>
        <w:t xml:space="preserve"> such as ponds and ditches that were outside of our spectral analysis</w:t>
      </w:r>
      <w:r w:rsidR="00AA30EC" w:rsidRPr="00247A13">
        <w:rPr>
          <w:rFonts w:cs="Times New Roman"/>
          <w:noProof w:val="0"/>
          <w:lang w:val="en-CA"/>
        </w:rPr>
        <w:t xml:space="preserve">, and </w:t>
      </w:r>
      <w:r w:rsidR="00B32C1A" w:rsidRPr="00247A13">
        <w:rPr>
          <w:rFonts w:cs="Times New Roman"/>
          <w:noProof w:val="0"/>
          <w:lang w:val="en-CA"/>
        </w:rPr>
        <w:t xml:space="preserve">(3) </w:t>
      </w:r>
      <w:r w:rsidR="0003152F" w:rsidRPr="00247A13">
        <w:rPr>
          <w:rFonts w:cs="Times New Roman"/>
          <w:noProof w:val="0"/>
          <w:lang w:val="en-CA"/>
        </w:rPr>
        <w:t>the proven</w:t>
      </w:r>
      <w:r w:rsidR="00AA30EC" w:rsidRPr="00247A13">
        <w:rPr>
          <w:rFonts w:cs="Times New Roman"/>
          <w:noProof w:val="0"/>
          <w:lang w:val="en-CA"/>
        </w:rPr>
        <w:t xml:space="preserve"> fecundity</w:t>
      </w:r>
      <w:r w:rsidR="00FA7F35" w:rsidRPr="00247A13">
        <w:rPr>
          <w:rFonts w:cs="Times New Roman"/>
          <w:noProof w:val="0"/>
          <w:lang w:val="en-CA"/>
        </w:rPr>
        <w:t xml:space="preserve"> and dispersal ability</w:t>
      </w:r>
      <w:r w:rsidR="00AA30EC" w:rsidRPr="00247A13">
        <w:rPr>
          <w:rFonts w:cs="Times New Roman"/>
          <w:noProof w:val="0"/>
          <w:lang w:val="en-CA"/>
        </w:rPr>
        <w:t xml:space="preserve"> of cattail</w:t>
      </w:r>
      <w:r w:rsidR="0012732A" w:rsidRPr="00247A13">
        <w:rPr>
          <w:rFonts w:cs="Times New Roman"/>
          <w:noProof w:val="0"/>
          <w:lang w:val="en-CA"/>
        </w:rPr>
        <w:t xml:space="preserve"> in literature and in our personal observations</w:t>
      </w:r>
      <w:r w:rsidR="00B32C1A" w:rsidRPr="00247A13">
        <w:rPr>
          <w:rFonts w:cs="Times New Roman"/>
          <w:noProof w:val="0"/>
          <w:lang w:val="en-CA"/>
        </w:rPr>
        <w:t>.</w:t>
      </w:r>
      <w:ins w:id="723" w:author="Daniel Stewart" w:date="2022-03-16T15:14:00Z">
        <w:r w:rsidR="00B725F8">
          <w:rPr>
            <w:rFonts w:cs="Times New Roman"/>
            <w:noProof w:val="0"/>
            <w:lang w:val="en-CA"/>
          </w:rPr>
          <w:t xml:space="preserve"> </w:t>
        </w:r>
        <w:r w:rsidR="00B725F8" w:rsidRPr="00247A13">
          <w:rPr>
            <w:rFonts w:cs="Times New Roman"/>
            <w:noProof w:val="0"/>
            <w:lang w:val="en-CA"/>
          </w:rPr>
          <w:t xml:space="preserve">In addition to </w:t>
        </w:r>
      </w:ins>
      <w:r w:rsidR="009864C9">
        <w:rPr>
          <w:rFonts w:cs="Times New Roman"/>
          <w:noProof w:val="0"/>
          <w:lang w:val="en-CA"/>
        </w:rPr>
        <w:t>LCM</w:t>
      </w:r>
      <w:ins w:id="724" w:author="Daniel Stewart" w:date="2022-03-16T15:14:00Z">
        <w:r w:rsidR="00B725F8" w:rsidRPr="00247A13">
          <w:rPr>
            <w:rFonts w:cs="Times New Roman"/>
            <w:noProof w:val="0"/>
            <w:lang w:val="en-CA"/>
          </w:rPr>
          <w:t>, we calculated cattail density within a 1000 m circular neighbourhood of each raster cell using the Point Density Tool in ArcMap. Neighbourhood density values varied from 0 – 1.61% and were classified using a geometric scale into four probability categories (Table 3). With the same rationale as our distance probabilities, we elected to set the minimum probability value to 0.4.</w:t>
        </w:r>
        <w:r w:rsidR="00B725F8" w:rsidRPr="00B725F8">
          <w:rPr>
            <w:rFonts w:cs="Times New Roman"/>
            <w:noProof w:val="0"/>
            <w:lang w:val="en-CA"/>
          </w:rPr>
          <w:t xml:space="preserve"> </w:t>
        </w:r>
      </w:ins>
      <w:r w:rsidR="009864C9">
        <w:rPr>
          <w:rFonts w:cs="Times New Roman"/>
          <w:noProof w:val="0"/>
          <w:lang w:val="en-CA"/>
        </w:rPr>
        <w:t>Probabilities based on LCM</w:t>
      </w:r>
      <w:ins w:id="725" w:author="Daniel Stewart" w:date="2022-03-16T15:14:00Z">
        <w:r w:rsidR="00B725F8" w:rsidRPr="00247A13">
          <w:rPr>
            <w:rFonts w:cs="Times New Roman"/>
            <w:noProof w:val="0"/>
            <w:lang w:val="en-CA"/>
          </w:rPr>
          <w:t xml:space="preserve"> and density were then averaged to generate an </w:t>
        </w:r>
        <w:r w:rsidR="00B725F8" w:rsidRPr="00247A13">
          <w:rPr>
            <w:rFonts w:cs="Times New Roman"/>
            <w:noProof w:val="0"/>
            <w:lang w:val="en-CA"/>
          </w:rPr>
          <w:lastRenderedPageBreak/>
          <w:t>overall propagule introduction probability. This value was then multiplied with our habitat suitability values to generate susceptibility probabilities for each raster cell in our modelled area</w:t>
        </w:r>
        <w:r w:rsidR="00B725F8">
          <w:rPr>
            <w:rFonts w:cs="Times New Roman"/>
            <w:noProof w:val="0"/>
            <w:lang w:val="en-CA"/>
          </w:rPr>
          <w:t>.</w:t>
        </w:r>
      </w:ins>
    </w:p>
    <w:p w14:paraId="107A40B0" w14:textId="71511665" w:rsidR="00DB07F0" w:rsidRPr="00247A13" w:rsidDel="00D314DF" w:rsidRDefault="00DB07F0" w:rsidP="007C3CD7">
      <w:pPr>
        <w:ind w:firstLine="284"/>
        <w:jc w:val="left"/>
        <w:rPr>
          <w:del w:id="726" w:author="Daniel Stewart" w:date="2022-03-16T15:20:00Z"/>
          <w:rFonts w:cs="Times New Roman"/>
          <w:noProof w:val="0"/>
          <w:lang w:val="en-CA"/>
        </w:rPr>
      </w:pPr>
    </w:p>
    <w:p w14:paraId="24CFEE5F" w14:textId="6D706AD4" w:rsidR="00082C71" w:rsidRPr="00214C84" w:rsidRDefault="00082C71" w:rsidP="00E13EBB">
      <w:pPr>
        <w:pStyle w:val="Caption"/>
        <w:keepNext/>
        <w:ind w:left="2127" w:right="1962"/>
        <w:jc w:val="left"/>
        <w:rPr>
          <w:rFonts w:ascii="Times New Roman" w:hAnsi="Times New Roman" w:cs="Times New Roman"/>
          <w:i w:val="0"/>
        </w:rPr>
      </w:pPr>
      <w:r w:rsidRPr="00214C84">
        <w:rPr>
          <w:rFonts w:ascii="Times New Roman" w:hAnsi="Times New Roman" w:cs="Times New Roman"/>
          <w:b/>
          <w:i w:val="0"/>
        </w:rPr>
        <w:t xml:space="preserve">Table </w:t>
      </w:r>
      <w:r w:rsidR="0070228B" w:rsidRPr="00214C84">
        <w:rPr>
          <w:rFonts w:ascii="Times New Roman" w:hAnsi="Times New Roman" w:cs="Times New Roman"/>
          <w:b/>
          <w:i w:val="0"/>
        </w:rPr>
        <w:fldChar w:fldCharType="begin"/>
      </w:r>
      <w:r w:rsidR="0070228B" w:rsidRPr="00214C84">
        <w:rPr>
          <w:rFonts w:ascii="Times New Roman" w:hAnsi="Times New Roman" w:cs="Times New Roman"/>
          <w:b/>
          <w:i w:val="0"/>
        </w:rPr>
        <w:instrText xml:space="preserve"> SEQ Table \* ARABIC </w:instrText>
      </w:r>
      <w:r w:rsidR="0070228B" w:rsidRPr="00214C84">
        <w:rPr>
          <w:rFonts w:ascii="Times New Roman" w:hAnsi="Times New Roman" w:cs="Times New Roman"/>
          <w:b/>
          <w:i w:val="0"/>
        </w:rPr>
        <w:fldChar w:fldCharType="separate"/>
      </w:r>
      <w:r w:rsidR="008E191C" w:rsidRPr="00214C84">
        <w:rPr>
          <w:rFonts w:ascii="Times New Roman" w:hAnsi="Times New Roman" w:cs="Times New Roman"/>
          <w:b/>
          <w:i w:val="0"/>
          <w:noProof/>
        </w:rPr>
        <w:t>2</w:t>
      </w:r>
      <w:r w:rsidR="0070228B" w:rsidRPr="00214C84">
        <w:rPr>
          <w:rFonts w:ascii="Times New Roman" w:hAnsi="Times New Roman" w:cs="Times New Roman"/>
          <w:b/>
          <w:i w:val="0"/>
          <w:noProof/>
        </w:rPr>
        <w:fldChar w:fldCharType="end"/>
      </w:r>
      <w:r w:rsidRPr="00214C84">
        <w:rPr>
          <w:rFonts w:ascii="Times New Roman" w:hAnsi="Times New Roman" w:cs="Times New Roman"/>
          <w:i w:val="0"/>
        </w:rPr>
        <w:t xml:space="preserve"> </w:t>
      </w:r>
      <w:r w:rsidR="00C0588F" w:rsidRPr="00214C84">
        <w:rPr>
          <w:rFonts w:ascii="Times New Roman" w:hAnsi="Times New Roman" w:cs="Times New Roman"/>
          <w:i w:val="0"/>
        </w:rPr>
        <w:t>Least cost distance</w:t>
      </w:r>
      <w:r w:rsidRPr="00214C84">
        <w:rPr>
          <w:rFonts w:ascii="Times New Roman" w:hAnsi="Times New Roman" w:cs="Times New Roman"/>
          <w:i w:val="0"/>
        </w:rPr>
        <w:t xml:space="preserve"> classes</w:t>
      </w:r>
      <w:ins w:id="727" w:author="Daniel Stewart" w:date="2022-03-16T15:21:00Z">
        <w:r w:rsidR="00D314DF">
          <w:rPr>
            <w:rFonts w:ascii="Times New Roman" w:hAnsi="Times New Roman" w:cs="Times New Roman"/>
            <w:i w:val="0"/>
          </w:rPr>
          <w:t>, density classes,</w:t>
        </w:r>
      </w:ins>
      <w:r w:rsidRPr="00214C84">
        <w:rPr>
          <w:rFonts w:ascii="Times New Roman" w:hAnsi="Times New Roman" w:cs="Times New Roman"/>
          <w:i w:val="0"/>
        </w:rPr>
        <w:t xml:space="preserve"> and associated probabilities used </w:t>
      </w:r>
      <w:del w:id="728" w:author="Daniel Stewart" w:date="2022-03-16T15:22:00Z">
        <w:r w:rsidRPr="00214C84" w:rsidDel="00D314DF">
          <w:rPr>
            <w:rFonts w:ascii="Times New Roman" w:hAnsi="Times New Roman" w:cs="Times New Roman"/>
            <w:i w:val="0"/>
          </w:rPr>
          <w:delText>for</w:delText>
        </w:r>
      </w:del>
      <w:del w:id="729" w:author="Daniel Stewart" w:date="2022-03-16T15:21:00Z">
        <w:r w:rsidR="005563BB" w:rsidRPr="00214C84" w:rsidDel="00D314DF">
          <w:rPr>
            <w:rFonts w:ascii="Times New Roman" w:hAnsi="Times New Roman" w:cs="Times New Roman"/>
            <w:i w:val="0"/>
          </w:rPr>
          <w:br/>
        </w:r>
      </w:del>
      <w:del w:id="730" w:author="Daniel Stewart" w:date="2022-03-16T15:22:00Z">
        <w:r w:rsidRPr="00214C84" w:rsidDel="00D314DF">
          <w:rPr>
            <w:rFonts w:ascii="Times New Roman" w:hAnsi="Times New Roman" w:cs="Times New Roman"/>
            <w:i w:val="0"/>
          </w:rPr>
          <w:delText>estimating</w:delText>
        </w:r>
      </w:del>
      <w:ins w:id="731" w:author="Daniel Stewart" w:date="2022-03-16T15:22:00Z">
        <w:r w:rsidR="00D314DF" w:rsidRPr="00214C84">
          <w:rPr>
            <w:rFonts w:ascii="Times New Roman" w:hAnsi="Times New Roman" w:cs="Times New Roman"/>
            <w:i w:val="0"/>
          </w:rPr>
          <w:t>for estimating</w:t>
        </w:r>
      </w:ins>
      <w:r w:rsidRPr="00214C84">
        <w:rPr>
          <w:rFonts w:ascii="Times New Roman" w:hAnsi="Times New Roman" w:cs="Times New Roman"/>
          <w:i w:val="0"/>
        </w:rPr>
        <w:t xml:space="preserve"> the probability of propagule arrival</w:t>
      </w:r>
      <w:r w:rsidR="00721CC1" w:rsidRPr="00214C84">
        <w:rPr>
          <w:rFonts w:ascii="Times New Roman" w:hAnsi="Times New Roman" w:cs="Times New Roman"/>
          <w:i w:val="0"/>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732" w:author="Daniel Stewart" w:date="2022-03-16T15:20:00Z">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2694"/>
        <w:gridCol w:w="1984"/>
        <w:tblGridChange w:id="733">
          <w:tblGrid>
            <w:gridCol w:w="2694"/>
            <w:gridCol w:w="2381"/>
          </w:tblGrid>
        </w:tblGridChange>
      </w:tblGrid>
      <w:tr w:rsidR="00DB07F0" w:rsidRPr="00247A13" w14:paraId="63CDDA17" w14:textId="77777777" w:rsidTr="00862E5C">
        <w:trPr>
          <w:trHeight w:val="449"/>
          <w:jc w:val="center"/>
          <w:trPrChange w:id="734" w:author="Daniel Stewart" w:date="2022-03-16T15:20:00Z">
            <w:trPr>
              <w:trHeight w:val="449"/>
              <w:jc w:val="center"/>
            </w:trPr>
          </w:trPrChange>
        </w:trPr>
        <w:tc>
          <w:tcPr>
            <w:tcW w:w="2694" w:type="dxa"/>
            <w:tcBorders>
              <w:bottom w:val="single" w:sz="4" w:space="0" w:color="auto"/>
            </w:tcBorders>
            <w:vAlign w:val="bottom"/>
            <w:tcPrChange w:id="735" w:author="Daniel Stewart" w:date="2022-03-16T15:20:00Z">
              <w:tcPr>
                <w:tcW w:w="2694" w:type="dxa"/>
                <w:tcBorders>
                  <w:bottom w:val="single" w:sz="4" w:space="0" w:color="auto"/>
                </w:tcBorders>
                <w:vAlign w:val="bottom"/>
              </w:tcPr>
            </w:tcPrChange>
          </w:tcPr>
          <w:p w14:paraId="51916F35" w14:textId="0C6C7561" w:rsidR="00E13EBB" w:rsidRPr="00E13EBB" w:rsidRDefault="00FC7A43" w:rsidP="00E13EBB">
            <w:pPr>
              <w:spacing w:line="240" w:lineRule="auto"/>
              <w:jc w:val="center"/>
              <w:rPr>
                <w:rFonts w:cs="Times New Roman"/>
                <w:b/>
                <w:noProof w:val="0"/>
                <w:sz w:val="18"/>
                <w:szCs w:val="18"/>
                <w:lang w:val="en-CA"/>
              </w:rPr>
            </w:pPr>
            <w:ins w:id="736" w:author="Daniel Stewart" w:date="2022-03-16T15:26:00Z">
              <w:r>
                <w:rPr>
                  <w:rFonts w:cs="Times New Roman"/>
                  <w:b/>
                  <w:noProof w:val="0"/>
                  <w:sz w:val="18"/>
                  <w:szCs w:val="18"/>
                  <w:lang w:val="en-CA"/>
                </w:rPr>
                <w:t>l</w:t>
              </w:r>
            </w:ins>
            <w:del w:id="737" w:author="Daniel Stewart" w:date="2022-03-16T15:26:00Z">
              <w:r w:rsidR="00C0588F" w:rsidRPr="00E13EBB" w:rsidDel="00FC7A43">
                <w:rPr>
                  <w:rFonts w:cs="Times New Roman"/>
                  <w:b/>
                  <w:noProof w:val="0"/>
                  <w:sz w:val="18"/>
                  <w:szCs w:val="18"/>
                  <w:lang w:val="en-CA"/>
                </w:rPr>
                <w:delText>L</w:delText>
              </w:r>
            </w:del>
            <w:r w:rsidR="00C0588F" w:rsidRPr="00E13EBB">
              <w:rPr>
                <w:rFonts w:cs="Times New Roman"/>
                <w:b/>
                <w:noProof w:val="0"/>
                <w:sz w:val="18"/>
                <w:szCs w:val="18"/>
                <w:lang w:val="en-CA"/>
              </w:rPr>
              <w:t xml:space="preserve">east </w:t>
            </w:r>
            <w:ins w:id="738" w:author="Daniel Stewart" w:date="2022-03-16T15:23:00Z">
              <w:r>
                <w:rPr>
                  <w:rFonts w:cs="Times New Roman"/>
                  <w:b/>
                  <w:noProof w:val="0"/>
                  <w:sz w:val="18"/>
                  <w:szCs w:val="18"/>
                  <w:lang w:val="en-CA"/>
                </w:rPr>
                <w:t>c</w:t>
              </w:r>
            </w:ins>
            <w:del w:id="739" w:author="Daniel Stewart" w:date="2022-03-16T15:23:00Z">
              <w:r w:rsidR="006C3404" w:rsidRPr="00E13EBB" w:rsidDel="00FC7A43">
                <w:rPr>
                  <w:rFonts w:cs="Times New Roman"/>
                  <w:b/>
                  <w:noProof w:val="0"/>
                  <w:sz w:val="18"/>
                  <w:szCs w:val="18"/>
                  <w:lang w:val="en-CA"/>
                </w:rPr>
                <w:delText>C</w:delText>
              </w:r>
            </w:del>
            <w:r w:rsidR="006C3404" w:rsidRPr="00E13EBB">
              <w:rPr>
                <w:rFonts w:cs="Times New Roman"/>
                <w:b/>
                <w:noProof w:val="0"/>
                <w:sz w:val="18"/>
                <w:szCs w:val="18"/>
                <w:lang w:val="en-CA"/>
              </w:rPr>
              <w:t xml:space="preserve">ost </w:t>
            </w:r>
            <w:ins w:id="740" w:author="Daniel Stewart" w:date="2022-03-16T15:23:00Z">
              <w:r>
                <w:rPr>
                  <w:rFonts w:cs="Times New Roman"/>
                  <w:b/>
                  <w:noProof w:val="0"/>
                  <w:sz w:val="18"/>
                  <w:szCs w:val="18"/>
                  <w:lang w:val="en-CA"/>
                </w:rPr>
                <w:t>m</w:t>
              </w:r>
            </w:ins>
            <w:del w:id="741" w:author="Daniel Stewart" w:date="2022-03-16T15:23:00Z">
              <w:r w:rsidR="00C0588F" w:rsidRPr="00E13EBB" w:rsidDel="00FC7A43">
                <w:rPr>
                  <w:rFonts w:cs="Times New Roman"/>
                  <w:b/>
                  <w:noProof w:val="0"/>
                  <w:sz w:val="18"/>
                  <w:szCs w:val="18"/>
                  <w:lang w:val="en-CA"/>
                </w:rPr>
                <w:delText>M</w:delText>
              </w:r>
            </w:del>
            <w:r w:rsidR="00C0588F" w:rsidRPr="00E13EBB">
              <w:rPr>
                <w:rFonts w:cs="Times New Roman"/>
                <w:b/>
                <w:noProof w:val="0"/>
                <w:sz w:val="18"/>
                <w:szCs w:val="18"/>
                <w:lang w:val="en-CA"/>
              </w:rPr>
              <w:t xml:space="preserve">eters </w:t>
            </w:r>
            <w:r w:rsidR="00DB07F0" w:rsidRPr="00E13EBB">
              <w:rPr>
                <w:rFonts w:cs="Times New Roman"/>
                <w:b/>
                <w:noProof w:val="0"/>
                <w:sz w:val="18"/>
                <w:szCs w:val="18"/>
                <w:lang w:val="en-CA"/>
              </w:rPr>
              <w:t xml:space="preserve">to </w:t>
            </w:r>
            <w:ins w:id="742" w:author="Daniel Stewart" w:date="2022-03-16T15:23:00Z">
              <w:r>
                <w:rPr>
                  <w:rFonts w:cs="Times New Roman"/>
                  <w:b/>
                  <w:noProof w:val="0"/>
                  <w:sz w:val="18"/>
                  <w:szCs w:val="18"/>
                  <w:lang w:val="en-CA"/>
                </w:rPr>
                <w:t>n</w:t>
              </w:r>
            </w:ins>
            <w:del w:id="743" w:author="Daniel Stewart" w:date="2022-03-16T15:23:00Z">
              <w:r w:rsidR="00DB07F0" w:rsidRPr="00E13EBB" w:rsidDel="00FC7A43">
                <w:rPr>
                  <w:rFonts w:cs="Times New Roman"/>
                  <w:b/>
                  <w:noProof w:val="0"/>
                  <w:sz w:val="18"/>
                  <w:szCs w:val="18"/>
                  <w:lang w:val="en-CA"/>
                </w:rPr>
                <w:delText>N</w:delText>
              </w:r>
            </w:del>
            <w:r w:rsidR="00DB07F0" w:rsidRPr="00E13EBB">
              <w:rPr>
                <w:rFonts w:cs="Times New Roman"/>
                <w:b/>
                <w:noProof w:val="0"/>
                <w:sz w:val="18"/>
                <w:szCs w:val="18"/>
                <w:lang w:val="en-CA"/>
              </w:rPr>
              <w:t xml:space="preserve">earest </w:t>
            </w:r>
          </w:p>
          <w:p w14:paraId="3D106433" w14:textId="0223FA7E" w:rsidR="00DB07F0" w:rsidRPr="00E13EBB" w:rsidRDefault="00FC7A43" w:rsidP="00E13EBB">
            <w:pPr>
              <w:spacing w:line="240" w:lineRule="auto"/>
              <w:jc w:val="center"/>
              <w:rPr>
                <w:rFonts w:cs="Times New Roman"/>
                <w:b/>
                <w:noProof w:val="0"/>
                <w:sz w:val="18"/>
                <w:szCs w:val="18"/>
                <w:lang w:val="en-CA"/>
              </w:rPr>
            </w:pPr>
            <w:ins w:id="744" w:author="Daniel Stewart" w:date="2022-03-16T15:23:00Z">
              <w:r>
                <w:rPr>
                  <w:rFonts w:cs="Times New Roman"/>
                  <w:b/>
                  <w:noProof w:val="0"/>
                  <w:sz w:val="18"/>
                  <w:szCs w:val="18"/>
                  <w:lang w:val="en-CA"/>
                </w:rPr>
                <w:t>n</w:t>
              </w:r>
            </w:ins>
            <w:del w:id="745" w:author="Daniel Stewart" w:date="2022-03-16T15:23:00Z">
              <w:r w:rsidR="00DB07F0" w:rsidRPr="00E13EBB" w:rsidDel="00FC7A43">
                <w:rPr>
                  <w:rFonts w:cs="Times New Roman"/>
                  <w:b/>
                  <w:noProof w:val="0"/>
                  <w:sz w:val="18"/>
                  <w:szCs w:val="18"/>
                  <w:lang w:val="en-CA"/>
                </w:rPr>
                <w:delText>N</w:delText>
              </w:r>
            </w:del>
            <w:r w:rsidR="00DB07F0" w:rsidRPr="00E13EBB">
              <w:rPr>
                <w:rFonts w:cs="Times New Roman"/>
                <w:b/>
                <w:noProof w:val="0"/>
                <w:sz w:val="18"/>
                <w:szCs w:val="18"/>
                <w:lang w:val="en-CA"/>
              </w:rPr>
              <w:t>on-</w:t>
            </w:r>
            <w:ins w:id="746" w:author="Daniel Stewart" w:date="2022-03-16T15:23:00Z">
              <w:r>
                <w:rPr>
                  <w:rFonts w:cs="Times New Roman"/>
                  <w:b/>
                  <w:noProof w:val="0"/>
                  <w:sz w:val="18"/>
                  <w:szCs w:val="18"/>
                  <w:lang w:val="en-CA"/>
                </w:rPr>
                <w:t>n</w:t>
              </w:r>
            </w:ins>
            <w:del w:id="747" w:author="Daniel Stewart" w:date="2022-03-16T15:23:00Z">
              <w:r w:rsidR="00DB07F0" w:rsidRPr="00E13EBB" w:rsidDel="00FC7A43">
                <w:rPr>
                  <w:rFonts w:cs="Times New Roman"/>
                  <w:b/>
                  <w:noProof w:val="0"/>
                  <w:sz w:val="18"/>
                  <w:szCs w:val="18"/>
                  <w:lang w:val="en-CA"/>
                </w:rPr>
                <w:delText>N</w:delText>
              </w:r>
            </w:del>
            <w:r w:rsidR="00DB07F0" w:rsidRPr="00E13EBB">
              <w:rPr>
                <w:rFonts w:cs="Times New Roman"/>
                <w:b/>
                <w:noProof w:val="0"/>
                <w:sz w:val="18"/>
                <w:szCs w:val="18"/>
                <w:lang w:val="en-CA"/>
              </w:rPr>
              <w:t xml:space="preserve">ative </w:t>
            </w:r>
            <w:ins w:id="748" w:author="Daniel Stewart" w:date="2022-03-16T15:23:00Z">
              <w:r>
                <w:rPr>
                  <w:rFonts w:cs="Times New Roman"/>
                  <w:b/>
                  <w:noProof w:val="0"/>
                  <w:sz w:val="18"/>
                  <w:szCs w:val="18"/>
                  <w:lang w:val="en-CA"/>
                </w:rPr>
                <w:t>c</w:t>
              </w:r>
            </w:ins>
            <w:del w:id="749" w:author="Daniel Stewart" w:date="2022-03-16T15:23:00Z">
              <w:r w:rsidR="00C0588F" w:rsidRPr="00E13EBB" w:rsidDel="00FC7A43">
                <w:rPr>
                  <w:rFonts w:cs="Times New Roman"/>
                  <w:b/>
                  <w:noProof w:val="0"/>
                  <w:sz w:val="18"/>
                  <w:szCs w:val="18"/>
                  <w:lang w:val="en-CA"/>
                </w:rPr>
                <w:delText>C</w:delText>
              </w:r>
            </w:del>
            <w:r w:rsidR="00C0588F" w:rsidRPr="00E13EBB">
              <w:rPr>
                <w:rFonts w:cs="Times New Roman"/>
                <w:b/>
                <w:noProof w:val="0"/>
                <w:sz w:val="18"/>
                <w:szCs w:val="18"/>
                <w:lang w:val="en-CA"/>
              </w:rPr>
              <w:t>attail</w:t>
            </w:r>
          </w:p>
        </w:tc>
        <w:tc>
          <w:tcPr>
            <w:tcW w:w="1984" w:type="dxa"/>
            <w:tcBorders>
              <w:bottom w:val="single" w:sz="4" w:space="0" w:color="auto"/>
            </w:tcBorders>
            <w:vAlign w:val="bottom"/>
            <w:tcPrChange w:id="750" w:author="Daniel Stewart" w:date="2022-03-16T15:20:00Z">
              <w:tcPr>
                <w:tcW w:w="2381" w:type="dxa"/>
                <w:tcBorders>
                  <w:bottom w:val="single" w:sz="4" w:space="0" w:color="auto"/>
                </w:tcBorders>
                <w:vAlign w:val="bottom"/>
              </w:tcPr>
            </w:tcPrChange>
          </w:tcPr>
          <w:p w14:paraId="38E0BE36" w14:textId="7B8B3C08" w:rsidR="00DB07F0" w:rsidRPr="00E13EBB" w:rsidRDefault="00FC7A43" w:rsidP="00E13EBB">
            <w:pPr>
              <w:spacing w:line="240" w:lineRule="auto"/>
              <w:jc w:val="center"/>
              <w:rPr>
                <w:rFonts w:cs="Times New Roman"/>
                <w:b/>
                <w:noProof w:val="0"/>
                <w:sz w:val="18"/>
                <w:szCs w:val="18"/>
                <w:lang w:val="en-CA"/>
              </w:rPr>
            </w:pPr>
            <w:ins w:id="751" w:author="Daniel Stewart" w:date="2022-03-16T15:26:00Z">
              <w:r>
                <w:rPr>
                  <w:rFonts w:cs="Times New Roman"/>
                  <w:b/>
                  <w:noProof w:val="0"/>
                  <w:sz w:val="18"/>
                  <w:szCs w:val="18"/>
                  <w:lang w:val="en-CA"/>
                </w:rPr>
                <w:t>p</w:t>
              </w:r>
            </w:ins>
            <w:del w:id="752" w:author="Daniel Stewart" w:date="2022-03-16T15:26:00Z">
              <w:r w:rsidR="00DB07F0" w:rsidRPr="00E13EBB" w:rsidDel="00FC7A43">
                <w:rPr>
                  <w:rFonts w:cs="Times New Roman"/>
                  <w:b/>
                  <w:noProof w:val="0"/>
                  <w:sz w:val="18"/>
                  <w:szCs w:val="18"/>
                  <w:lang w:val="en-CA"/>
                </w:rPr>
                <w:delText>P</w:delText>
              </w:r>
            </w:del>
            <w:r w:rsidR="00DB07F0" w:rsidRPr="00E13EBB">
              <w:rPr>
                <w:rFonts w:cs="Times New Roman"/>
                <w:b/>
                <w:noProof w:val="0"/>
                <w:sz w:val="18"/>
                <w:szCs w:val="18"/>
                <w:lang w:val="en-CA"/>
              </w:rPr>
              <w:t xml:space="preserve">robability of </w:t>
            </w:r>
            <w:ins w:id="753" w:author="Daniel Stewart" w:date="2022-03-16T15:23:00Z">
              <w:r>
                <w:rPr>
                  <w:rFonts w:cs="Times New Roman"/>
                  <w:b/>
                  <w:noProof w:val="0"/>
                  <w:sz w:val="18"/>
                  <w:szCs w:val="18"/>
                  <w:lang w:val="en-CA"/>
                </w:rPr>
                <w:t>p</w:t>
              </w:r>
            </w:ins>
            <w:del w:id="754" w:author="Daniel Stewart" w:date="2022-03-16T15:23:00Z">
              <w:r w:rsidR="00DB07F0" w:rsidRPr="00E13EBB" w:rsidDel="00FC7A43">
                <w:rPr>
                  <w:rFonts w:cs="Times New Roman"/>
                  <w:b/>
                  <w:noProof w:val="0"/>
                  <w:sz w:val="18"/>
                  <w:szCs w:val="18"/>
                  <w:lang w:val="en-CA"/>
                </w:rPr>
                <w:delText>P</w:delText>
              </w:r>
            </w:del>
            <w:r w:rsidR="00DB07F0" w:rsidRPr="00E13EBB">
              <w:rPr>
                <w:rFonts w:cs="Times New Roman"/>
                <w:b/>
                <w:noProof w:val="0"/>
                <w:sz w:val="18"/>
                <w:szCs w:val="18"/>
                <w:lang w:val="en-CA"/>
              </w:rPr>
              <w:t>ropagule</w:t>
            </w:r>
          </w:p>
          <w:p w14:paraId="20EDF49C" w14:textId="175D5EC7" w:rsidR="00DB07F0" w:rsidRPr="00E13EBB" w:rsidRDefault="00FC7A43" w:rsidP="00E13EBB">
            <w:pPr>
              <w:spacing w:line="240" w:lineRule="auto"/>
              <w:jc w:val="center"/>
              <w:rPr>
                <w:rFonts w:cs="Times New Roman"/>
                <w:b/>
                <w:noProof w:val="0"/>
                <w:sz w:val="18"/>
                <w:szCs w:val="18"/>
                <w:lang w:val="en-CA"/>
              </w:rPr>
            </w:pPr>
            <w:ins w:id="755" w:author="Daniel Stewart" w:date="2022-03-16T15:24:00Z">
              <w:r>
                <w:rPr>
                  <w:rFonts w:cs="Times New Roman"/>
                  <w:b/>
                  <w:noProof w:val="0"/>
                  <w:sz w:val="18"/>
                  <w:szCs w:val="18"/>
                  <w:lang w:val="en-CA"/>
                </w:rPr>
                <w:t>a</w:t>
              </w:r>
            </w:ins>
            <w:del w:id="756" w:author="Daniel Stewart" w:date="2022-03-16T15:24:00Z">
              <w:r w:rsidR="00DB07F0" w:rsidRPr="00E13EBB" w:rsidDel="00FC7A43">
                <w:rPr>
                  <w:rFonts w:cs="Times New Roman"/>
                  <w:b/>
                  <w:noProof w:val="0"/>
                  <w:sz w:val="18"/>
                  <w:szCs w:val="18"/>
                  <w:lang w:val="en-CA"/>
                </w:rPr>
                <w:delText>A</w:delText>
              </w:r>
            </w:del>
            <w:r w:rsidR="00DB07F0" w:rsidRPr="00E13EBB">
              <w:rPr>
                <w:rFonts w:cs="Times New Roman"/>
                <w:b/>
                <w:noProof w:val="0"/>
                <w:sz w:val="18"/>
                <w:szCs w:val="18"/>
                <w:lang w:val="en-CA"/>
              </w:rPr>
              <w:t xml:space="preserve">rrival in </w:t>
            </w:r>
            <w:r w:rsidR="007E619F" w:rsidRPr="00E13EBB">
              <w:rPr>
                <w:rFonts w:cs="Times New Roman"/>
                <w:b/>
                <w:noProof w:val="0"/>
                <w:sz w:val="18"/>
                <w:szCs w:val="18"/>
                <w:lang w:val="en-CA"/>
              </w:rPr>
              <w:t>25</w:t>
            </w:r>
            <w:r w:rsidR="00DB07F0" w:rsidRPr="00E13EBB">
              <w:rPr>
                <w:rFonts w:cs="Times New Roman"/>
                <w:b/>
                <w:noProof w:val="0"/>
                <w:sz w:val="18"/>
                <w:szCs w:val="18"/>
                <w:lang w:val="en-CA"/>
              </w:rPr>
              <w:t xml:space="preserve"> years</w:t>
            </w:r>
          </w:p>
        </w:tc>
      </w:tr>
      <w:tr w:rsidR="003466BF" w:rsidRPr="00247A13" w14:paraId="666B7058" w14:textId="77777777" w:rsidTr="00862E5C">
        <w:trPr>
          <w:trHeight w:val="307"/>
          <w:jc w:val="center"/>
          <w:trPrChange w:id="757" w:author="Daniel Stewart" w:date="2022-03-16T15:20:00Z">
            <w:trPr>
              <w:trHeight w:val="307"/>
              <w:jc w:val="center"/>
            </w:trPr>
          </w:trPrChange>
        </w:trPr>
        <w:tc>
          <w:tcPr>
            <w:tcW w:w="2694" w:type="dxa"/>
            <w:tcBorders>
              <w:top w:val="single" w:sz="4" w:space="0" w:color="auto"/>
            </w:tcBorders>
            <w:tcPrChange w:id="758" w:author="Daniel Stewart" w:date="2022-03-16T15:20:00Z">
              <w:tcPr>
                <w:tcW w:w="2694" w:type="dxa"/>
                <w:tcBorders>
                  <w:top w:val="single" w:sz="4" w:space="0" w:color="auto"/>
                </w:tcBorders>
              </w:tcPr>
            </w:tcPrChange>
          </w:tcPr>
          <w:p w14:paraId="6B3480E4" w14:textId="1B0D064D" w:rsidR="003466BF" w:rsidRPr="00E13EBB" w:rsidRDefault="003466BF" w:rsidP="00E13EBB">
            <w:pPr>
              <w:spacing w:line="240" w:lineRule="auto"/>
              <w:jc w:val="center"/>
              <w:rPr>
                <w:rFonts w:cs="Times New Roman"/>
                <w:noProof w:val="0"/>
                <w:sz w:val="18"/>
                <w:szCs w:val="18"/>
                <w:lang w:val="en-CA"/>
              </w:rPr>
            </w:pPr>
            <w:r w:rsidRPr="00E13EBB">
              <w:rPr>
                <w:rFonts w:cs="Times New Roman"/>
                <w:noProof w:val="0"/>
                <w:sz w:val="18"/>
                <w:szCs w:val="18"/>
                <w:lang w:val="en-CA"/>
              </w:rPr>
              <w:t>0 – 250</w:t>
            </w:r>
          </w:p>
        </w:tc>
        <w:tc>
          <w:tcPr>
            <w:tcW w:w="1984" w:type="dxa"/>
            <w:tcBorders>
              <w:top w:val="single" w:sz="4" w:space="0" w:color="auto"/>
            </w:tcBorders>
            <w:tcPrChange w:id="759" w:author="Daniel Stewart" w:date="2022-03-16T15:20:00Z">
              <w:tcPr>
                <w:tcW w:w="2381" w:type="dxa"/>
                <w:tcBorders>
                  <w:top w:val="single" w:sz="4" w:space="0" w:color="auto"/>
                </w:tcBorders>
              </w:tcPr>
            </w:tcPrChange>
          </w:tcPr>
          <w:p w14:paraId="5841912E" w14:textId="61785FE1" w:rsidR="003466BF" w:rsidRPr="00E13EBB" w:rsidRDefault="003466BF" w:rsidP="00E13EBB">
            <w:pPr>
              <w:spacing w:line="240" w:lineRule="auto"/>
              <w:jc w:val="center"/>
              <w:rPr>
                <w:rFonts w:cs="Times New Roman"/>
                <w:noProof w:val="0"/>
                <w:sz w:val="18"/>
                <w:szCs w:val="18"/>
                <w:lang w:val="en-CA"/>
              </w:rPr>
            </w:pPr>
            <w:r w:rsidRPr="00E13EBB">
              <w:rPr>
                <w:rFonts w:cs="Times New Roman"/>
                <w:noProof w:val="0"/>
                <w:sz w:val="18"/>
                <w:szCs w:val="18"/>
                <w:lang w:val="en-CA"/>
              </w:rPr>
              <w:t>1.0</w:t>
            </w:r>
          </w:p>
        </w:tc>
      </w:tr>
      <w:tr w:rsidR="003466BF" w:rsidRPr="00247A13" w14:paraId="56978A54" w14:textId="77777777" w:rsidTr="00862E5C">
        <w:trPr>
          <w:trHeight w:val="299"/>
          <w:jc w:val="center"/>
          <w:trPrChange w:id="760" w:author="Daniel Stewart" w:date="2022-03-16T15:20:00Z">
            <w:trPr>
              <w:trHeight w:val="299"/>
              <w:jc w:val="center"/>
            </w:trPr>
          </w:trPrChange>
        </w:trPr>
        <w:tc>
          <w:tcPr>
            <w:tcW w:w="2694" w:type="dxa"/>
            <w:tcPrChange w:id="761" w:author="Daniel Stewart" w:date="2022-03-16T15:20:00Z">
              <w:tcPr>
                <w:tcW w:w="2694" w:type="dxa"/>
              </w:tcPr>
            </w:tcPrChange>
          </w:tcPr>
          <w:p w14:paraId="42C1C99E" w14:textId="55FB8B11" w:rsidR="003466BF" w:rsidRPr="00E13EBB" w:rsidRDefault="006F7465" w:rsidP="00E13EBB">
            <w:pPr>
              <w:spacing w:line="240" w:lineRule="auto"/>
              <w:jc w:val="center"/>
              <w:rPr>
                <w:rFonts w:cs="Times New Roman"/>
                <w:noProof w:val="0"/>
                <w:sz w:val="18"/>
                <w:szCs w:val="18"/>
                <w:lang w:val="en-CA"/>
              </w:rPr>
            </w:pPr>
            <w:r w:rsidRPr="009864C9">
              <w:rPr>
                <w:rFonts w:cs="Times New Roman"/>
                <w:noProof w:val="0"/>
                <w:sz w:val="18"/>
                <w:szCs w:val="18"/>
                <w:lang w:val="en-CA"/>
              </w:rPr>
              <w:t>&gt;</w:t>
            </w:r>
            <w:r w:rsidR="009864C9">
              <w:rPr>
                <w:rFonts w:cs="Times New Roman"/>
                <w:noProof w:val="0"/>
                <w:sz w:val="18"/>
                <w:szCs w:val="18"/>
                <w:lang w:val="en-CA"/>
              </w:rPr>
              <w:t xml:space="preserve"> </w:t>
            </w:r>
            <w:r w:rsidR="003466BF" w:rsidRPr="00E13EBB">
              <w:rPr>
                <w:rFonts w:cs="Times New Roman"/>
                <w:noProof w:val="0"/>
                <w:sz w:val="18"/>
                <w:szCs w:val="18"/>
                <w:lang w:val="en-CA"/>
              </w:rPr>
              <w:t>250 – 1000</w:t>
            </w:r>
          </w:p>
        </w:tc>
        <w:tc>
          <w:tcPr>
            <w:tcW w:w="1984" w:type="dxa"/>
            <w:tcPrChange w:id="762" w:author="Daniel Stewart" w:date="2022-03-16T15:20:00Z">
              <w:tcPr>
                <w:tcW w:w="2381" w:type="dxa"/>
              </w:tcPr>
            </w:tcPrChange>
          </w:tcPr>
          <w:p w14:paraId="1F609096" w14:textId="620327AF" w:rsidR="003466BF" w:rsidRPr="00E13EBB" w:rsidRDefault="003466BF" w:rsidP="00E13EBB">
            <w:pPr>
              <w:spacing w:line="240" w:lineRule="auto"/>
              <w:jc w:val="center"/>
              <w:rPr>
                <w:rFonts w:cs="Times New Roman"/>
                <w:noProof w:val="0"/>
                <w:sz w:val="18"/>
                <w:szCs w:val="18"/>
                <w:lang w:val="en-CA"/>
              </w:rPr>
            </w:pPr>
            <w:r w:rsidRPr="00E13EBB">
              <w:rPr>
                <w:rFonts w:cs="Times New Roman"/>
                <w:noProof w:val="0"/>
                <w:sz w:val="18"/>
                <w:szCs w:val="18"/>
                <w:lang w:val="en-CA"/>
              </w:rPr>
              <w:t>0.8</w:t>
            </w:r>
          </w:p>
        </w:tc>
      </w:tr>
      <w:tr w:rsidR="003466BF" w:rsidRPr="00247A13" w14:paraId="752422E6" w14:textId="77777777" w:rsidTr="00862E5C">
        <w:trPr>
          <w:trHeight w:val="307"/>
          <w:jc w:val="center"/>
          <w:trPrChange w:id="763" w:author="Daniel Stewart" w:date="2022-03-16T15:20:00Z">
            <w:trPr>
              <w:trHeight w:val="307"/>
              <w:jc w:val="center"/>
            </w:trPr>
          </w:trPrChange>
        </w:trPr>
        <w:tc>
          <w:tcPr>
            <w:tcW w:w="2694" w:type="dxa"/>
            <w:tcPrChange w:id="764" w:author="Daniel Stewart" w:date="2022-03-16T15:20:00Z">
              <w:tcPr>
                <w:tcW w:w="2694" w:type="dxa"/>
              </w:tcPr>
            </w:tcPrChange>
          </w:tcPr>
          <w:p w14:paraId="0EA2AF6E" w14:textId="3809E72A" w:rsidR="003466BF" w:rsidRPr="00E13EBB" w:rsidRDefault="006F7465" w:rsidP="00E13EBB">
            <w:pPr>
              <w:spacing w:line="240" w:lineRule="auto"/>
              <w:jc w:val="center"/>
              <w:rPr>
                <w:rFonts w:cs="Times New Roman"/>
                <w:noProof w:val="0"/>
                <w:sz w:val="18"/>
                <w:szCs w:val="18"/>
                <w:lang w:val="en-CA"/>
              </w:rPr>
            </w:pPr>
            <w:r w:rsidRPr="009864C9">
              <w:rPr>
                <w:rFonts w:cs="Times New Roman"/>
                <w:noProof w:val="0"/>
                <w:sz w:val="18"/>
                <w:szCs w:val="18"/>
                <w:lang w:val="en-CA"/>
              </w:rPr>
              <w:t>&gt;</w:t>
            </w:r>
            <w:r w:rsidR="009864C9">
              <w:rPr>
                <w:rFonts w:cs="Times New Roman"/>
                <w:noProof w:val="0"/>
                <w:sz w:val="18"/>
                <w:szCs w:val="18"/>
                <w:lang w:val="en-CA"/>
              </w:rPr>
              <w:t xml:space="preserve"> </w:t>
            </w:r>
            <w:r w:rsidR="003466BF" w:rsidRPr="00E13EBB">
              <w:rPr>
                <w:rFonts w:cs="Times New Roman"/>
                <w:noProof w:val="0"/>
                <w:sz w:val="18"/>
                <w:szCs w:val="18"/>
                <w:lang w:val="en-CA"/>
              </w:rPr>
              <w:t>1000 – 2000</w:t>
            </w:r>
          </w:p>
        </w:tc>
        <w:tc>
          <w:tcPr>
            <w:tcW w:w="1984" w:type="dxa"/>
            <w:tcPrChange w:id="765" w:author="Daniel Stewart" w:date="2022-03-16T15:20:00Z">
              <w:tcPr>
                <w:tcW w:w="2381" w:type="dxa"/>
              </w:tcPr>
            </w:tcPrChange>
          </w:tcPr>
          <w:p w14:paraId="1230CC8E" w14:textId="2E164276" w:rsidR="003466BF" w:rsidRPr="00E13EBB" w:rsidRDefault="003466BF" w:rsidP="00E13EBB">
            <w:pPr>
              <w:spacing w:line="240" w:lineRule="auto"/>
              <w:jc w:val="center"/>
              <w:rPr>
                <w:rFonts w:cs="Times New Roman"/>
                <w:noProof w:val="0"/>
                <w:sz w:val="18"/>
                <w:szCs w:val="18"/>
                <w:lang w:val="en-CA"/>
              </w:rPr>
            </w:pPr>
            <w:r w:rsidRPr="00E13EBB">
              <w:rPr>
                <w:rFonts w:cs="Times New Roman"/>
                <w:noProof w:val="0"/>
                <w:sz w:val="18"/>
                <w:szCs w:val="18"/>
                <w:lang w:val="en-CA"/>
              </w:rPr>
              <w:t>0.6</w:t>
            </w:r>
          </w:p>
        </w:tc>
      </w:tr>
      <w:tr w:rsidR="003466BF" w:rsidRPr="00247A13" w14:paraId="1D2FAEF4" w14:textId="77777777" w:rsidTr="00862E5C">
        <w:trPr>
          <w:trHeight w:val="299"/>
          <w:jc w:val="center"/>
          <w:trPrChange w:id="766" w:author="Daniel Stewart" w:date="2022-03-16T15:25:00Z">
            <w:trPr>
              <w:trHeight w:val="299"/>
              <w:jc w:val="center"/>
            </w:trPr>
          </w:trPrChange>
        </w:trPr>
        <w:tc>
          <w:tcPr>
            <w:tcW w:w="2694" w:type="dxa"/>
            <w:tcPrChange w:id="767" w:author="Daniel Stewart" w:date="2022-03-16T15:25:00Z">
              <w:tcPr>
                <w:tcW w:w="2694" w:type="dxa"/>
              </w:tcPr>
            </w:tcPrChange>
          </w:tcPr>
          <w:p w14:paraId="065BBE0E" w14:textId="6FCECC85" w:rsidR="003466BF" w:rsidRPr="00E13EBB" w:rsidRDefault="006F7465" w:rsidP="00E13EBB">
            <w:pPr>
              <w:spacing w:line="240" w:lineRule="auto"/>
              <w:jc w:val="center"/>
              <w:rPr>
                <w:rFonts w:cs="Times New Roman"/>
                <w:noProof w:val="0"/>
                <w:sz w:val="18"/>
                <w:szCs w:val="18"/>
                <w:lang w:val="en-CA"/>
              </w:rPr>
            </w:pPr>
            <w:r w:rsidRPr="009864C9">
              <w:rPr>
                <w:rFonts w:cs="Times New Roman"/>
                <w:noProof w:val="0"/>
                <w:sz w:val="18"/>
                <w:szCs w:val="18"/>
                <w:lang w:val="en-CA"/>
              </w:rPr>
              <w:t>&gt;</w:t>
            </w:r>
            <w:r w:rsidR="009864C9">
              <w:rPr>
                <w:rFonts w:cs="Times New Roman"/>
                <w:noProof w:val="0"/>
                <w:sz w:val="18"/>
                <w:szCs w:val="18"/>
                <w:lang w:val="en-CA"/>
              </w:rPr>
              <w:t xml:space="preserve"> </w:t>
            </w:r>
            <w:r w:rsidR="003466BF" w:rsidRPr="00E13EBB">
              <w:rPr>
                <w:rFonts w:cs="Times New Roman"/>
                <w:noProof w:val="0"/>
                <w:sz w:val="18"/>
                <w:szCs w:val="18"/>
                <w:lang w:val="en-CA"/>
              </w:rPr>
              <w:t>2000 – 3000</w:t>
            </w:r>
          </w:p>
        </w:tc>
        <w:tc>
          <w:tcPr>
            <w:tcW w:w="1984" w:type="dxa"/>
            <w:tcPrChange w:id="768" w:author="Daniel Stewart" w:date="2022-03-16T15:25:00Z">
              <w:tcPr>
                <w:tcW w:w="2381" w:type="dxa"/>
              </w:tcPr>
            </w:tcPrChange>
          </w:tcPr>
          <w:p w14:paraId="0896D32A" w14:textId="27007333" w:rsidR="003466BF" w:rsidRPr="00E13EBB" w:rsidRDefault="003466BF" w:rsidP="00E13EBB">
            <w:pPr>
              <w:spacing w:line="240" w:lineRule="auto"/>
              <w:jc w:val="center"/>
              <w:rPr>
                <w:rFonts w:cs="Times New Roman"/>
                <w:noProof w:val="0"/>
                <w:sz w:val="18"/>
                <w:szCs w:val="18"/>
                <w:lang w:val="en-CA"/>
              </w:rPr>
            </w:pPr>
            <w:r w:rsidRPr="00E13EBB">
              <w:rPr>
                <w:rFonts w:cs="Times New Roman"/>
                <w:noProof w:val="0"/>
                <w:sz w:val="18"/>
                <w:szCs w:val="18"/>
                <w:lang w:val="en-CA"/>
              </w:rPr>
              <w:t>0.4</w:t>
            </w:r>
          </w:p>
        </w:tc>
      </w:tr>
      <w:tr w:rsidR="00D314DF" w:rsidRPr="00247A13" w14:paraId="5F4F0995" w14:textId="77777777" w:rsidTr="00862E5C">
        <w:trPr>
          <w:trHeight w:val="505"/>
          <w:jc w:val="center"/>
          <w:ins w:id="769" w:author="Daniel Stewart" w:date="2022-03-16T15:18:00Z"/>
          <w:trPrChange w:id="770" w:author="Daniel Stewart" w:date="2022-03-16T15:25:00Z">
            <w:trPr>
              <w:trHeight w:val="299"/>
              <w:jc w:val="center"/>
            </w:trPr>
          </w:trPrChange>
        </w:trPr>
        <w:tc>
          <w:tcPr>
            <w:tcW w:w="2694" w:type="dxa"/>
            <w:tcBorders>
              <w:bottom w:val="single" w:sz="4" w:space="0" w:color="auto"/>
            </w:tcBorders>
            <w:vAlign w:val="center"/>
            <w:tcPrChange w:id="771" w:author="Daniel Stewart" w:date="2022-03-16T15:25:00Z">
              <w:tcPr>
                <w:tcW w:w="2694" w:type="dxa"/>
              </w:tcPr>
            </w:tcPrChange>
          </w:tcPr>
          <w:p w14:paraId="65837DC7" w14:textId="3472089F" w:rsidR="00D314DF" w:rsidRPr="00E13EBB" w:rsidRDefault="00D314DF" w:rsidP="00862E5C">
            <w:pPr>
              <w:spacing w:line="240" w:lineRule="auto"/>
              <w:jc w:val="center"/>
              <w:rPr>
                <w:ins w:id="772" w:author="Daniel Stewart" w:date="2022-03-16T15:18:00Z"/>
                <w:rFonts w:cs="Times New Roman"/>
                <w:noProof w:val="0"/>
                <w:sz w:val="18"/>
                <w:szCs w:val="18"/>
                <w:lang w:val="en-CA"/>
              </w:rPr>
            </w:pPr>
            <w:ins w:id="773" w:author="Daniel Stewart" w:date="2022-03-16T15:18:00Z">
              <w:r w:rsidRPr="00E13EBB">
                <w:rPr>
                  <w:rFonts w:cs="Times New Roman"/>
                  <w:b/>
                  <w:noProof w:val="0"/>
                  <w:sz w:val="18"/>
                  <w:szCs w:val="18"/>
                  <w:lang w:val="en-CA"/>
                </w:rPr>
                <w:t xml:space="preserve">% </w:t>
              </w:r>
            </w:ins>
            <w:ins w:id="774" w:author="Daniel Stewart" w:date="2022-03-16T15:23:00Z">
              <w:r w:rsidR="00FC7A43">
                <w:rPr>
                  <w:rFonts w:cs="Times New Roman"/>
                  <w:b/>
                  <w:noProof w:val="0"/>
                  <w:sz w:val="18"/>
                  <w:szCs w:val="18"/>
                  <w:lang w:val="en-CA"/>
                </w:rPr>
                <w:t>a</w:t>
              </w:r>
            </w:ins>
            <w:ins w:id="775" w:author="Daniel Stewart" w:date="2022-03-16T15:18:00Z">
              <w:r w:rsidRPr="00E13EBB">
                <w:rPr>
                  <w:rFonts w:cs="Times New Roman"/>
                  <w:b/>
                  <w:noProof w:val="0"/>
                  <w:sz w:val="18"/>
                  <w:szCs w:val="18"/>
                  <w:lang w:val="en-CA"/>
                </w:rPr>
                <w:t xml:space="preserve">rea </w:t>
              </w:r>
            </w:ins>
            <w:ins w:id="776" w:author="Daniel Stewart" w:date="2022-03-16T15:23:00Z">
              <w:r w:rsidR="00FC7A43">
                <w:rPr>
                  <w:rFonts w:cs="Times New Roman"/>
                  <w:b/>
                  <w:noProof w:val="0"/>
                  <w:sz w:val="18"/>
                  <w:szCs w:val="18"/>
                  <w:lang w:val="en-CA"/>
                </w:rPr>
                <w:t>o</w:t>
              </w:r>
            </w:ins>
            <w:ins w:id="777" w:author="Daniel Stewart" w:date="2022-03-16T15:18:00Z">
              <w:r w:rsidRPr="00E13EBB">
                <w:rPr>
                  <w:rFonts w:cs="Times New Roman"/>
                  <w:b/>
                  <w:noProof w:val="0"/>
                  <w:sz w:val="18"/>
                  <w:szCs w:val="18"/>
                  <w:lang w:val="en-CA"/>
                </w:rPr>
                <w:t xml:space="preserve">ccupied by </w:t>
              </w:r>
            </w:ins>
            <w:ins w:id="778" w:author="Daniel Stewart" w:date="2022-03-16T15:23:00Z">
              <w:r w:rsidR="00FC7A43">
                <w:rPr>
                  <w:rFonts w:cs="Times New Roman"/>
                  <w:b/>
                  <w:noProof w:val="0"/>
                  <w:sz w:val="18"/>
                  <w:szCs w:val="18"/>
                  <w:lang w:val="en-CA"/>
                </w:rPr>
                <w:t>n</w:t>
              </w:r>
            </w:ins>
            <w:ins w:id="779" w:author="Daniel Stewart" w:date="2022-03-16T15:18:00Z">
              <w:r w:rsidRPr="00E13EBB">
                <w:rPr>
                  <w:rFonts w:cs="Times New Roman"/>
                  <w:b/>
                  <w:noProof w:val="0"/>
                  <w:sz w:val="18"/>
                  <w:szCs w:val="18"/>
                  <w:lang w:val="en-CA"/>
                </w:rPr>
                <w:t>on-</w:t>
              </w:r>
            </w:ins>
            <w:ins w:id="780" w:author="Daniel Stewart" w:date="2022-03-16T15:23:00Z">
              <w:r w:rsidR="00FC7A43">
                <w:rPr>
                  <w:rFonts w:cs="Times New Roman"/>
                  <w:b/>
                  <w:noProof w:val="0"/>
                  <w:sz w:val="18"/>
                  <w:szCs w:val="18"/>
                  <w:lang w:val="en-CA"/>
                </w:rPr>
                <w:t>n</w:t>
              </w:r>
            </w:ins>
            <w:ins w:id="781" w:author="Daniel Stewart" w:date="2022-03-16T15:18:00Z">
              <w:r w:rsidRPr="00E13EBB">
                <w:rPr>
                  <w:rFonts w:cs="Times New Roman"/>
                  <w:b/>
                  <w:noProof w:val="0"/>
                  <w:sz w:val="18"/>
                  <w:szCs w:val="18"/>
                  <w:lang w:val="en-CA"/>
                </w:rPr>
                <w:t xml:space="preserve">ative </w:t>
              </w:r>
            </w:ins>
            <w:ins w:id="782" w:author="Daniel Stewart" w:date="2022-03-16T15:23:00Z">
              <w:r w:rsidR="00FC7A43">
                <w:rPr>
                  <w:rFonts w:cs="Times New Roman"/>
                  <w:b/>
                  <w:noProof w:val="0"/>
                  <w:sz w:val="18"/>
                  <w:szCs w:val="18"/>
                  <w:lang w:val="en-CA"/>
                </w:rPr>
                <w:t>c</w:t>
              </w:r>
            </w:ins>
            <w:ins w:id="783" w:author="Daniel Stewart" w:date="2022-03-16T15:18:00Z">
              <w:r w:rsidRPr="00E13EBB">
                <w:rPr>
                  <w:rFonts w:cs="Times New Roman"/>
                  <w:b/>
                  <w:noProof w:val="0"/>
                  <w:sz w:val="18"/>
                  <w:szCs w:val="18"/>
                  <w:lang w:val="en-CA"/>
                </w:rPr>
                <w:t xml:space="preserve">attail </w:t>
              </w:r>
            </w:ins>
            <w:ins w:id="784" w:author="Daniel Stewart" w:date="2022-03-16T15:26:00Z">
              <w:r w:rsidR="00FC7A43">
                <w:rPr>
                  <w:rFonts w:cs="Times New Roman"/>
                  <w:b/>
                  <w:noProof w:val="0"/>
                  <w:sz w:val="18"/>
                  <w:szCs w:val="18"/>
                  <w:lang w:val="en-CA"/>
                </w:rPr>
                <w:t xml:space="preserve">within </w:t>
              </w:r>
            </w:ins>
            <w:ins w:id="785" w:author="Daniel Stewart" w:date="2022-03-16T15:18:00Z">
              <w:r w:rsidRPr="00E13EBB">
                <w:rPr>
                  <w:rFonts w:cs="Times New Roman"/>
                  <w:b/>
                  <w:noProof w:val="0"/>
                  <w:sz w:val="18"/>
                  <w:szCs w:val="18"/>
                  <w:lang w:val="en-CA"/>
                </w:rPr>
                <w:t xml:space="preserve">1000 m </w:t>
              </w:r>
            </w:ins>
            <w:ins w:id="786" w:author="Daniel Stewart" w:date="2022-03-16T15:23:00Z">
              <w:r w:rsidR="00FC7A43">
                <w:rPr>
                  <w:rFonts w:cs="Times New Roman"/>
                  <w:b/>
                  <w:noProof w:val="0"/>
                  <w:sz w:val="18"/>
                  <w:szCs w:val="18"/>
                  <w:lang w:val="en-CA"/>
                </w:rPr>
                <w:t>r</w:t>
              </w:r>
            </w:ins>
            <w:ins w:id="787" w:author="Daniel Stewart" w:date="2022-03-16T15:18:00Z">
              <w:r w:rsidRPr="00E13EBB">
                <w:rPr>
                  <w:rFonts w:cs="Times New Roman"/>
                  <w:b/>
                  <w:noProof w:val="0"/>
                  <w:sz w:val="18"/>
                  <w:szCs w:val="18"/>
                  <w:lang w:val="en-CA"/>
                </w:rPr>
                <w:t>adius</w:t>
              </w:r>
            </w:ins>
          </w:p>
        </w:tc>
        <w:tc>
          <w:tcPr>
            <w:tcW w:w="1984" w:type="dxa"/>
            <w:tcBorders>
              <w:bottom w:val="single" w:sz="4" w:space="0" w:color="auto"/>
            </w:tcBorders>
            <w:vAlign w:val="bottom"/>
            <w:tcPrChange w:id="788" w:author="Daniel Stewart" w:date="2022-03-16T15:25:00Z">
              <w:tcPr>
                <w:tcW w:w="2381" w:type="dxa"/>
              </w:tcPr>
            </w:tcPrChange>
          </w:tcPr>
          <w:p w14:paraId="007D3B0D" w14:textId="1B587906" w:rsidR="00D314DF" w:rsidRPr="00E13EBB" w:rsidRDefault="00D314DF" w:rsidP="00D314DF">
            <w:pPr>
              <w:spacing w:line="240" w:lineRule="auto"/>
              <w:jc w:val="center"/>
              <w:rPr>
                <w:ins w:id="789" w:author="Daniel Stewart" w:date="2022-03-16T15:18:00Z"/>
                <w:rFonts w:cs="Times New Roman"/>
                <w:noProof w:val="0"/>
                <w:sz w:val="18"/>
                <w:szCs w:val="18"/>
                <w:lang w:val="en-CA"/>
              </w:rPr>
            </w:pPr>
          </w:p>
        </w:tc>
      </w:tr>
      <w:tr w:rsidR="00D314DF" w:rsidRPr="00247A13" w14:paraId="130356F6" w14:textId="77777777" w:rsidTr="00862E5C">
        <w:trPr>
          <w:trHeight w:val="299"/>
          <w:jc w:val="center"/>
          <w:ins w:id="790" w:author="Daniel Stewart" w:date="2022-03-16T15:18:00Z"/>
          <w:trPrChange w:id="791" w:author="Daniel Stewart" w:date="2022-03-16T15:20:00Z">
            <w:trPr>
              <w:trHeight w:val="299"/>
              <w:jc w:val="center"/>
            </w:trPr>
          </w:trPrChange>
        </w:trPr>
        <w:tc>
          <w:tcPr>
            <w:tcW w:w="2694" w:type="dxa"/>
            <w:tcBorders>
              <w:top w:val="single" w:sz="4" w:space="0" w:color="auto"/>
            </w:tcBorders>
            <w:tcPrChange w:id="792" w:author="Daniel Stewart" w:date="2022-03-16T15:20:00Z">
              <w:tcPr>
                <w:tcW w:w="2694" w:type="dxa"/>
              </w:tcPr>
            </w:tcPrChange>
          </w:tcPr>
          <w:p w14:paraId="37189A98" w14:textId="020C7196" w:rsidR="00D314DF" w:rsidRPr="00E13EBB" w:rsidRDefault="006F7465" w:rsidP="00D314DF">
            <w:pPr>
              <w:spacing w:line="240" w:lineRule="auto"/>
              <w:jc w:val="center"/>
              <w:rPr>
                <w:ins w:id="793" w:author="Daniel Stewart" w:date="2022-03-16T15:18:00Z"/>
                <w:rFonts w:cs="Times New Roman"/>
                <w:noProof w:val="0"/>
                <w:sz w:val="18"/>
                <w:szCs w:val="18"/>
                <w:lang w:val="en-CA"/>
              </w:rPr>
            </w:pPr>
            <w:r w:rsidRPr="009864C9">
              <w:rPr>
                <w:rFonts w:cs="Times New Roman"/>
                <w:noProof w:val="0"/>
                <w:sz w:val="18"/>
                <w:szCs w:val="18"/>
                <w:lang w:val="en-CA"/>
              </w:rPr>
              <w:t>&gt;</w:t>
            </w:r>
            <w:r w:rsidR="009864C9">
              <w:rPr>
                <w:rFonts w:cs="Times New Roman"/>
                <w:noProof w:val="0"/>
                <w:sz w:val="18"/>
                <w:szCs w:val="18"/>
                <w:lang w:val="en-CA"/>
              </w:rPr>
              <w:t xml:space="preserve"> </w:t>
            </w:r>
            <w:ins w:id="794" w:author="Daniel Stewart" w:date="2022-03-16T15:19:00Z">
              <w:r w:rsidR="00D314DF" w:rsidRPr="00E13EBB">
                <w:rPr>
                  <w:rFonts w:cs="Times New Roman"/>
                  <w:noProof w:val="0"/>
                  <w:sz w:val="18"/>
                  <w:szCs w:val="18"/>
                  <w:lang w:val="en-CA"/>
                </w:rPr>
                <w:t>0.500 – 2.000%</w:t>
              </w:r>
            </w:ins>
          </w:p>
        </w:tc>
        <w:tc>
          <w:tcPr>
            <w:tcW w:w="1984" w:type="dxa"/>
            <w:tcBorders>
              <w:top w:val="single" w:sz="4" w:space="0" w:color="auto"/>
            </w:tcBorders>
            <w:tcPrChange w:id="795" w:author="Daniel Stewart" w:date="2022-03-16T15:20:00Z">
              <w:tcPr>
                <w:tcW w:w="2381" w:type="dxa"/>
              </w:tcPr>
            </w:tcPrChange>
          </w:tcPr>
          <w:p w14:paraId="45EF93BB" w14:textId="17F6DC84" w:rsidR="00D314DF" w:rsidRPr="00E13EBB" w:rsidRDefault="00D314DF" w:rsidP="00D314DF">
            <w:pPr>
              <w:spacing w:line="240" w:lineRule="auto"/>
              <w:jc w:val="center"/>
              <w:rPr>
                <w:ins w:id="796" w:author="Daniel Stewart" w:date="2022-03-16T15:18:00Z"/>
                <w:rFonts w:cs="Times New Roman"/>
                <w:noProof w:val="0"/>
                <w:sz w:val="18"/>
                <w:szCs w:val="18"/>
                <w:lang w:val="en-CA"/>
              </w:rPr>
            </w:pPr>
            <w:ins w:id="797" w:author="Daniel Stewart" w:date="2022-03-16T15:19:00Z">
              <w:r w:rsidRPr="00E13EBB">
                <w:rPr>
                  <w:rFonts w:cs="Times New Roman"/>
                  <w:noProof w:val="0"/>
                  <w:sz w:val="18"/>
                  <w:szCs w:val="18"/>
                  <w:lang w:val="en-CA"/>
                </w:rPr>
                <w:t>1.0</w:t>
              </w:r>
            </w:ins>
          </w:p>
        </w:tc>
      </w:tr>
      <w:tr w:rsidR="00D314DF" w:rsidRPr="00247A13" w14:paraId="51A6843B" w14:textId="77777777" w:rsidTr="00862E5C">
        <w:trPr>
          <w:trHeight w:val="299"/>
          <w:jc w:val="center"/>
          <w:ins w:id="798" w:author="Daniel Stewart" w:date="2022-03-16T15:18:00Z"/>
          <w:trPrChange w:id="799" w:author="Daniel Stewart" w:date="2022-03-16T15:20:00Z">
            <w:trPr>
              <w:trHeight w:val="299"/>
              <w:jc w:val="center"/>
            </w:trPr>
          </w:trPrChange>
        </w:trPr>
        <w:tc>
          <w:tcPr>
            <w:tcW w:w="2694" w:type="dxa"/>
            <w:tcPrChange w:id="800" w:author="Daniel Stewart" w:date="2022-03-16T15:20:00Z">
              <w:tcPr>
                <w:tcW w:w="2694" w:type="dxa"/>
              </w:tcPr>
            </w:tcPrChange>
          </w:tcPr>
          <w:p w14:paraId="04D91EC9" w14:textId="4A3509A1" w:rsidR="00D314DF" w:rsidRPr="00E13EBB" w:rsidRDefault="006F7465" w:rsidP="00D314DF">
            <w:pPr>
              <w:spacing w:line="240" w:lineRule="auto"/>
              <w:jc w:val="center"/>
              <w:rPr>
                <w:ins w:id="801" w:author="Daniel Stewart" w:date="2022-03-16T15:18:00Z"/>
                <w:rFonts w:cs="Times New Roman"/>
                <w:noProof w:val="0"/>
                <w:sz w:val="18"/>
                <w:szCs w:val="18"/>
                <w:lang w:val="en-CA"/>
              </w:rPr>
            </w:pPr>
            <w:r w:rsidRPr="009864C9">
              <w:rPr>
                <w:rFonts w:cs="Times New Roman"/>
                <w:noProof w:val="0"/>
                <w:sz w:val="18"/>
                <w:szCs w:val="18"/>
                <w:lang w:val="en-CA"/>
              </w:rPr>
              <w:t>&gt;</w:t>
            </w:r>
            <w:r w:rsidR="009864C9">
              <w:rPr>
                <w:rFonts w:cs="Times New Roman"/>
                <w:noProof w:val="0"/>
                <w:sz w:val="18"/>
                <w:szCs w:val="18"/>
                <w:lang w:val="en-CA"/>
              </w:rPr>
              <w:t xml:space="preserve"> </w:t>
            </w:r>
            <w:ins w:id="802" w:author="Daniel Stewart" w:date="2022-03-16T15:19:00Z">
              <w:r w:rsidR="00D314DF" w:rsidRPr="00E13EBB">
                <w:rPr>
                  <w:rFonts w:cs="Times New Roman"/>
                  <w:noProof w:val="0"/>
                  <w:sz w:val="18"/>
                  <w:szCs w:val="18"/>
                  <w:lang w:val="en-CA"/>
                </w:rPr>
                <w:t>0.200 – 0.500%</w:t>
              </w:r>
            </w:ins>
          </w:p>
        </w:tc>
        <w:tc>
          <w:tcPr>
            <w:tcW w:w="1984" w:type="dxa"/>
            <w:tcPrChange w:id="803" w:author="Daniel Stewart" w:date="2022-03-16T15:20:00Z">
              <w:tcPr>
                <w:tcW w:w="2381" w:type="dxa"/>
              </w:tcPr>
            </w:tcPrChange>
          </w:tcPr>
          <w:p w14:paraId="187EC05E" w14:textId="74768240" w:rsidR="00D314DF" w:rsidRPr="00E13EBB" w:rsidRDefault="00D314DF" w:rsidP="00D314DF">
            <w:pPr>
              <w:spacing w:line="240" w:lineRule="auto"/>
              <w:jc w:val="center"/>
              <w:rPr>
                <w:ins w:id="804" w:author="Daniel Stewart" w:date="2022-03-16T15:18:00Z"/>
                <w:rFonts w:cs="Times New Roman"/>
                <w:noProof w:val="0"/>
                <w:sz w:val="18"/>
                <w:szCs w:val="18"/>
                <w:lang w:val="en-CA"/>
              </w:rPr>
            </w:pPr>
            <w:ins w:id="805" w:author="Daniel Stewart" w:date="2022-03-16T15:19:00Z">
              <w:r w:rsidRPr="00E13EBB">
                <w:rPr>
                  <w:rFonts w:cs="Times New Roman"/>
                  <w:noProof w:val="0"/>
                  <w:sz w:val="18"/>
                  <w:szCs w:val="18"/>
                  <w:lang w:val="en-CA"/>
                </w:rPr>
                <w:t>0.8</w:t>
              </w:r>
            </w:ins>
          </w:p>
        </w:tc>
      </w:tr>
      <w:tr w:rsidR="00D314DF" w:rsidRPr="00247A13" w14:paraId="492D9D78" w14:textId="77777777" w:rsidTr="00862E5C">
        <w:trPr>
          <w:trHeight w:val="299"/>
          <w:jc w:val="center"/>
          <w:ins w:id="806" w:author="Daniel Stewart" w:date="2022-03-16T15:18:00Z"/>
          <w:trPrChange w:id="807" w:author="Daniel Stewart" w:date="2022-03-16T15:20:00Z">
            <w:trPr>
              <w:trHeight w:val="299"/>
              <w:jc w:val="center"/>
            </w:trPr>
          </w:trPrChange>
        </w:trPr>
        <w:tc>
          <w:tcPr>
            <w:tcW w:w="2694" w:type="dxa"/>
            <w:tcPrChange w:id="808" w:author="Daniel Stewart" w:date="2022-03-16T15:20:00Z">
              <w:tcPr>
                <w:tcW w:w="2694" w:type="dxa"/>
              </w:tcPr>
            </w:tcPrChange>
          </w:tcPr>
          <w:p w14:paraId="4A375834" w14:textId="5398237B" w:rsidR="00D314DF" w:rsidRPr="00E13EBB" w:rsidRDefault="006F7465" w:rsidP="00D314DF">
            <w:pPr>
              <w:spacing w:line="240" w:lineRule="auto"/>
              <w:jc w:val="center"/>
              <w:rPr>
                <w:ins w:id="809" w:author="Daniel Stewart" w:date="2022-03-16T15:18:00Z"/>
                <w:rFonts w:cs="Times New Roman"/>
                <w:noProof w:val="0"/>
                <w:sz w:val="18"/>
                <w:szCs w:val="18"/>
                <w:lang w:val="en-CA"/>
              </w:rPr>
            </w:pPr>
            <w:r w:rsidRPr="009864C9">
              <w:rPr>
                <w:rFonts w:cs="Times New Roman"/>
                <w:noProof w:val="0"/>
                <w:sz w:val="18"/>
                <w:szCs w:val="18"/>
                <w:lang w:val="en-CA"/>
              </w:rPr>
              <w:t>&gt;</w:t>
            </w:r>
            <w:r>
              <w:rPr>
                <w:rFonts w:cs="Times New Roman"/>
                <w:noProof w:val="0"/>
                <w:sz w:val="18"/>
                <w:szCs w:val="18"/>
                <w:lang w:val="en-CA"/>
              </w:rPr>
              <w:t xml:space="preserve"> </w:t>
            </w:r>
            <w:ins w:id="810" w:author="Daniel Stewart" w:date="2022-03-16T15:19:00Z">
              <w:r w:rsidR="00D314DF" w:rsidRPr="00E13EBB">
                <w:rPr>
                  <w:rFonts w:cs="Times New Roman"/>
                  <w:noProof w:val="0"/>
                  <w:sz w:val="18"/>
                  <w:szCs w:val="18"/>
                  <w:lang w:val="en-CA"/>
                </w:rPr>
                <w:t>0.005 - 0.200%</w:t>
              </w:r>
            </w:ins>
          </w:p>
        </w:tc>
        <w:tc>
          <w:tcPr>
            <w:tcW w:w="1984" w:type="dxa"/>
            <w:tcPrChange w:id="811" w:author="Daniel Stewart" w:date="2022-03-16T15:20:00Z">
              <w:tcPr>
                <w:tcW w:w="2381" w:type="dxa"/>
              </w:tcPr>
            </w:tcPrChange>
          </w:tcPr>
          <w:p w14:paraId="483F8DBE" w14:textId="016FCA57" w:rsidR="00D314DF" w:rsidRPr="00E13EBB" w:rsidRDefault="00D314DF" w:rsidP="00D314DF">
            <w:pPr>
              <w:spacing w:line="240" w:lineRule="auto"/>
              <w:jc w:val="center"/>
              <w:rPr>
                <w:ins w:id="812" w:author="Daniel Stewart" w:date="2022-03-16T15:18:00Z"/>
                <w:rFonts w:cs="Times New Roman"/>
                <w:noProof w:val="0"/>
                <w:sz w:val="18"/>
                <w:szCs w:val="18"/>
                <w:lang w:val="en-CA"/>
              </w:rPr>
            </w:pPr>
            <w:ins w:id="813" w:author="Daniel Stewart" w:date="2022-03-16T15:19:00Z">
              <w:r w:rsidRPr="00E13EBB">
                <w:rPr>
                  <w:rFonts w:cs="Times New Roman"/>
                  <w:noProof w:val="0"/>
                  <w:sz w:val="18"/>
                  <w:szCs w:val="18"/>
                  <w:lang w:val="en-CA"/>
                </w:rPr>
                <w:t>0.6</w:t>
              </w:r>
            </w:ins>
          </w:p>
        </w:tc>
      </w:tr>
      <w:tr w:rsidR="00D314DF" w:rsidRPr="00247A13" w14:paraId="136F8AE3" w14:textId="77777777" w:rsidTr="00862E5C">
        <w:trPr>
          <w:trHeight w:val="299"/>
          <w:jc w:val="center"/>
          <w:ins w:id="814" w:author="Daniel Stewart" w:date="2022-03-16T15:19:00Z"/>
          <w:trPrChange w:id="815" w:author="Daniel Stewart" w:date="2022-03-16T15:20:00Z">
            <w:trPr>
              <w:trHeight w:val="299"/>
              <w:jc w:val="center"/>
            </w:trPr>
          </w:trPrChange>
        </w:trPr>
        <w:tc>
          <w:tcPr>
            <w:tcW w:w="2694" w:type="dxa"/>
            <w:tcPrChange w:id="816" w:author="Daniel Stewart" w:date="2022-03-16T15:20:00Z">
              <w:tcPr>
                <w:tcW w:w="2694" w:type="dxa"/>
              </w:tcPr>
            </w:tcPrChange>
          </w:tcPr>
          <w:p w14:paraId="2BAD71B6" w14:textId="2FB6FBF0" w:rsidR="00D314DF" w:rsidRPr="00E13EBB" w:rsidRDefault="00D314DF" w:rsidP="00D314DF">
            <w:pPr>
              <w:spacing w:line="240" w:lineRule="auto"/>
              <w:jc w:val="center"/>
              <w:rPr>
                <w:ins w:id="817" w:author="Daniel Stewart" w:date="2022-03-16T15:19:00Z"/>
                <w:rFonts w:cs="Times New Roman"/>
                <w:noProof w:val="0"/>
                <w:sz w:val="18"/>
                <w:szCs w:val="18"/>
                <w:lang w:val="en-CA"/>
              </w:rPr>
            </w:pPr>
            <w:ins w:id="818" w:author="Daniel Stewart" w:date="2022-03-16T15:19:00Z">
              <w:r w:rsidRPr="00E13EBB">
                <w:rPr>
                  <w:rFonts w:cs="Times New Roman"/>
                  <w:noProof w:val="0"/>
                  <w:sz w:val="18"/>
                  <w:szCs w:val="18"/>
                  <w:lang w:val="en-CA"/>
                </w:rPr>
                <w:t>0.000 – 0.005%</w:t>
              </w:r>
            </w:ins>
          </w:p>
        </w:tc>
        <w:tc>
          <w:tcPr>
            <w:tcW w:w="1984" w:type="dxa"/>
            <w:tcPrChange w:id="819" w:author="Daniel Stewart" w:date="2022-03-16T15:20:00Z">
              <w:tcPr>
                <w:tcW w:w="2381" w:type="dxa"/>
              </w:tcPr>
            </w:tcPrChange>
          </w:tcPr>
          <w:p w14:paraId="38B20D19" w14:textId="77777777" w:rsidR="00D314DF" w:rsidRDefault="00D314DF" w:rsidP="00D314DF">
            <w:pPr>
              <w:spacing w:line="240" w:lineRule="auto"/>
              <w:jc w:val="center"/>
              <w:rPr>
                <w:ins w:id="820" w:author="Daniel Stewart" w:date="2022-03-16T15:19:00Z"/>
                <w:rFonts w:cs="Times New Roman"/>
                <w:noProof w:val="0"/>
                <w:sz w:val="18"/>
                <w:szCs w:val="18"/>
                <w:lang w:val="en-CA"/>
              </w:rPr>
            </w:pPr>
            <w:ins w:id="821" w:author="Daniel Stewart" w:date="2022-03-16T15:19:00Z">
              <w:r w:rsidRPr="00E13EBB">
                <w:rPr>
                  <w:rFonts w:cs="Times New Roman"/>
                  <w:noProof w:val="0"/>
                  <w:sz w:val="18"/>
                  <w:szCs w:val="18"/>
                  <w:lang w:val="en-CA"/>
                </w:rPr>
                <w:t>0.4</w:t>
              </w:r>
            </w:ins>
          </w:p>
          <w:p w14:paraId="37F0295C" w14:textId="77777777" w:rsidR="00D314DF" w:rsidRPr="00E13EBB" w:rsidRDefault="00D314DF" w:rsidP="00D314DF">
            <w:pPr>
              <w:spacing w:line="240" w:lineRule="auto"/>
              <w:jc w:val="center"/>
              <w:rPr>
                <w:ins w:id="822" w:author="Daniel Stewart" w:date="2022-03-16T15:19:00Z"/>
                <w:rFonts w:cs="Times New Roman"/>
                <w:noProof w:val="0"/>
                <w:sz w:val="18"/>
                <w:szCs w:val="18"/>
                <w:lang w:val="en-CA"/>
              </w:rPr>
            </w:pPr>
          </w:p>
        </w:tc>
      </w:tr>
    </w:tbl>
    <w:p w14:paraId="1527E3F1" w14:textId="0BE86719" w:rsidR="0012732A" w:rsidRPr="00247A13" w:rsidDel="00B725F8" w:rsidRDefault="00306099">
      <w:pPr>
        <w:jc w:val="left"/>
        <w:rPr>
          <w:del w:id="823" w:author="Daniel Stewart" w:date="2022-03-16T15:14:00Z"/>
          <w:rFonts w:cs="Times New Roman"/>
          <w:noProof w:val="0"/>
          <w:lang w:val="en-CA"/>
        </w:rPr>
        <w:pPrChange w:id="824" w:author="Daniel Stewart" w:date="2022-03-16T15:22:00Z">
          <w:pPr>
            <w:ind w:firstLine="284"/>
            <w:jc w:val="left"/>
          </w:pPr>
        </w:pPrChange>
      </w:pPr>
      <w:del w:id="825" w:author="Daniel Stewart" w:date="2022-03-16T15:22:00Z">
        <w:r w:rsidRPr="00247A13" w:rsidDel="00D314DF">
          <w:rPr>
            <w:rFonts w:cs="Times New Roman"/>
            <w:noProof w:val="0"/>
            <w:lang w:val="en-CA"/>
          </w:rPr>
          <w:br/>
        </w:r>
        <w:r w:rsidR="00F71F18" w:rsidRPr="00247A13" w:rsidDel="00D314DF">
          <w:rPr>
            <w:rFonts w:cs="Times New Roman"/>
            <w:noProof w:val="0"/>
            <w:lang w:val="en-CA"/>
          </w:rPr>
          <w:tab/>
        </w:r>
      </w:del>
      <w:del w:id="826" w:author="Daniel Stewart" w:date="2022-03-16T15:14:00Z">
        <w:r w:rsidR="00B32C1A" w:rsidRPr="00247A13" w:rsidDel="00B725F8">
          <w:rPr>
            <w:rFonts w:cs="Times New Roman"/>
            <w:noProof w:val="0"/>
            <w:lang w:val="en-CA"/>
          </w:rPr>
          <w:delText xml:space="preserve">In addition to cost distance, we </w:delText>
        </w:r>
        <w:r w:rsidR="00082C71" w:rsidRPr="00247A13" w:rsidDel="00B725F8">
          <w:rPr>
            <w:rFonts w:cs="Times New Roman"/>
            <w:noProof w:val="0"/>
            <w:lang w:val="en-CA"/>
          </w:rPr>
          <w:delText>calculated cattail density within a 1</w:delText>
        </w:r>
        <w:r w:rsidR="00EC4892" w:rsidRPr="00247A13" w:rsidDel="00B725F8">
          <w:rPr>
            <w:rFonts w:cs="Times New Roman"/>
            <w:noProof w:val="0"/>
            <w:lang w:val="en-CA"/>
          </w:rPr>
          <w:delText>0</w:delText>
        </w:r>
        <w:r w:rsidR="00082C71" w:rsidRPr="00247A13" w:rsidDel="00B725F8">
          <w:rPr>
            <w:rFonts w:cs="Times New Roman"/>
            <w:noProof w:val="0"/>
            <w:lang w:val="en-CA"/>
          </w:rPr>
          <w:delText xml:space="preserve">00 m </w:delText>
        </w:r>
        <w:r w:rsidR="00650869" w:rsidRPr="00247A13" w:rsidDel="00B725F8">
          <w:rPr>
            <w:rFonts w:cs="Times New Roman"/>
            <w:noProof w:val="0"/>
            <w:lang w:val="en-CA"/>
          </w:rPr>
          <w:delText xml:space="preserve">circular </w:delText>
        </w:r>
        <w:r w:rsidR="00082C71" w:rsidRPr="00247A13" w:rsidDel="00B725F8">
          <w:rPr>
            <w:rFonts w:cs="Times New Roman"/>
            <w:noProof w:val="0"/>
            <w:lang w:val="en-CA"/>
          </w:rPr>
          <w:delText>neighbourhood of each raster cell using the Point Density Tool in ArcMap. Neighbourhood density values varied from 0 – 1.61% and were classified using a geometric scale into four probability categories</w:delText>
        </w:r>
        <w:r w:rsidR="00A6311E" w:rsidRPr="00247A13" w:rsidDel="00B725F8">
          <w:rPr>
            <w:rFonts w:cs="Times New Roman"/>
            <w:noProof w:val="0"/>
            <w:lang w:val="en-CA"/>
          </w:rPr>
          <w:delText xml:space="preserve"> (Table 3)</w:delText>
        </w:r>
        <w:r w:rsidR="00082C71" w:rsidRPr="00247A13" w:rsidDel="00B725F8">
          <w:rPr>
            <w:rFonts w:cs="Times New Roman"/>
            <w:noProof w:val="0"/>
            <w:lang w:val="en-CA"/>
          </w:rPr>
          <w:delText>.</w:delText>
        </w:r>
        <w:r w:rsidR="0003152F" w:rsidRPr="00247A13" w:rsidDel="00B725F8">
          <w:rPr>
            <w:rFonts w:cs="Times New Roman"/>
            <w:noProof w:val="0"/>
            <w:lang w:val="en-CA"/>
          </w:rPr>
          <w:delText xml:space="preserve"> With the same rational</w:delText>
        </w:r>
        <w:r w:rsidR="00E46963" w:rsidRPr="00247A13" w:rsidDel="00B725F8">
          <w:rPr>
            <w:rFonts w:cs="Times New Roman"/>
            <w:noProof w:val="0"/>
            <w:lang w:val="en-CA"/>
          </w:rPr>
          <w:delText>e</w:delText>
        </w:r>
        <w:r w:rsidR="0003152F" w:rsidRPr="00247A13" w:rsidDel="00B725F8">
          <w:rPr>
            <w:rFonts w:cs="Times New Roman"/>
            <w:noProof w:val="0"/>
            <w:lang w:val="en-CA"/>
          </w:rPr>
          <w:delText xml:space="preserve"> as our distance probabilities, we elected to set the minimum probability value to </w:delText>
        </w:r>
        <w:r w:rsidR="003466BF" w:rsidRPr="00247A13" w:rsidDel="00B725F8">
          <w:rPr>
            <w:rFonts w:cs="Times New Roman"/>
            <w:noProof w:val="0"/>
            <w:lang w:val="en-CA"/>
          </w:rPr>
          <w:delText>0.4</w:delText>
        </w:r>
        <w:r w:rsidR="0003152F" w:rsidRPr="00247A13" w:rsidDel="00B725F8">
          <w:rPr>
            <w:rFonts w:cs="Times New Roman"/>
            <w:noProof w:val="0"/>
            <w:lang w:val="en-CA"/>
          </w:rPr>
          <w:delText>.</w:delText>
        </w:r>
      </w:del>
    </w:p>
    <w:p w14:paraId="6B541606" w14:textId="16CD6B06" w:rsidR="00082C71" w:rsidRPr="00E13EBB" w:rsidDel="00D314DF" w:rsidRDefault="00082C71">
      <w:pPr>
        <w:jc w:val="left"/>
        <w:rPr>
          <w:del w:id="827" w:author="Daniel Stewart" w:date="2022-03-16T15:22:00Z"/>
          <w:rFonts w:cs="Times New Roman"/>
        </w:rPr>
        <w:pPrChange w:id="828" w:author="Daniel Stewart" w:date="2022-03-16T15:22:00Z">
          <w:pPr>
            <w:pStyle w:val="Caption"/>
            <w:keepNext/>
            <w:ind w:left="1560" w:right="1962"/>
            <w:jc w:val="left"/>
          </w:pPr>
        </w:pPrChange>
      </w:pPr>
      <w:del w:id="829" w:author="Daniel Stewart" w:date="2022-03-16T15:21:00Z">
        <w:r w:rsidRPr="00E13EBB" w:rsidDel="00D314DF">
          <w:rPr>
            <w:rFonts w:cs="Times New Roman"/>
            <w:b/>
          </w:rPr>
          <w:delText xml:space="preserve">Table </w:delText>
        </w:r>
        <w:r w:rsidR="0070228B" w:rsidRPr="00E13EBB" w:rsidDel="00D314DF">
          <w:rPr>
            <w:rFonts w:cs="Times New Roman"/>
            <w:b/>
            <w:i/>
            <w:noProof w:val="0"/>
          </w:rPr>
          <w:fldChar w:fldCharType="begin"/>
        </w:r>
        <w:r w:rsidR="0070228B" w:rsidRPr="00E13EBB" w:rsidDel="00D314DF">
          <w:rPr>
            <w:rFonts w:cs="Times New Roman"/>
            <w:b/>
          </w:rPr>
          <w:delInstrText xml:space="preserve"> SEQ Table \* ARABIC </w:delInstrText>
        </w:r>
        <w:r w:rsidR="0070228B" w:rsidRPr="00E13EBB" w:rsidDel="00D314DF">
          <w:rPr>
            <w:rFonts w:cs="Times New Roman"/>
            <w:b/>
            <w:i/>
            <w:noProof w:val="0"/>
          </w:rPr>
          <w:fldChar w:fldCharType="separate"/>
        </w:r>
        <w:r w:rsidR="008E191C" w:rsidRPr="00E13EBB" w:rsidDel="00D314DF">
          <w:rPr>
            <w:rFonts w:cs="Times New Roman"/>
            <w:b/>
          </w:rPr>
          <w:delText>3</w:delText>
        </w:r>
        <w:r w:rsidR="0070228B" w:rsidRPr="00E13EBB" w:rsidDel="00D314DF">
          <w:rPr>
            <w:rFonts w:cs="Times New Roman"/>
            <w:b/>
            <w:i/>
          </w:rPr>
          <w:fldChar w:fldCharType="end"/>
        </w:r>
        <w:r w:rsidRPr="00E13EBB" w:rsidDel="00D314DF">
          <w:rPr>
            <w:rFonts w:cs="Times New Roman"/>
          </w:rPr>
          <w:delText xml:space="preserve"> Density classes and associated probabilities used for estimating the </w:delText>
        </w:r>
        <w:r w:rsidR="00FC316F" w:rsidRPr="00E13EBB" w:rsidDel="00D314DF">
          <w:rPr>
            <w:rFonts w:cs="Times New Roman"/>
          </w:rPr>
          <w:delText xml:space="preserve"> </w:delText>
        </w:r>
        <w:r w:rsidRPr="00E13EBB" w:rsidDel="00D314DF">
          <w:rPr>
            <w:rFonts w:cs="Times New Roman"/>
          </w:rPr>
          <w:delText>probability of propagule arrival</w:delText>
        </w:r>
      </w:del>
      <w:del w:id="830" w:author="Daniel Stewart" w:date="2022-03-16T15:22:00Z">
        <w:r w:rsidR="00FC316F" w:rsidRPr="00E13EBB" w:rsidDel="00D314DF">
          <w:rPr>
            <w:rFonts w:cs="Times New Roman"/>
          </w:rPr>
          <w:delText>.</w:delText>
        </w:r>
      </w:del>
    </w:p>
    <w:tbl>
      <w:tblPr>
        <w:tblStyle w:val="TableGrid"/>
        <w:tblW w:w="0" w:type="auto"/>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9"/>
        <w:gridCol w:w="2193"/>
      </w:tblGrid>
      <w:tr w:rsidR="00AA30EC" w:rsidRPr="00E13EBB" w:rsidDel="00D314DF" w14:paraId="4B142E82" w14:textId="20EAD983" w:rsidTr="00E13EBB">
        <w:trPr>
          <w:trHeight w:val="449"/>
          <w:del w:id="831" w:author="Daniel Stewart" w:date="2022-03-16T15:20:00Z"/>
        </w:trPr>
        <w:tc>
          <w:tcPr>
            <w:tcW w:w="3619" w:type="dxa"/>
            <w:tcBorders>
              <w:bottom w:val="single" w:sz="4" w:space="0" w:color="auto"/>
            </w:tcBorders>
            <w:vAlign w:val="bottom"/>
          </w:tcPr>
          <w:p w14:paraId="16801739" w14:textId="26F107F1" w:rsidR="00AA30EC" w:rsidRPr="00E13EBB" w:rsidDel="00D314DF" w:rsidRDefault="00AA30EC" w:rsidP="00E13EBB">
            <w:pPr>
              <w:spacing w:line="240" w:lineRule="auto"/>
              <w:jc w:val="center"/>
              <w:rPr>
                <w:del w:id="832" w:author="Daniel Stewart" w:date="2022-03-16T15:20:00Z"/>
                <w:rFonts w:cs="Times New Roman"/>
                <w:b/>
                <w:noProof w:val="0"/>
                <w:sz w:val="18"/>
                <w:szCs w:val="18"/>
                <w:lang w:val="en-CA"/>
              </w:rPr>
            </w:pPr>
            <w:del w:id="833" w:author="Daniel Stewart" w:date="2022-03-16T15:20:00Z">
              <w:r w:rsidRPr="00E13EBB" w:rsidDel="00D314DF">
                <w:rPr>
                  <w:rFonts w:cs="Times New Roman"/>
                  <w:b/>
                  <w:noProof w:val="0"/>
                  <w:sz w:val="18"/>
                  <w:szCs w:val="18"/>
                  <w:lang w:val="en-CA"/>
                </w:rPr>
                <w:delText xml:space="preserve">% </w:delText>
              </w:r>
              <w:r w:rsidR="004C5226" w:rsidRPr="00E13EBB" w:rsidDel="00D314DF">
                <w:rPr>
                  <w:rFonts w:cs="Times New Roman"/>
                  <w:b/>
                  <w:noProof w:val="0"/>
                  <w:sz w:val="18"/>
                  <w:szCs w:val="18"/>
                  <w:lang w:val="en-CA"/>
                </w:rPr>
                <w:delText xml:space="preserve">Area Occupied by Non-Native </w:delText>
              </w:r>
              <w:r w:rsidRPr="00E13EBB" w:rsidDel="00D314DF">
                <w:rPr>
                  <w:rFonts w:cs="Times New Roman"/>
                  <w:b/>
                  <w:noProof w:val="0"/>
                  <w:sz w:val="18"/>
                  <w:szCs w:val="18"/>
                  <w:lang w:val="en-CA"/>
                </w:rPr>
                <w:delText xml:space="preserve">Cattail in Surrounding 1000 m </w:delText>
              </w:r>
              <w:r w:rsidR="003466BF" w:rsidRPr="00E13EBB" w:rsidDel="00D314DF">
                <w:rPr>
                  <w:rFonts w:cs="Times New Roman"/>
                  <w:b/>
                  <w:noProof w:val="0"/>
                  <w:sz w:val="18"/>
                  <w:szCs w:val="18"/>
                  <w:lang w:val="en-CA"/>
                </w:rPr>
                <w:delText>R</w:delText>
              </w:r>
              <w:r w:rsidRPr="00E13EBB" w:rsidDel="00D314DF">
                <w:rPr>
                  <w:rFonts w:cs="Times New Roman"/>
                  <w:b/>
                  <w:noProof w:val="0"/>
                  <w:sz w:val="18"/>
                  <w:szCs w:val="18"/>
                  <w:lang w:val="en-CA"/>
                </w:rPr>
                <w:delText>adius</w:delText>
              </w:r>
            </w:del>
          </w:p>
        </w:tc>
        <w:tc>
          <w:tcPr>
            <w:tcW w:w="2193" w:type="dxa"/>
            <w:tcBorders>
              <w:bottom w:val="single" w:sz="4" w:space="0" w:color="auto"/>
            </w:tcBorders>
            <w:vAlign w:val="bottom"/>
          </w:tcPr>
          <w:p w14:paraId="4B07974F" w14:textId="7C10897E" w:rsidR="00AA30EC" w:rsidRPr="00E13EBB" w:rsidDel="00D314DF" w:rsidRDefault="00AA30EC" w:rsidP="00E13EBB">
            <w:pPr>
              <w:spacing w:line="240" w:lineRule="auto"/>
              <w:jc w:val="center"/>
              <w:rPr>
                <w:del w:id="834" w:author="Daniel Stewart" w:date="2022-03-16T15:20:00Z"/>
                <w:rFonts w:cs="Times New Roman"/>
                <w:b/>
                <w:noProof w:val="0"/>
                <w:sz w:val="18"/>
                <w:szCs w:val="18"/>
                <w:lang w:val="en-CA"/>
              </w:rPr>
            </w:pPr>
            <w:del w:id="835" w:author="Daniel Stewart" w:date="2022-03-16T15:20:00Z">
              <w:r w:rsidRPr="00E13EBB" w:rsidDel="00D314DF">
                <w:rPr>
                  <w:rFonts w:cs="Times New Roman"/>
                  <w:b/>
                  <w:noProof w:val="0"/>
                  <w:sz w:val="18"/>
                  <w:szCs w:val="18"/>
                  <w:lang w:val="en-CA"/>
                </w:rPr>
                <w:delText>Probability of Propagule</w:delText>
              </w:r>
            </w:del>
          </w:p>
          <w:p w14:paraId="7D4494FA" w14:textId="0536C331" w:rsidR="00AA30EC" w:rsidRPr="00E13EBB" w:rsidDel="00D314DF" w:rsidRDefault="00AA30EC" w:rsidP="00E13EBB">
            <w:pPr>
              <w:spacing w:line="240" w:lineRule="auto"/>
              <w:jc w:val="center"/>
              <w:rPr>
                <w:del w:id="836" w:author="Daniel Stewart" w:date="2022-03-16T15:20:00Z"/>
                <w:rFonts w:cs="Times New Roman"/>
                <w:b/>
                <w:noProof w:val="0"/>
                <w:sz w:val="18"/>
                <w:szCs w:val="18"/>
                <w:lang w:val="en-CA"/>
              </w:rPr>
            </w:pPr>
            <w:del w:id="837" w:author="Daniel Stewart" w:date="2022-03-16T15:20:00Z">
              <w:r w:rsidRPr="00E13EBB" w:rsidDel="00D314DF">
                <w:rPr>
                  <w:rFonts w:cs="Times New Roman"/>
                  <w:b/>
                  <w:noProof w:val="0"/>
                  <w:sz w:val="18"/>
                  <w:szCs w:val="18"/>
                  <w:lang w:val="en-CA"/>
                </w:rPr>
                <w:delText>Arrival in 25 years</w:delText>
              </w:r>
            </w:del>
          </w:p>
        </w:tc>
      </w:tr>
      <w:tr w:rsidR="00AA30EC" w:rsidRPr="00E13EBB" w:rsidDel="00D314DF" w14:paraId="62D8C0DB" w14:textId="02600DA3" w:rsidTr="00E13EBB">
        <w:trPr>
          <w:trHeight w:val="307"/>
          <w:del w:id="838" w:author="Daniel Stewart" w:date="2022-03-16T15:20:00Z"/>
        </w:trPr>
        <w:tc>
          <w:tcPr>
            <w:tcW w:w="3619" w:type="dxa"/>
            <w:tcBorders>
              <w:top w:val="single" w:sz="4" w:space="0" w:color="auto"/>
            </w:tcBorders>
          </w:tcPr>
          <w:p w14:paraId="60491C73" w14:textId="3D5E9E3A" w:rsidR="00AA30EC" w:rsidRPr="00E13EBB" w:rsidDel="00D314DF" w:rsidRDefault="00DA1106" w:rsidP="00E13EBB">
            <w:pPr>
              <w:spacing w:line="240" w:lineRule="auto"/>
              <w:jc w:val="center"/>
              <w:rPr>
                <w:del w:id="839" w:author="Daniel Stewart" w:date="2022-03-16T15:20:00Z"/>
                <w:rFonts w:cs="Times New Roman"/>
                <w:noProof w:val="0"/>
                <w:sz w:val="18"/>
                <w:szCs w:val="18"/>
                <w:lang w:val="en-CA"/>
              </w:rPr>
            </w:pPr>
            <w:del w:id="840" w:author="Daniel Stewart" w:date="2022-03-16T15:20:00Z">
              <w:r w:rsidRPr="00E13EBB" w:rsidDel="00D314DF">
                <w:rPr>
                  <w:rFonts w:cs="Times New Roman"/>
                  <w:noProof w:val="0"/>
                  <w:sz w:val="18"/>
                  <w:szCs w:val="18"/>
                  <w:lang w:val="en-CA"/>
                </w:rPr>
                <w:delText>&gt;</w:delText>
              </w:r>
              <w:r w:rsidR="00AA30EC" w:rsidRPr="00E13EBB" w:rsidDel="00D314DF">
                <w:rPr>
                  <w:rFonts w:cs="Times New Roman"/>
                  <w:noProof w:val="0"/>
                  <w:sz w:val="18"/>
                  <w:szCs w:val="18"/>
                  <w:lang w:val="en-CA"/>
                </w:rPr>
                <w:delText>0.50</w:delText>
              </w:r>
              <w:r w:rsidR="003466BF" w:rsidRPr="00E13EBB" w:rsidDel="00D314DF">
                <w:rPr>
                  <w:rFonts w:cs="Times New Roman"/>
                  <w:noProof w:val="0"/>
                  <w:sz w:val="18"/>
                  <w:szCs w:val="18"/>
                  <w:lang w:val="en-CA"/>
                </w:rPr>
                <w:delText>0</w:delText>
              </w:r>
              <w:r w:rsidR="00AA30EC" w:rsidRPr="00E13EBB" w:rsidDel="00D314DF">
                <w:rPr>
                  <w:rFonts w:cs="Times New Roman"/>
                  <w:noProof w:val="0"/>
                  <w:sz w:val="18"/>
                  <w:szCs w:val="18"/>
                  <w:lang w:val="en-CA"/>
                </w:rPr>
                <w:delText xml:space="preserve"> – 2.00</w:delText>
              </w:r>
              <w:r w:rsidR="003466BF" w:rsidRPr="00E13EBB" w:rsidDel="00D314DF">
                <w:rPr>
                  <w:rFonts w:cs="Times New Roman"/>
                  <w:noProof w:val="0"/>
                  <w:sz w:val="18"/>
                  <w:szCs w:val="18"/>
                  <w:lang w:val="en-CA"/>
                </w:rPr>
                <w:delText>0</w:delText>
              </w:r>
              <w:r w:rsidR="00AA30EC" w:rsidRPr="00E13EBB" w:rsidDel="00D314DF">
                <w:rPr>
                  <w:rFonts w:cs="Times New Roman"/>
                  <w:noProof w:val="0"/>
                  <w:sz w:val="18"/>
                  <w:szCs w:val="18"/>
                  <w:lang w:val="en-CA"/>
                </w:rPr>
                <w:delText>%</w:delText>
              </w:r>
            </w:del>
          </w:p>
        </w:tc>
        <w:tc>
          <w:tcPr>
            <w:tcW w:w="2193" w:type="dxa"/>
            <w:tcBorders>
              <w:top w:val="single" w:sz="4" w:space="0" w:color="auto"/>
            </w:tcBorders>
          </w:tcPr>
          <w:p w14:paraId="6FD53ED7" w14:textId="3031D25D" w:rsidR="00AA30EC" w:rsidRPr="00E13EBB" w:rsidDel="00D314DF" w:rsidRDefault="00AA30EC" w:rsidP="00E13EBB">
            <w:pPr>
              <w:spacing w:line="240" w:lineRule="auto"/>
              <w:jc w:val="center"/>
              <w:rPr>
                <w:del w:id="841" w:author="Daniel Stewart" w:date="2022-03-16T15:20:00Z"/>
                <w:rFonts w:cs="Times New Roman"/>
                <w:noProof w:val="0"/>
                <w:sz w:val="18"/>
                <w:szCs w:val="18"/>
                <w:lang w:val="en-CA"/>
              </w:rPr>
            </w:pPr>
            <w:del w:id="842" w:author="Daniel Stewart" w:date="2022-03-16T15:20:00Z">
              <w:r w:rsidRPr="00E13EBB" w:rsidDel="00D314DF">
                <w:rPr>
                  <w:rFonts w:cs="Times New Roman"/>
                  <w:noProof w:val="0"/>
                  <w:sz w:val="18"/>
                  <w:szCs w:val="18"/>
                  <w:lang w:val="en-CA"/>
                </w:rPr>
                <w:delText>1</w:delText>
              </w:r>
              <w:r w:rsidR="003466BF" w:rsidRPr="00E13EBB" w:rsidDel="00D314DF">
                <w:rPr>
                  <w:rFonts w:cs="Times New Roman"/>
                  <w:noProof w:val="0"/>
                  <w:sz w:val="18"/>
                  <w:szCs w:val="18"/>
                  <w:lang w:val="en-CA"/>
                </w:rPr>
                <w:delText>.</w:delText>
              </w:r>
              <w:r w:rsidRPr="00E13EBB" w:rsidDel="00D314DF">
                <w:rPr>
                  <w:rFonts w:cs="Times New Roman"/>
                  <w:noProof w:val="0"/>
                  <w:sz w:val="18"/>
                  <w:szCs w:val="18"/>
                  <w:lang w:val="en-CA"/>
                </w:rPr>
                <w:delText>0</w:delText>
              </w:r>
            </w:del>
          </w:p>
        </w:tc>
      </w:tr>
      <w:tr w:rsidR="00AA30EC" w:rsidRPr="00E13EBB" w:rsidDel="00D314DF" w14:paraId="069CBBEF" w14:textId="4A2C7CC6" w:rsidTr="00E13EBB">
        <w:trPr>
          <w:trHeight w:val="299"/>
          <w:del w:id="843" w:author="Daniel Stewart" w:date="2022-03-16T15:20:00Z"/>
        </w:trPr>
        <w:tc>
          <w:tcPr>
            <w:tcW w:w="3619" w:type="dxa"/>
          </w:tcPr>
          <w:p w14:paraId="306B6A0D" w14:textId="405775CA" w:rsidR="00AA30EC" w:rsidRPr="00E13EBB" w:rsidDel="00D314DF" w:rsidRDefault="00DA1106" w:rsidP="00E13EBB">
            <w:pPr>
              <w:spacing w:line="240" w:lineRule="auto"/>
              <w:jc w:val="center"/>
              <w:rPr>
                <w:del w:id="844" w:author="Daniel Stewart" w:date="2022-03-16T15:20:00Z"/>
                <w:rFonts w:cs="Times New Roman"/>
                <w:noProof w:val="0"/>
                <w:sz w:val="18"/>
                <w:szCs w:val="18"/>
                <w:lang w:val="en-CA"/>
              </w:rPr>
            </w:pPr>
            <w:del w:id="845" w:author="Daniel Stewart" w:date="2022-03-16T15:20:00Z">
              <w:r w:rsidRPr="00E13EBB" w:rsidDel="00D314DF">
                <w:rPr>
                  <w:rFonts w:cs="Times New Roman"/>
                  <w:noProof w:val="0"/>
                  <w:sz w:val="18"/>
                  <w:szCs w:val="18"/>
                  <w:lang w:val="en-CA"/>
                </w:rPr>
                <w:delText>&gt;</w:delText>
              </w:r>
              <w:r w:rsidR="00AA30EC" w:rsidRPr="00E13EBB" w:rsidDel="00D314DF">
                <w:rPr>
                  <w:rFonts w:cs="Times New Roman"/>
                  <w:noProof w:val="0"/>
                  <w:sz w:val="18"/>
                  <w:szCs w:val="18"/>
                  <w:lang w:val="en-CA"/>
                </w:rPr>
                <w:delText>0.20</w:delText>
              </w:r>
              <w:r w:rsidR="003466BF" w:rsidRPr="00E13EBB" w:rsidDel="00D314DF">
                <w:rPr>
                  <w:rFonts w:cs="Times New Roman"/>
                  <w:noProof w:val="0"/>
                  <w:sz w:val="18"/>
                  <w:szCs w:val="18"/>
                  <w:lang w:val="en-CA"/>
                </w:rPr>
                <w:delText>0</w:delText>
              </w:r>
              <w:r w:rsidR="00AA30EC" w:rsidRPr="00E13EBB" w:rsidDel="00D314DF">
                <w:rPr>
                  <w:rFonts w:cs="Times New Roman"/>
                  <w:noProof w:val="0"/>
                  <w:sz w:val="18"/>
                  <w:szCs w:val="18"/>
                  <w:lang w:val="en-CA"/>
                </w:rPr>
                <w:delText xml:space="preserve"> – 0.50</w:delText>
              </w:r>
              <w:r w:rsidR="003466BF" w:rsidRPr="00E13EBB" w:rsidDel="00D314DF">
                <w:rPr>
                  <w:rFonts w:cs="Times New Roman"/>
                  <w:noProof w:val="0"/>
                  <w:sz w:val="18"/>
                  <w:szCs w:val="18"/>
                  <w:lang w:val="en-CA"/>
                </w:rPr>
                <w:delText>0</w:delText>
              </w:r>
              <w:r w:rsidR="00AA30EC" w:rsidRPr="00E13EBB" w:rsidDel="00D314DF">
                <w:rPr>
                  <w:rFonts w:cs="Times New Roman"/>
                  <w:noProof w:val="0"/>
                  <w:sz w:val="18"/>
                  <w:szCs w:val="18"/>
                  <w:lang w:val="en-CA"/>
                </w:rPr>
                <w:delText>%</w:delText>
              </w:r>
            </w:del>
          </w:p>
        </w:tc>
        <w:tc>
          <w:tcPr>
            <w:tcW w:w="2193" w:type="dxa"/>
          </w:tcPr>
          <w:p w14:paraId="23D03C0E" w14:textId="3FF58CEF" w:rsidR="00AA30EC" w:rsidRPr="00E13EBB" w:rsidDel="00D314DF" w:rsidRDefault="003466BF" w:rsidP="00E13EBB">
            <w:pPr>
              <w:spacing w:line="240" w:lineRule="auto"/>
              <w:jc w:val="center"/>
              <w:rPr>
                <w:del w:id="846" w:author="Daniel Stewart" w:date="2022-03-16T15:20:00Z"/>
                <w:rFonts w:cs="Times New Roman"/>
                <w:noProof w:val="0"/>
                <w:sz w:val="18"/>
                <w:szCs w:val="18"/>
                <w:lang w:val="en-CA"/>
              </w:rPr>
            </w:pPr>
            <w:del w:id="847" w:author="Daniel Stewart" w:date="2022-03-16T15:20:00Z">
              <w:r w:rsidRPr="00E13EBB" w:rsidDel="00D314DF">
                <w:rPr>
                  <w:rFonts w:cs="Times New Roman"/>
                  <w:noProof w:val="0"/>
                  <w:sz w:val="18"/>
                  <w:szCs w:val="18"/>
                  <w:lang w:val="en-CA"/>
                </w:rPr>
                <w:delText>0.8</w:delText>
              </w:r>
            </w:del>
          </w:p>
        </w:tc>
      </w:tr>
      <w:tr w:rsidR="00AA30EC" w:rsidRPr="00E13EBB" w:rsidDel="00D314DF" w14:paraId="61D0961E" w14:textId="7B4996ED" w:rsidTr="00E13EBB">
        <w:trPr>
          <w:trHeight w:val="307"/>
          <w:del w:id="848" w:author="Daniel Stewart" w:date="2022-03-16T15:20:00Z"/>
        </w:trPr>
        <w:tc>
          <w:tcPr>
            <w:tcW w:w="3619" w:type="dxa"/>
          </w:tcPr>
          <w:p w14:paraId="45E260F1" w14:textId="184AF8BD" w:rsidR="00AA30EC" w:rsidRPr="00E13EBB" w:rsidDel="00D314DF" w:rsidRDefault="00DA1106" w:rsidP="00E13EBB">
            <w:pPr>
              <w:spacing w:line="240" w:lineRule="auto"/>
              <w:jc w:val="center"/>
              <w:rPr>
                <w:del w:id="849" w:author="Daniel Stewart" w:date="2022-03-16T15:20:00Z"/>
                <w:rFonts w:cs="Times New Roman"/>
                <w:noProof w:val="0"/>
                <w:sz w:val="18"/>
                <w:szCs w:val="18"/>
                <w:lang w:val="en-CA"/>
              </w:rPr>
            </w:pPr>
            <w:del w:id="850" w:author="Daniel Stewart" w:date="2022-03-16T15:20:00Z">
              <w:r w:rsidRPr="00E13EBB" w:rsidDel="00D314DF">
                <w:rPr>
                  <w:rFonts w:cs="Times New Roman"/>
                  <w:noProof w:val="0"/>
                  <w:sz w:val="18"/>
                  <w:szCs w:val="18"/>
                  <w:lang w:val="en-CA"/>
                </w:rPr>
                <w:delText>&gt;</w:delText>
              </w:r>
              <w:r w:rsidR="00AA30EC" w:rsidRPr="00E13EBB" w:rsidDel="00D314DF">
                <w:rPr>
                  <w:rFonts w:cs="Times New Roman"/>
                  <w:noProof w:val="0"/>
                  <w:sz w:val="18"/>
                  <w:szCs w:val="18"/>
                  <w:lang w:val="en-CA"/>
                </w:rPr>
                <w:delText>0.005 - 0.20</w:delText>
              </w:r>
              <w:r w:rsidR="003466BF" w:rsidRPr="00E13EBB" w:rsidDel="00D314DF">
                <w:rPr>
                  <w:rFonts w:cs="Times New Roman"/>
                  <w:noProof w:val="0"/>
                  <w:sz w:val="18"/>
                  <w:szCs w:val="18"/>
                  <w:lang w:val="en-CA"/>
                </w:rPr>
                <w:delText>0</w:delText>
              </w:r>
              <w:r w:rsidR="00AA30EC" w:rsidRPr="00E13EBB" w:rsidDel="00D314DF">
                <w:rPr>
                  <w:rFonts w:cs="Times New Roman"/>
                  <w:noProof w:val="0"/>
                  <w:sz w:val="18"/>
                  <w:szCs w:val="18"/>
                  <w:lang w:val="en-CA"/>
                </w:rPr>
                <w:delText>%</w:delText>
              </w:r>
            </w:del>
          </w:p>
        </w:tc>
        <w:tc>
          <w:tcPr>
            <w:tcW w:w="2193" w:type="dxa"/>
          </w:tcPr>
          <w:p w14:paraId="18ADE255" w14:textId="7CDE6806" w:rsidR="00AA30EC" w:rsidRPr="00E13EBB" w:rsidDel="00D314DF" w:rsidRDefault="003466BF" w:rsidP="00E13EBB">
            <w:pPr>
              <w:spacing w:line="240" w:lineRule="auto"/>
              <w:jc w:val="center"/>
              <w:rPr>
                <w:del w:id="851" w:author="Daniel Stewart" w:date="2022-03-16T15:20:00Z"/>
                <w:rFonts w:cs="Times New Roman"/>
                <w:noProof w:val="0"/>
                <w:sz w:val="18"/>
                <w:szCs w:val="18"/>
                <w:lang w:val="en-CA"/>
              </w:rPr>
            </w:pPr>
            <w:del w:id="852" w:author="Daniel Stewart" w:date="2022-03-16T15:20:00Z">
              <w:r w:rsidRPr="00E13EBB" w:rsidDel="00D314DF">
                <w:rPr>
                  <w:rFonts w:cs="Times New Roman"/>
                  <w:noProof w:val="0"/>
                  <w:sz w:val="18"/>
                  <w:szCs w:val="18"/>
                  <w:lang w:val="en-CA"/>
                </w:rPr>
                <w:delText>0.</w:delText>
              </w:r>
              <w:r w:rsidR="00AA30EC" w:rsidRPr="00E13EBB" w:rsidDel="00D314DF">
                <w:rPr>
                  <w:rFonts w:cs="Times New Roman"/>
                  <w:noProof w:val="0"/>
                  <w:sz w:val="18"/>
                  <w:szCs w:val="18"/>
                  <w:lang w:val="en-CA"/>
                </w:rPr>
                <w:delText>6</w:delText>
              </w:r>
            </w:del>
          </w:p>
        </w:tc>
      </w:tr>
      <w:tr w:rsidR="00AA30EC" w:rsidRPr="00E13EBB" w:rsidDel="00D314DF" w14:paraId="7E253735" w14:textId="685249E3" w:rsidTr="00E13EBB">
        <w:trPr>
          <w:trHeight w:val="299"/>
          <w:del w:id="853" w:author="Daniel Stewart" w:date="2022-03-16T15:20:00Z"/>
        </w:trPr>
        <w:tc>
          <w:tcPr>
            <w:tcW w:w="3619" w:type="dxa"/>
          </w:tcPr>
          <w:p w14:paraId="1A1BE26E" w14:textId="10C48F09" w:rsidR="00AA30EC" w:rsidRPr="00E13EBB" w:rsidDel="00D314DF" w:rsidRDefault="00AA30EC" w:rsidP="00E13EBB">
            <w:pPr>
              <w:spacing w:line="240" w:lineRule="auto"/>
              <w:jc w:val="center"/>
              <w:rPr>
                <w:del w:id="854" w:author="Daniel Stewart" w:date="2022-03-16T15:20:00Z"/>
                <w:rFonts w:cs="Times New Roman"/>
                <w:noProof w:val="0"/>
                <w:sz w:val="18"/>
                <w:szCs w:val="18"/>
                <w:lang w:val="en-CA"/>
              </w:rPr>
            </w:pPr>
            <w:del w:id="855" w:author="Daniel Stewart" w:date="2022-03-16T15:20:00Z">
              <w:r w:rsidRPr="00E13EBB" w:rsidDel="00D314DF">
                <w:rPr>
                  <w:rFonts w:cs="Times New Roman"/>
                  <w:noProof w:val="0"/>
                  <w:sz w:val="18"/>
                  <w:szCs w:val="18"/>
                  <w:lang w:val="en-CA"/>
                </w:rPr>
                <w:delText>0</w:delText>
              </w:r>
              <w:r w:rsidR="003466BF" w:rsidRPr="00E13EBB" w:rsidDel="00D314DF">
                <w:rPr>
                  <w:rFonts w:cs="Times New Roman"/>
                  <w:noProof w:val="0"/>
                  <w:sz w:val="18"/>
                  <w:szCs w:val="18"/>
                  <w:lang w:val="en-CA"/>
                </w:rPr>
                <w:delText>.000</w:delText>
              </w:r>
              <w:r w:rsidRPr="00E13EBB" w:rsidDel="00D314DF">
                <w:rPr>
                  <w:rFonts w:cs="Times New Roman"/>
                  <w:noProof w:val="0"/>
                  <w:sz w:val="18"/>
                  <w:szCs w:val="18"/>
                  <w:lang w:val="en-CA"/>
                </w:rPr>
                <w:delText xml:space="preserve"> – 0.005</w:delText>
              </w:r>
              <w:r w:rsidR="00082C71" w:rsidRPr="00E13EBB" w:rsidDel="00D314DF">
                <w:rPr>
                  <w:rFonts w:cs="Times New Roman"/>
                  <w:noProof w:val="0"/>
                  <w:sz w:val="18"/>
                  <w:szCs w:val="18"/>
                  <w:lang w:val="en-CA"/>
                </w:rPr>
                <w:delText>%</w:delText>
              </w:r>
            </w:del>
          </w:p>
        </w:tc>
        <w:tc>
          <w:tcPr>
            <w:tcW w:w="2193" w:type="dxa"/>
          </w:tcPr>
          <w:p w14:paraId="2451C6B5" w14:textId="7D7A597D" w:rsidR="00AA30EC" w:rsidDel="00D314DF" w:rsidRDefault="003466BF" w:rsidP="00E13EBB">
            <w:pPr>
              <w:spacing w:line="240" w:lineRule="auto"/>
              <w:jc w:val="center"/>
              <w:rPr>
                <w:del w:id="856" w:author="Daniel Stewart" w:date="2022-03-16T15:20:00Z"/>
                <w:rFonts w:cs="Times New Roman"/>
                <w:noProof w:val="0"/>
                <w:sz w:val="18"/>
                <w:szCs w:val="18"/>
                <w:lang w:val="en-CA"/>
              </w:rPr>
            </w:pPr>
            <w:del w:id="857" w:author="Daniel Stewart" w:date="2022-03-16T15:20:00Z">
              <w:r w:rsidRPr="00E13EBB" w:rsidDel="00D314DF">
                <w:rPr>
                  <w:rFonts w:cs="Times New Roman"/>
                  <w:noProof w:val="0"/>
                  <w:sz w:val="18"/>
                  <w:szCs w:val="18"/>
                  <w:lang w:val="en-CA"/>
                </w:rPr>
                <w:delText>0.4</w:delText>
              </w:r>
            </w:del>
          </w:p>
          <w:p w14:paraId="3ACA4E28" w14:textId="59C7FD6E" w:rsidR="00E13EBB" w:rsidRPr="00E13EBB" w:rsidDel="00D314DF" w:rsidRDefault="00E13EBB" w:rsidP="00E13EBB">
            <w:pPr>
              <w:spacing w:line="240" w:lineRule="auto"/>
              <w:jc w:val="center"/>
              <w:rPr>
                <w:del w:id="858" w:author="Daniel Stewart" w:date="2022-03-16T15:20:00Z"/>
                <w:rFonts w:cs="Times New Roman"/>
                <w:noProof w:val="0"/>
                <w:sz w:val="18"/>
                <w:szCs w:val="18"/>
                <w:lang w:val="en-CA"/>
              </w:rPr>
            </w:pPr>
          </w:p>
        </w:tc>
      </w:tr>
      <w:tr w:rsidR="002C39E1" w:rsidRPr="00E13EBB" w:rsidDel="00D314DF" w14:paraId="41C63981" w14:textId="67EDFB9D" w:rsidTr="00E13EBB">
        <w:trPr>
          <w:trHeight w:val="299"/>
          <w:del w:id="859" w:author="Daniel Stewart" w:date="2022-03-16T15:20:00Z"/>
        </w:trPr>
        <w:tc>
          <w:tcPr>
            <w:tcW w:w="3619" w:type="dxa"/>
          </w:tcPr>
          <w:p w14:paraId="17F1F6DD" w14:textId="37E97D01" w:rsidR="002C39E1" w:rsidRPr="00E13EBB" w:rsidDel="00D314DF" w:rsidRDefault="002C39E1" w:rsidP="00E13EBB">
            <w:pPr>
              <w:spacing w:line="240" w:lineRule="auto"/>
              <w:jc w:val="center"/>
              <w:rPr>
                <w:del w:id="860" w:author="Daniel Stewart" w:date="2022-03-16T15:20:00Z"/>
                <w:rFonts w:cs="Times New Roman"/>
                <w:noProof w:val="0"/>
                <w:sz w:val="18"/>
                <w:szCs w:val="18"/>
                <w:lang w:val="en-CA"/>
              </w:rPr>
            </w:pPr>
          </w:p>
        </w:tc>
        <w:tc>
          <w:tcPr>
            <w:tcW w:w="2193" w:type="dxa"/>
          </w:tcPr>
          <w:p w14:paraId="38983216" w14:textId="136D6CA7" w:rsidR="002C39E1" w:rsidRPr="00E13EBB" w:rsidDel="00D314DF" w:rsidRDefault="002C39E1" w:rsidP="00E13EBB">
            <w:pPr>
              <w:spacing w:line="240" w:lineRule="auto"/>
              <w:jc w:val="center"/>
              <w:rPr>
                <w:del w:id="861" w:author="Daniel Stewart" w:date="2022-03-16T15:20:00Z"/>
                <w:rFonts w:cs="Times New Roman"/>
                <w:noProof w:val="0"/>
                <w:sz w:val="18"/>
                <w:szCs w:val="18"/>
                <w:lang w:val="en-CA"/>
              </w:rPr>
            </w:pPr>
          </w:p>
        </w:tc>
      </w:tr>
    </w:tbl>
    <w:p w14:paraId="7E9E1BAB" w14:textId="47A1E07D" w:rsidR="0003152F" w:rsidDel="00B725F8" w:rsidRDefault="00A6311E" w:rsidP="007C3CD7">
      <w:pPr>
        <w:ind w:firstLine="284"/>
        <w:jc w:val="left"/>
        <w:rPr>
          <w:del w:id="862" w:author="Daniel Stewart" w:date="2022-03-16T15:13:00Z"/>
          <w:rFonts w:cs="Times New Roman"/>
          <w:noProof w:val="0"/>
          <w:lang w:val="en-CA"/>
        </w:rPr>
      </w:pPr>
      <w:del w:id="863" w:author="Daniel Stewart" w:date="2022-03-16T15:13:00Z">
        <w:r w:rsidRPr="00247A13" w:rsidDel="00B725F8">
          <w:rPr>
            <w:rFonts w:cs="Times New Roman"/>
            <w:noProof w:val="0"/>
            <w:lang w:val="en-CA"/>
          </w:rPr>
          <w:delText xml:space="preserve">Proximity and density-based probability values were </w:delText>
        </w:r>
        <w:r w:rsidR="0003152F" w:rsidRPr="00247A13" w:rsidDel="00B725F8">
          <w:rPr>
            <w:rFonts w:cs="Times New Roman"/>
            <w:noProof w:val="0"/>
            <w:lang w:val="en-CA"/>
          </w:rPr>
          <w:delText xml:space="preserve">then </w:delText>
        </w:r>
        <w:r w:rsidRPr="00247A13" w:rsidDel="00B725F8">
          <w:rPr>
            <w:rFonts w:cs="Times New Roman"/>
            <w:noProof w:val="0"/>
            <w:lang w:val="en-CA"/>
          </w:rPr>
          <w:delText xml:space="preserve">averaged to generate an overall propagule introduction probability. This value was then </w:delText>
        </w:r>
        <w:r w:rsidR="0000340B" w:rsidRPr="00247A13" w:rsidDel="00B725F8">
          <w:rPr>
            <w:rFonts w:cs="Times New Roman"/>
            <w:noProof w:val="0"/>
            <w:lang w:val="en-CA"/>
          </w:rPr>
          <w:delText>multiplied</w:delText>
        </w:r>
        <w:r w:rsidRPr="00247A13" w:rsidDel="00B725F8">
          <w:rPr>
            <w:rFonts w:cs="Times New Roman"/>
            <w:noProof w:val="0"/>
            <w:lang w:val="en-CA"/>
          </w:rPr>
          <w:delText xml:space="preserve"> with our habitat suitability </w:delText>
        </w:r>
        <w:r w:rsidR="00AA2D1A" w:rsidRPr="00247A13" w:rsidDel="00B725F8">
          <w:rPr>
            <w:rFonts w:cs="Times New Roman"/>
            <w:noProof w:val="0"/>
            <w:lang w:val="en-CA"/>
          </w:rPr>
          <w:delText xml:space="preserve">values </w:delText>
        </w:r>
        <w:r w:rsidRPr="00247A13" w:rsidDel="00B725F8">
          <w:rPr>
            <w:rFonts w:cs="Times New Roman"/>
            <w:noProof w:val="0"/>
            <w:lang w:val="en-CA"/>
          </w:rPr>
          <w:delText xml:space="preserve">to generate susceptibility </w:delText>
        </w:r>
        <w:r w:rsidR="00AA2D1A" w:rsidRPr="00247A13" w:rsidDel="00B725F8">
          <w:rPr>
            <w:rFonts w:cs="Times New Roman"/>
            <w:noProof w:val="0"/>
            <w:lang w:val="en-CA"/>
          </w:rPr>
          <w:delText>probabilities</w:delText>
        </w:r>
        <w:r w:rsidRPr="00247A13" w:rsidDel="00B725F8">
          <w:rPr>
            <w:rFonts w:cs="Times New Roman"/>
            <w:noProof w:val="0"/>
            <w:lang w:val="en-CA"/>
          </w:rPr>
          <w:delText xml:space="preserve"> for each raster cell</w:delText>
        </w:r>
        <w:r w:rsidR="00FC316F" w:rsidRPr="00247A13" w:rsidDel="00B725F8">
          <w:rPr>
            <w:rFonts w:cs="Times New Roman"/>
            <w:noProof w:val="0"/>
            <w:lang w:val="en-CA"/>
          </w:rPr>
          <w:delText xml:space="preserve"> in our modelled area</w:delText>
        </w:r>
        <w:r w:rsidRPr="00247A13" w:rsidDel="00B725F8">
          <w:rPr>
            <w:rFonts w:cs="Times New Roman"/>
            <w:noProof w:val="0"/>
            <w:lang w:val="en-CA"/>
          </w:rPr>
          <w:delText>:</w:delText>
        </w:r>
      </w:del>
    </w:p>
    <w:p w14:paraId="433AF8AE" w14:textId="23B84BDA" w:rsidR="002C39E1" w:rsidDel="00B725F8" w:rsidRDefault="002C39E1" w:rsidP="007C3CD7">
      <w:pPr>
        <w:ind w:firstLine="284"/>
        <w:jc w:val="left"/>
        <w:rPr>
          <w:del w:id="864" w:author="Daniel Stewart" w:date="2022-03-16T15:14:00Z"/>
          <w:rFonts w:cs="Times New Roman"/>
          <w:noProof w:val="0"/>
          <w:lang w:val="en-CA"/>
        </w:rPr>
      </w:pPr>
    </w:p>
    <w:p w14:paraId="47327703" w14:textId="578C4AAF" w:rsidR="002C39E1" w:rsidDel="00B725F8" w:rsidRDefault="002C39E1" w:rsidP="007C3CD7">
      <w:pPr>
        <w:ind w:firstLine="284"/>
        <w:jc w:val="left"/>
        <w:rPr>
          <w:del w:id="865" w:author="Daniel Stewart" w:date="2022-03-16T15:14:00Z"/>
          <w:rFonts w:cs="Times New Roman"/>
          <w:noProof w:val="0"/>
          <w:lang w:val="en-CA"/>
        </w:rPr>
      </w:pPr>
    </w:p>
    <w:p w14:paraId="69D76281" w14:textId="0027EFC7" w:rsidR="002C39E1" w:rsidRPr="00247A13" w:rsidDel="00B725F8" w:rsidRDefault="002C39E1" w:rsidP="007C3CD7">
      <w:pPr>
        <w:ind w:firstLine="284"/>
        <w:jc w:val="left"/>
        <w:rPr>
          <w:del w:id="866" w:author="Daniel Stewart" w:date="2022-03-16T15:14:00Z"/>
          <w:rFonts w:cs="Times New Roman"/>
          <w:noProof w:val="0"/>
          <w:lang w:val="en-CA"/>
        </w:rPr>
      </w:pPr>
    </w:p>
    <w:p w14:paraId="0E6C1628" w14:textId="39A1416B" w:rsidR="00E91B22" w:rsidRDefault="00E91B22" w:rsidP="00E13EBB">
      <w:pPr>
        <w:pStyle w:val="Heading1"/>
      </w:pPr>
      <w:r w:rsidRPr="00E13EBB">
        <w:t>Results</w:t>
      </w:r>
    </w:p>
    <w:p w14:paraId="4DFEE21B" w14:textId="5F695473" w:rsidR="00E13EBB" w:rsidRPr="00E13EBB" w:rsidDel="00FC7A43" w:rsidRDefault="00E13EBB" w:rsidP="00E13EBB">
      <w:pPr>
        <w:rPr>
          <w:del w:id="867" w:author="Daniel Stewart" w:date="2022-03-16T15:26:00Z"/>
          <w:lang w:val="en-CA"/>
        </w:rPr>
      </w:pPr>
    </w:p>
    <w:p w14:paraId="6D150A2E" w14:textId="69EEC886" w:rsidR="002E6C2A" w:rsidRPr="00E13EBB" w:rsidRDefault="00F87A02" w:rsidP="00E13EBB">
      <w:pPr>
        <w:pStyle w:val="Heading2"/>
      </w:pPr>
      <w:r w:rsidRPr="00E13EBB">
        <w:t>Spectral Analysis</w:t>
      </w:r>
    </w:p>
    <w:p w14:paraId="7B7033EB" w14:textId="66E10CF5" w:rsidR="00966BB3" w:rsidRPr="00247A13" w:rsidRDefault="00CB2DA5" w:rsidP="00966BB3">
      <w:pPr>
        <w:ind w:firstLine="284"/>
        <w:jc w:val="left"/>
        <w:rPr>
          <w:rFonts w:cs="Times New Roman"/>
          <w:noProof w:val="0"/>
          <w:lang w:val="en-CA"/>
        </w:rPr>
      </w:pPr>
      <w:r>
        <w:rPr>
          <w:rFonts w:cs="Times New Roman"/>
          <w:noProof w:val="0"/>
          <w:lang w:val="en-CA"/>
        </w:rPr>
        <w:t>O</w:t>
      </w:r>
      <w:r w:rsidR="00420D6B">
        <w:rPr>
          <w:rFonts w:cs="Times New Roman"/>
          <w:noProof w:val="0"/>
          <w:lang w:val="en-CA"/>
        </w:rPr>
        <w:t>ur c</w:t>
      </w:r>
      <w:r w:rsidR="00F524C4" w:rsidRPr="00247A13">
        <w:rPr>
          <w:rFonts w:cs="Times New Roman"/>
          <w:noProof w:val="0"/>
          <w:lang w:val="en-CA"/>
        </w:rPr>
        <w:t>onfusion matrix</w:t>
      </w:r>
      <w:r w:rsidR="00FF243E" w:rsidRPr="00247A13">
        <w:rPr>
          <w:rFonts w:cs="Times New Roman"/>
          <w:noProof w:val="0"/>
          <w:lang w:val="en-CA"/>
        </w:rPr>
        <w:t xml:space="preserve"> </w:t>
      </w:r>
      <w:r w:rsidR="00F524C4" w:rsidRPr="00247A13">
        <w:rPr>
          <w:rFonts w:cs="Times New Roman"/>
          <w:noProof w:val="0"/>
          <w:lang w:val="en-CA"/>
        </w:rPr>
        <w:t>indicate</w:t>
      </w:r>
      <w:r>
        <w:rPr>
          <w:rFonts w:cs="Times New Roman"/>
          <w:noProof w:val="0"/>
          <w:lang w:val="en-CA"/>
        </w:rPr>
        <w:t xml:space="preserve">s </w:t>
      </w:r>
      <w:r w:rsidR="001166C5">
        <w:rPr>
          <w:rFonts w:cs="Times New Roman"/>
          <w:noProof w:val="0"/>
          <w:lang w:val="en-CA"/>
        </w:rPr>
        <w:t>the</w:t>
      </w:r>
      <w:r w:rsidR="001166C5" w:rsidRPr="00247A13">
        <w:rPr>
          <w:rFonts w:cs="Times New Roman"/>
          <w:noProof w:val="0"/>
          <w:lang w:val="en-CA"/>
        </w:rPr>
        <w:t xml:space="preserve"> spectral analysis identified non-native cattail</w:t>
      </w:r>
      <w:r w:rsidR="004710D0">
        <w:rPr>
          <w:rFonts w:cs="Times New Roman"/>
          <w:noProof w:val="0"/>
          <w:lang w:val="en-CA"/>
        </w:rPr>
        <w:t>s</w:t>
      </w:r>
      <w:r w:rsidR="001166C5" w:rsidRPr="00247A13">
        <w:rPr>
          <w:rFonts w:cs="Times New Roman"/>
          <w:noProof w:val="0"/>
          <w:lang w:val="en-CA"/>
        </w:rPr>
        <w:t xml:space="preserve"> with a high level of accuracy throughout the FRE. </w:t>
      </w:r>
      <w:r w:rsidR="001166C5">
        <w:rPr>
          <w:rFonts w:cs="Times New Roman"/>
          <w:noProof w:val="0"/>
          <w:lang w:val="en-CA"/>
        </w:rPr>
        <w:t>B</w:t>
      </w:r>
      <w:r w:rsidR="00F524C4" w:rsidRPr="00247A13">
        <w:rPr>
          <w:rFonts w:cs="Times New Roman"/>
          <w:noProof w:val="0"/>
          <w:lang w:val="en-CA"/>
        </w:rPr>
        <w:t>oth</w:t>
      </w:r>
      <w:r w:rsidR="003A3ECA" w:rsidRPr="00247A13">
        <w:rPr>
          <w:rFonts w:cs="Times New Roman"/>
          <w:noProof w:val="0"/>
          <w:lang w:val="en-CA"/>
        </w:rPr>
        <w:t xml:space="preserve"> classified datasets were similar in </w:t>
      </w:r>
      <w:r w:rsidR="00EE588F">
        <w:rPr>
          <w:rFonts w:cs="Times New Roman"/>
          <w:noProof w:val="0"/>
          <w:lang w:val="en-CA"/>
        </w:rPr>
        <w:t>performance</w:t>
      </w:r>
      <w:r w:rsidR="003A3ECA" w:rsidRPr="00247A13">
        <w:rPr>
          <w:rFonts w:cs="Times New Roman"/>
          <w:noProof w:val="0"/>
          <w:lang w:val="en-CA"/>
        </w:rPr>
        <w:t xml:space="preserve">, with an overall accuracy of 85.5% in the </w:t>
      </w:r>
      <w:r w:rsidR="00F83A69" w:rsidRPr="00247A13">
        <w:rPr>
          <w:rFonts w:cs="Times New Roman"/>
          <w:noProof w:val="0"/>
          <w:lang w:val="en-CA"/>
        </w:rPr>
        <w:t>lower</w:t>
      </w:r>
      <w:r w:rsidR="001514DF" w:rsidRPr="00247A13">
        <w:rPr>
          <w:rFonts w:cs="Times New Roman"/>
          <w:noProof w:val="0"/>
          <w:lang w:val="en-CA"/>
        </w:rPr>
        <w:t xml:space="preserve"> </w:t>
      </w:r>
      <w:r w:rsidR="003A3ECA" w:rsidRPr="00247A13">
        <w:rPr>
          <w:rFonts w:cs="Times New Roman"/>
          <w:noProof w:val="0"/>
          <w:lang w:val="en-CA"/>
        </w:rPr>
        <w:t xml:space="preserve">and 86.0% in the </w:t>
      </w:r>
      <w:r w:rsidR="001514DF" w:rsidRPr="00247A13">
        <w:rPr>
          <w:rFonts w:cs="Times New Roman"/>
          <w:noProof w:val="0"/>
          <w:lang w:val="en-CA"/>
        </w:rPr>
        <w:t>u</w:t>
      </w:r>
      <w:r w:rsidR="003A3ECA" w:rsidRPr="00247A13">
        <w:rPr>
          <w:rFonts w:cs="Times New Roman"/>
          <w:noProof w:val="0"/>
          <w:lang w:val="en-CA"/>
        </w:rPr>
        <w:t xml:space="preserve">pper </w:t>
      </w:r>
      <w:r w:rsidR="00867FF3" w:rsidRPr="00247A13">
        <w:rPr>
          <w:rFonts w:cs="Times New Roman"/>
          <w:noProof w:val="0"/>
          <w:lang w:val="en-CA"/>
        </w:rPr>
        <w:t>e</w:t>
      </w:r>
      <w:r w:rsidR="003A3ECA" w:rsidRPr="00247A13">
        <w:rPr>
          <w:rFonts w:cs="Times New Roman"/>
          <w:noProof w:val="0"/>
          <w:lang w:val="en-CA"/>
        </w:rPr>
        <w:t>stuary</w:t>
      </w:r>
      <w:r w:rsidR="0051555B" w:rsidRPr="00247A13">
        <w:rPr>
          <w:rFonts w:cs="Times New Roman"/>
          <w:noProof w:val="0"/>
          <w:lang w:val="en-CA"/>
        </w:rPr>
        <w:t xml:space="preserve"> (Table </w:t>
      </w:r>
      <w:r w:rsidR="007E6584" w:rsidRPr="00247A13">
        <w:rPr>
          <w:rFonts w:cs="Times New Roman"/>
          <w:noProof w:val="0"/>
          <w:lang w:val="en-CA"/>
        </w:rPr>
        <w:t>4</w:t>
      </w:r>
      <w:r w:rsidR="0051555B" w:rsidRPr="00247A13">
        <w:rPr>
          <w:rFonts w:cs="Times New Roman"/>
          <w:noProof w:val="0"/>
          <w:lang w:val="en-CA"/>
        </w:rPr>
        <w:t>)</w:t>
      </w:r>
      <w:r w:rsidR="003A3ECA" w:rsidRPr="00247A13">
        <w:rPr>
          <w:rFonts w:cs="Times New Roman"/>
          <w:noProof w:val="0"/>
          <w:lang w:val="en-CA"/>
        </w:rPr>
        <w:t>.</w:t>
      </w:r>
      <w:r w:rsidR="0051555B" w:rsidRPr="00247A13">
        <w:rPr>
          <w:rFonts w:cs="Times New Roman"/>
          <w:noProof w:val="0"/>
          <w:lang w:val="en-CA"/>
        </w:rPr>
        <w:t xml:space="preserve"> </w:t>
      </w:r>
      <w:r w:rsidR="003300CD" w:rsidRPr="00247A13">
        <w:rPr>
          <w:rFonts w:cs="Times New Roman"/>
          <w:noProof w:val="0"/>
          <w:lang w:val="en-CA"/>
        </w:rPr>
        <w:t>C</w:t>
      </w:r>
      <w:r w:rsidR="0051555B" w:rsidRPr="00247A13">
        <w:rPr>
          <w:rFonts w:cs="Times New Roman"/>
          <w:noProof w:val="0"/>
          <w:lang w:val="en-CA"/>
        </w:rPr>
        <w:t>ommission (overestimate) error was higher in the upper estuary (21</w:t>
      </w:r>
      <w:r w:rsidR="00FE2378" w:rsidRPr="00247A13">
        <w:rPr>
          <w:rFonts w:cs="Times New Roman"/>
          <w:noProof w:val="0"/>
          <w:lang w:val="en-CA"/>
        </w:rPr>
        <w:t>.0</w:t>
      </w:r>
      <w:r w:rsidR="0051555B" w:rsidRPr="00247A13">
        <w:rPr>
          <w:rFonts w:cs="Times New Roman"/>
          <w:noProof w:val="0"/>
          <w:lang w:val="en-CA"/>
        </w:rPr>
        <w:t xml:space="preserve">%) than the </w:t>
      </w:r>
      <w:r w:rsidR="00F83A69" w:rsidRPr="00247A13">
        <w:rPr>
          <w:rFonts w:cs="Times New Roman"/>
          <w:noProof w:val="0"/>
          <w:lang w:val="en-CA"/>
        </w:rPr>
        <w:t>lower</w:t>
      </w:r>
      <w:r w:rsidR="001514DF" w:rsidRPr="00247A13">
        <w:rPr>
          <w:rFonts w:cs="Times New Roman"/>
          <w:noProof w:val="0"/>
          <w:lang w:val="en-CA"/>
        </w:rPr>
        <w:t xml:space="preserve"> </w:t>
      </w:r>
      <w:r w:rsidR="0051555B" w:rsidRPr="00247A13">
        <w:rPr>
          <w:rFonts w:cs="Times New Roman"/>
          <w:noProof w:val="0"/>
          <w:lang w:val="en-CA"/>
        </w:rPr>
        <w:t>estuary (11</w:t>
      </w:r>
      <w:r w:rsidR="00FE2378" w:rsidRPr="00247A13">
        <w:rPr>
          <w:rFonts w:cs="Times New Roman"/>
          <w:noProof w:val="0"/>
          <w:lang w:val="en-CA"/>
        </w:rPr>
        <w:t>.0</w:t>
      </w:r>
      <w:r w:rsidR="0051555B" w:rsidRPr="00247A13">
        <w:rPr>
          <w:rFonts w:cs="Times New Roman"/>
          <w:noProof w:val="0"/>
          <w:lang w:val="en-CA"/>
        </w:rPr>
        <w:t xml:space="preserve">%), </w:t>
      </w:r>
      <w:r w:rsidR="00FE2378" w:rsidRPr="00247A13">
        <w:rPr>
          <w:rFonts w:cs="Times New Roman"/>
          <w:noProof w:val="0"/>
          <w:lang w:val="en-CA"/>
        </w:rPr>
        <w:t xml:space="preserve">while </w:t>
      </w:r>
      <w:r w:rsidR="0051555B" w:rsidRPr="00247A13">
        <w:rPr>
          <w:rFonts w:cs="Times New Roman"/>
          <w:noProof w:val="0"/>
          <w:lang w:val="en-CA"/>
        </w:rPr>
        <w:t xml:space="preserve">omission (underestimate) error </w:t>
      </w:r>
      <w:r w:rsidR="00FE2378" w:rsidRPr="00247A13">
        <w:rPr>
          <w:rFonts w:cs="Times New Roman"/>
          <w:noProof w:val="0"/>
          <w:lang w:val="en-CA"/>
        </w:rPr>
        <w:t>was higher in the lower estuary (</w:t>
      </w:r>
      <w:r w:rsidR="0051555B" w:rsidRPr="00247A13">
        <w:rPr>
          <w:rFonts w:cs="Times New Roman"/>
          <w:noProof w:val="0"/>
          <w:lang w:val="en-CA"/>
        </w:rPr>
        <w:t>1</w:t>
      </w:r>
      <w:r w:rsidR="00FE2378" w:rsidRPr="00247A13">
        <w:rPr>
          <w:rFonts w:cs="Times New Roman"/>
          <w:noProof w:val="0"/>
          <w:lang w:val="en-CA"/>
        </w:rPr>
        <w:t>6.8%) than upper (8.1%)</w:t>
      </w:r>
      <w:r w:rsidR="0051555B" w:rsidRPr="00247A13">
        <w:rPr>
          <w:rFonts w:cs="Times New Roman"/>
          <w:noProof w:val="0"/>
          <w:lang w:val="en-CA"/>
        </w:rPr>
        <w:t>.</w:t>
      </w:r>
      <w:r w:rsidR="003300CD" w:rsidRPr="00247A13">
        <w:rPr>
          <w:rFonts w:cs="Times New Roman"/>
          <w:noProof w:val="0"/>
          <w:lang w:val="en-CA"/>
        </w:rPr>
        <w:t xml:space="preserve"> Kappa </w:t>
      </w:r>
      <w:r w:rsidR="00CD7919" w:rsidRPr="00247A13">
        <w:rPr>
          <w:rFonts w:cs="Times New Roman"/>
          <w:noProof w:val="0"/>
          <w:lang w:val="en-CA"/>
        </w:rPr>
        <w:t>Coefficients</w:t>
      </w:r>
      <w:r w:rsidR="003300CD" w:rsidRPr="00247A13">
        <w:rPr>
          <w:rFonts w:cs="Times New Roman"/>
          <w:noProof w:val="0"/>
          <w:lang w:val="en-CA"/>
        </w:rPr>
        <w:t xml:space="preserve"> </w:t>
      </w:r>
      <w:del w:id="868" w:author="Daniel Stewart" w:date="2022-03-16T15:28:00Z">
        <w:r w:rsidR="003300CD" w:rsidRPr="00247A13" w:rsidDel="00804D0F">
          <w:rPr>
            <w:rFonts w:cs="Times New Roman"/>
            <w:noProof w:val="0"/>
            <w:lang w:val="en-CA"/>
          </w:rPr>
          <w:delText>(</w:delText>
        </w:r>
        <w:r w:rsidR="003300CD" w:rsidRPr="00247A13" w:rsidDel="00804D0F">
          <w:rPr>
            <w:rFonts w:cs="Times New Roman"/>
            <w:i/>
            <w:noProof w:val="0"/>
            <w:lang w:val="en-CA"/>
          </w:rPr>
          <w:delText>k</w:delText>
        </w:r>
        <w:r w:rsidR="003300CD" w:rsidRPr="00247A13" w:rsidDel="00804D0F">
          <w:rPr>
            <w:rFonts w:cs="Times New Roman"/>
            <w:noProof w:val="0"/>
            <w:lang w:val="en-CA"/>
          </w:rPr>
          <w:delText xml:space="preserve">) </w:delText>
        </w:r>
      </w:del>
      <w:r w:rsidR="0051555B" w:rsidRPr="00247A13">
        <w:rPr>
          <w:rFonts w:cs="Times New Roman"/>
          <w:noProof w:val="0"/>
          <w:lang w:val="en-CA"/>
        </w:rPr>
        <w:t xml:space="preserve">were </w:t>
      </w:r>
      <w:r w:rsidR="00C2273C" w:rsidRPr="00247A13">
        <w:rPr>
          <w:rFonts w:cs="Times New Roman"/>
          <w:noProof w:val="0"/>
          <w:lang w:val="en-CA"/>
        </w:rPr>
        <w:t>near-identical</w:t>
      </w:r>
      <w:r w:rsidR="003300CD" w:rsidRPr="00247A13">
        <w:rPr>
          <w:rFonts w:cs="Times New Roman"/>
          <w:noProof w:val="0"/>
          <w:lang w:val="en-CA"/>
        </w:rPr>
        <w:t xml:space="preserve"> between datasets, </w:t>
      </w:r>
      <w:r w:rsidR="00503D68" w:rsidRPr="00247A13">
        <w:rPr>
          <w:rFonts w:cs="Times New Roman"/>
          <w:noProof w:val="0"/>
          <w:lang w:val="en-CA"/>
        </w:rPr>
        <w:t>with</w:t>
      </w:r>
      <w:r w:rsidR="00C2273C" w:rsidRPr="00247A13">
        <w:rPr>
          <w:rFonts w:cs="Times New Roman"/>
          <w:noProof w:val="0"/>
          <w:lang w:val="en-CA"/>
        </w:rPr>
        <w:t xml:space="preserve"> values indicat</w:t>
      </w:r>
      <w:r w:rsidR="00503D68" w:rsidRPr="00247A13">
        <w:rPr>
          <w:rFonts w:cs="Times New Roman"/>
          <w:noProof w:val="0"/>
          <w:lang w:val="en-CA"/>
        </w:rPr>
        <w:t>ing</w:t>
      </w:r>
      <w:r w:rsidR="00C2273C" w:rsidRPr="00247A13">
        <w:rPr>
          <w:rFonts w:cs="Times New Roman"/>
          <w:noProof w:val="0"/>
          <w:lang w:val="en-CA"/>
        </w:rPr>
        <w:t xml:space="preserve"> strong similarity between classified data and ground-verified data when accounting for expected accuracy</w:t>
      </w:r>
      <w:r w:rsidR="003B34BA" w:rsidRPr="00247A13">
        <w:rPr>
          <w:rFonts w:cs="Times New Roman"/>
          <w:noProof w:val="0"/>
          <w:lang w:val="en-CA"/>
        </w:rPr>
        <w:t xml:space="preserve"> </w:t>
      </w:r>
      <w:r w:rsidR="007E2489">
        <w:rPr>
          <w:rFonts w:cs="Times New Roman"/>
        </w:rPr>
        <w:fldChar w:fldCharType="begin"/>
      </w:r>
      <w:r w:rsidR="00BE772F">
        <w:rPr>
          <w:rFonts w:cs="Times New Roman"/>
        </w:rPr>
        <w:instrText xml:space="preserve"> ADDIN ZOTERO_ITEM CSL_CITATION {"citationID":"P6hvE1vs","properties":{"formattedCitation":"(Landis &amp; Koch 1977)","plainCitation":"(Landis &amp; Koch 1977)","noteIndex":0},"citationItems":[{"id":"4LsnhJz1/nOoL7m1e","uris":["http://zotero.org/users/6112721/items/VCEJ2W5E"],"itemData":{"id":493,"type":"article-journal","abstract":"This paper presents a general statistical methodology for the analysis of multivariate categorical data arising from observer reliability studies. The procedure essentially involves the construction of functions of the observed proportions which are directed at the extent to which the observers agree among themselves and the construction of test statistics for hypotheses involving these functions. Tests for interobserver bias are presented in terms of first-order marginal homogeneity and measures of interobserver agreement are developed as generalized kappa-type statistics. These procedures are illustrated with a clinical diagnosis example from the epidemiological literature.","container-title":"Biometrics","DOI":"10.2307/2529310","ISSN":"0006341X","issue":"1","journalAbbreviation":"Biometrics","language":"en","page":"159","source":"DOI.org (Crossref)","title":"The Measurement of Observer Agreement for Categorical Data","volume":"33","author":[{"family":"Landis","given":"J. Richard"},{"family":"Koch","given":"Gary G."}],"issued":{"date-parts":[["1977",3]]}}}],"schema":"https://github.com/citation-style-language/schema/raw/master/csl-citation.json"} </w:instrText>
      </w:r>
      <w:r w:rsidR="007E2489">
        <w:rPr>
          <w:rFonts w:cs="Times New Roman"/>
        </w:rPr>
        <w:fldChar w:fldCharType="separate"/>
      </w:r>
      <w:r w:rsidR="007E2489">
        <w:rPr>
          <w:rFonts w:cs="Times New Roman"/>
        </w:rPr>
        <w:t>(Landis &amp; Koch 1977)</w:t>
      </w:r>
      <w:r w:rsidR="007E2489">
        <w:rPr>
          <w:rFonts w:cs="Times New Roman"/>
        </w:rPr>
        <w:fldChar w:fldCharType="end"/>
      </w:r>
      <w:r w:rsidR="00C2273C" w:rsidRPr="00247A13">
        <w:rPr>
          <w:rFonts w:cs="Times New Roman"/>
          <w:noProof w:val="0"/>
          <w:lang w:val="en-CA"/>
        </w:rPr>
        <w:t xml:space="preserve">. </w:t>
      </w:r>
    </w:p>
    <w:p w14:paraId="15D2A946" w14:textId="3490C492" w:rsidR="00EE3315" w:rsidRPr="00214C84" w:rsidRDefault="00EE3315" w:rsidP="007C3CD7">
      <w:pPr>
        <w:pStyle w:val="Caption"/>
        <w:keepNext/>
        <w:ind w:firstLine="993"/>
        <w:jc w:val="left"/>
        <w:rPr>
          <w:rFonts w:ascii="Times New Roman" w:hAnsi="Times New Roman" w:cs="Times New Roman"/>
          <w:i w:val="0"/>
        </w:rPr>
      </w:pPr>
      <w:r w:rsidRPr="00E13EBB">
        <w:rPr>
          <w:rFonts w:ascii="Times New Roman" w:hAnsi="Times New Roman" w:cs="Times New Roman"/>
          <w:b/>
          <w:i w:val="0"/>
        </w:rPr>
        <w:t xml:space="preserve">Table </w:t>
      </w:r>
      <w:r w:rsidR="0070228B" w:rsidRPr="00E13EBB">
        <w:rPr>
          <w:rFonts w:ascii="Times New Roman" w:hAnsi="Times New Roman" w:cs="Times New Roman"/>
          <w:b/>
          <w:i w:val="0"/>
        </w:rPr>
        <w:fldChar w:fldCharType="begin"/>
      </w:r>
      <w:r w:rsidR="0070228B" w:rsidRPr="00E13EBB">
        <w:rPr>
          <w:rFonts w:ascii="Times New Roman" w:hAnsi="Times New Roman" w:cs="Times New Roman"/>
          <w:b/>
          <w:i w:val="0"/>
        </w:rPr>
        <w:instrText xml:space="preserve"> SEQ Table \* ARABIC </w:instrText>
      </w:r>
      <w:r w:rsidR="0070228B" w:rsidRPr="00E13EBB">
        <w:rPr>
          <w:rFonts w:ascii="Times New Roman" w:hAnsi="Times New Roman" w:cs="Times New Roman"/>
          <w:b/>
          <w:i w:val="0"/>
        </w:rPr>
        <w:fldChar w:fldCharType="separate"/>
      </w:r>
      <w:r w:rsidR="008E191C" w:rsidRPr="00E13EBB">
        <w:rPr>
          <w:rFonts w:ascii="Times New Roman" w:hAnsi="Times New Roman" w:cs="Times New Roman"/>
          <w:b/>
          <w:i w:val="0"/>
          <w:noProof/>
        </w:rPr>
        <w:t>4</w:t>
      </w:r>
      <w:r w:rsidR="0070228B" w:rsidRPr="00E13EBB">
        <w:rPr>
          <w:rFonts w:ascii="Times New Roman" w:hAnsi="Times New Roman" w:cs="Times New Roman"/>
          <w:b/>
          <w:i w:val="0"/>
          <w:noProof/>
        </w:rPr>
        <w:fldChar w:fldCharType="end"/>
      </w:r>
      <w:r w:rsidRPr="00214C84">
        <w:rPr>
          <w:rFonts w:ascii="Times New Roman" w:hAnsi="Times New Roman" w:cs="Times New Roman"/>
          <w:i w:val="0"/>
        </w:rPr>
        <w:t xml:space="preserve"> Confusion matrix for lower and upper estuary</w:t>
      </w:r>
      <w:r w:rsidR="00E220CB" w:rsidRPr="00214C84">
        <w:rPr>
          <w:rFonts w:ascii="Times New Roman" w:hAnsi="Times New Roman" w:cs="Times New Roman"/>
          <w:i w:val="0"/>
        </w:rPr>
        <w:t xml:space="preserve"> image classifications</w:t>
      </w:r>
      <w:r w:rsidRPr="00214C84">
        <w:rPr>
          <w:rFonts w:ascii="Times New Roman" w:hAnsi="Times New Roman" w:cs="Times New Roman"/>
          <w:i w:val="0"/>
        </w:rPr>
        <w:t>.</w:t>
      </w:r>
    </w:p>
    <w:tbl>
      <w:tblPr>
        <w:tblStyle w:val="TableGrid"/>
        <w:tblW w:w="0" w:type="auto"/>
        <w:jc w:val="center"/>
        <w:tblLook w:val="04A0" w:firstRow="1" w:lastRow="0" w:firstColumn="1" w:lastColumn="0" w:noHBand="0" w:noVBand="1"/>
      </w:tblPr>
      <w:tblGrid>
        <w:gridCol w:w="448"/>
        <w:gridCol w:w="1820"/>
        <w:gridCol w:w="1134"/>
        <w:gridCol w:w="1292"/>
        <w:gridCol w:w="1203"/>
        <w:gridCol w:w="1204"/>
        <w:gridCol w:w="554"/>
      </w:tblGrid>
      <w:tr w:rsidR="00E52ACF" w:rsidRPr="00247A13" w14:paraId="7C79BD4B" w14:textId="77777777" w:rsidTr="003879CC">
        <w:trPr>
          <w:trHeight w:val="284"/>
          <w:jc w:val="center"/>
        </w:trPr>
        <w:tc>
          <w:tcPr>
            <w:tcW w:w="448" w:type="dxa"/>
            <w:tcBorders>
              <w:top w:val="nil"/>
              <w:left w:val="nil"/>
              <w:bottom w:val="nil"/>
              <w:right w:val="nil"/>
            </w:tcBorders>
            <w:shd w:val="clear" w:color="auto" w:fill="FFFFFF" w:themeFill="background1"/>
          </w:tcPr>
          <w:p w14:paraId="61111853" w14:textId="77777777" w:rsidR="00E52ACF" w:rsidRPr="00247A13" w:rsidRDefault="00E52ACF" w:rsidP="007C3CD7">
            <w:pPr>
              <w:spacing w:line="240" w:lineRule="auto"/>
              <w:jc w:val="left"/>
              <w:rPr>
                <w:rFonts w:cs="Times New Roman"/>
                <w:noProof w:val="0"/>
                <w:sz w:val="18"/>
                <w:szCs w:val="18"/>
                <w:lang w:val="en-CA"/>
              </w:rPr>
            </w:pPr>
          </w:p>
        </w:tc>
        <w:tc>
          <w:tcPr>
            <w:tcW w:w="1820" w:type="dxa"/>
            <w:tcBorders>
              <w:top w:val="nil"/>
              <w:left w:val="nil"/>
              <w:bottom w:val="nil"/>
              <w:right w:val="nil"/>
            </w:tcBorders>
            <w:shd w:val="clear" w:color="auto" w:fill="FFFFFF" w:themeFill="background1"/>
          </w:tcPr>
          <w:p w14:paraId="368B4321" w14:textId="1391F282" w:rsidR="00E52ACF" w:rsidRPr="00247A13" w:rsidRDefault="00E52ACF" w:rsidP="00E13EBB">
            <w:pPr>
              <w:spacing w:line="240" w:lineRule="auto"/>
              <w:jc w:val="center"/>
              <w:rPr>
                <w:rFonts w:cs="Times New Roman"/>
                <w:noProof w:val="0"/>
                <w:sz w:val="18"/>
                <w:szCs w:val="18"/>
                <w:lang w:val="en-CA"/>
              </w:rPr>
            </w:pPr>
          </w:p>
        </w:tc>
        <w:tc>
          <w:tcPr>
            <w:tcW w:w="2426" w:type="dxa"/>
            <w:gridSpan w:val="2"/>
            <w:tcBorders>
              <w:top w:val="nil"/>
              <w:left w:val="nil"/>
              <w:bottom w:val="single" w:sz="4" w:space="0" w:color="auto"/>
              <w:right w:val="nil"/>
            </w:tcBorders>
            <w:shd w:val="clear" w:color="auto" w:fill="FFFFFF" w:themeFill="background1"/>
          </w:tcPr>
          <w:p w14:paraId="35185640" w14:textId="0F056429" w:rsidR="00E52ACF" w:rsidRPr="00247A13" w:rsidRDefault="00E52ACF" w:rsidP="00E13EBB">
            <w:pPr>
              <w:spacing w:line="240" w:lineRule="auto"/>
              <w:jc w:val="center"/>
              <w:rPr>
                <w:rFonts w:cs="Times New Roman"/>
                <w:b/>
                <w:noProof w:val="0"/>
                <w:sz w:val="18"/>
                <w:szCs w:val="18"/>
                <w:lang w:val="en-CA"/>
              </w:rPr>
            </w:pPr>
            <w:r w:rsidRPr="00247A13">
              <w:rPr>
                <w:rFonts w:cs="Times New Roman"/>
                <w:b/>
                <w:noProof w:val="0"/>
                <w:sz w:val="18"/>
                <w:szCs w:val="18"/>
                <w:lang w:val="en-CA"/>
              </w:rPr>
              <w:t>Ground-Verified Data</w:t>
            </w:r>
          </w:p>
        </w:tc>
        <w:tc>
          <w:tcPr>
            <w:tcW w:w="1203" w:type="dxa"/>
            <w:tcBorders>
              <w:top w:val="nil"/>
              <w:left w:val="nil"/>
              <w:bottom w:val="nil"/>
              <w:right w:val="nil"/>
            </w:tcBorders>
            <w:shd w:val="clear" w:color="auto" w:fill="FFFFFF" w:themeFill="background1"/>
          </w:tcPr>
          <w:p w14:paraId="01B1A008" w14:textId="77777777" w:rsidR="00E52ACF" w:rsidRPr="00247A13" w:rsidRDefault="00E52ACF" w:rsidP="007C3CD7">
            <w:pPr>
              <w:spacing w:line="240" w:lineRule="auto"/>
              <w:jc w:val="left"/>
              <w:rPr>
                <w:rFonts w:cs="Times New Roman"/>
                <w:b/>
                <w:noProof w:val="0"/>
                <w:sz w:val="18"/>
                <w:szCs w:val="18"/>
                <w:lang w:val="en-CA"/>
              </w:rPr>
            </w:pPr>
          </w:p>
        </w:tc>
        <w:tc>
          <w:tcPr>
            <w:tcW w:w="1204" w:type="dxa"/>
            <w:tcBorders>
              <w:top w:val="nil"/>
              <w:left w:val="nil"/>
              <w:bottom w:val="nil"/>
              <w:right w:val="nil"/>
            </w:tcBorders>
            <w:shd w:val="clear" w:color="auto" w:fill="FFFFFF" w:themeFill="background1"/>
          </w:tcPr>
          <w:p w14:paraId="16551106" w14:textId="77777777" w:rsidR="00E52ACF" w:rsidRPr="00247A13" w:rsidRDefault="00E52ACF" w:rsidP="007C3CD7">
            <w:pPr>
              <w:spacing w:line="240" w:lineRule="auto"/>
              <w:jc w:val="left"/>
              <w:rPr>
                <w:rFonts w:cs="Times New Roman"/>
                <w:b/>
                <w:noProof w:val="0"/>
                <w:sz w:val="18"/>
                <w:szCs w:val="18"/>
                <w:lang w:val="en-CA"/>
              </w:rPr>
            </w:pPr>
          </w:p>
        </w:tc>
        <w:tc>
          <w:tcPr>
            <w:tcW w:w="554" w:type="dxa"/>
            <w:tcBorders>
              <w:top w:val="nil"/>
              <w:left w:val="nil"/>
              <w:bottom w:val="nil"/>
              <w:right w:val="nil"/>
            </w:tcBorders>
            <w:shd w:val="clear" w:color="auto" w:fill="FFFFFF" w:themeFill="background1"/>
          </w:tcPr>
          <w:p w14:paraId="587ADCE9" w14:textId="77777777" w:rsidR="00E52ACF" w:rsidRPr="00247A13" w:rsidRDefault="00E52ACF" w:rsidP="007C3CD7">
            <w:pPr>
              <w:spacing w:line="240" w:lineRule="auto"/>
              <w:jc w:val="left"/>
              <w:rPr>
                <w:rFonts w:cs="Times New Roman"/>
                <w:noProof w:val="0"/>
                <w:sz w:val="18"/>
                <w:szCs w:val="18"/>
                <w:lang w:val="en-CA"/>
              </w:rPr>
            </w:pPr>
          </w:p>
        </w:tc>
      </w:tr>
      <w:tr w:rsidR="00E52ACF" w:rsidRPr="00247A13" w14:paraId="4EB63FB5" w14:textId="376BA65E" w:rsidTr="003879CC">
        <w:trPr>
          <w:trHeight w:val="284"/>
          <w:jc w:val="center"/>
        </w:trPr>
        <w:tc>
          <w:tcPr>
            <w:tcW w:w="448" w:type="dxa"/>
            <w:tcBorders>
              <w:top w:val="nil"/>
              <w:left w:val="nil"/>
              <w:bottom w:val="nil"/>
              <w:right w:val="nil"/>
            </w:tcBorders>
            <w:shd w:val="clear" w:color="auto" w:fill="FFFFFF" w:themeFill="background1"/>
          </w:tcPr>
          <w:p w14:paraId="7669C4BF" w14:textId="77777777" w:rsidR="00E52ACF" w:rsidRPr="00247A13" w:rsidRDefault="00E52ACF" w:rsidP="007C3CD7">
            <w:pPr>
              <w:spacing w:line="240" w:lineRule="auto"/>
              <w:jc w:val="left"/>
              <w:rPr>
                <w:rFonts w:cs="Times New Roman"/>
                <w:b/>
                <w:noProof w:val="0"/>
                <w:sz w:val="18"/>
                <w:szCs w:val="18"/>
                <w:lang w:val="en-CA"/>
              </w:rPr>
            </w:pPr>
          </w:p>
        </w:tc>
        <w:tc>
          <w:tcPr>
            <w:tcW w:w="1820" w:type="dxa"/>
            <w:tcBorders>
              <w:top w:val="nil"/>
              <w:left w:val="nil"/>
              <w:bottom w:val="single" w:sz="4" w:space="0" w:color="auto"/>
              <w:right w:val="nil"/>
            </w:tcBorders>
            <w:shd w:val="clear" w:color="auto" w:fill="FFFFFF" w:themeFill="background1"/>
          </w:tcPr>
          <w:p w14:paraId="7D942ADA" w14:textId="0F7D7A6B" w:rsidR="00E52ACF" w:rsidRPr="00247A13" w:rsidRDefault="00E52ACF" w:rsidP="007C3CD7">
            <w:pPr>
              <w:spacing w:line="240" w:lineRule="auto"/>
              <w:jc w:val="left"/>
              <w:rPr>
                <w:rFonts w:cs="Times New Roman"/>
                <w:b/>
                <w:noProof w:val="0"/>
                <w:sz w:val="18"/>
                <w:szCs w:val="18"/>
                <w:lang w:val="en-CA"/>
              </w:rPr>
            </w:pPr>
          </w:p>
        </w:tc>
        <w:tc>
          <w:tcPr>
            <w:tcW w:w="1134" w:type="dxa"/>
            <w:tcBorders>
              <w:top w:val="single" w:sz="4" w:space="0" w:color="auto"/>
              <w:left w:val="nil"/>
              <w:bottom w:val="single" w:sz="4" w:space="0" w:color="auto"/>
              <w:right w:val="nil"/>
            </w:tcBorders>
            <w:shd w:val="clear" w:color="auto" w:fill="FFFFFF" w:themeFill="background1"/>
          </w:tcPr>
          <w:p w14:paraId="383CD86B" w14:textId="0298D7EA" w:rsidR="00E52ACF" w:rsidRPr="00247A13" w:rsidRDefault="008B4864" w:rsidP="00E13EBB">
            <w:pPr>
              <w:spacing w:line="240" w:lineRule="auto"/>
              <w:jc w:val="center"/>
              <w:rPr>
                <w:rFonts w:cs="Times New Roman"/>
                <w:b/>
                <w:noProof w:val="0"/>
                <w:sz w:val="18"/>
                <w:szCs w:val="18"/>
                <w:lang w:val="en-CA"/>
              </w:rPr>
            </w:pPr>
            <w:r w:rsidRPr="00247A13">
              <w:rPr>
                <w:rFonts w:cs="Times New Roman"/>
                <w:b/>
                <w:noProof w:val="0"/>
                <w:sz w:val="18"/>
                <w:szCs w:val="18"/>
                <w:lang w:val="en-CA"/>
              </w:rPr>
              <w:t>Non-native</w:t>
            </w:r>
            <w:r w:rsidR="00E52ACF" w:rsidRPr="00247A13">
              <w:rPr>
                <w:rFonts w:cs="Times New Roman"/>
                <w:b/>
                <w:noProof w:val="0"/>
                <w:sz w:val="18"/>
                <w:szCs w:val="18"/>
                <w:lang w:val="en-CA"/>
              </w:rPr>
              <w:t xml:space="preserve"> Cattail</w:t>
            </w:r>
          </w:p>
        </w:tc>
        <w:tc>
          <w:tcPr>
            <w:tcW w:w="1292" w:type="dxa"/>
            <w:tcBorders>
              <w:top w:val="single" w:sz="4" w:space="0" w:color="auto"/>
              <w:left w:val="nil"/>
              <w:bottom w:val="single" w:sz="4" w:space="0" w:color="auto"/>
              <w:right w:val="nil"/>
            </w:tcBorders>
            <w:shd w:val="clear" w:color="auto" w:fill="FFFFFF" w:themeFill="background1"/>
          </w:tcPr>
          <w:p w14:paraId="11475804" w14:textId="2A725D31" w:rsidR="00E52ACF" w:rsidRPr="00247A13" w:rsidRDefault="00E52ACF" w:rsidP="00E13EBB">
            <w:pPr>
              <w:spacing w:line="240" w:lineRule="auto"/>
              <w:jc w:val="center"/>
              <w:rPr>
                <w:rFonts w:cs="Times New Roman"/>
                <w:b/>
                <w:noProof w:val="0"/>
                <w:sz w:val="18"/>
                <w:szCs w:val="18"/>
                <w:lang w:val="en-CA"/>
              </w:rPr>
            </w:pPr>
            <w:r w:rsidRPr="00247A13">
              <w:rPr>
                <w:rFonts w:cs="Times New Roman"/>
                <w:b/>
                <w:noProof w:val="0"/>
                <w:sz w:val="18"/>
                <w:szCs w:val="18"/>
                <w:lang w:val="en-CA"/>
              </w:rPr>
              <w:t xml:space="preserve">Other </w:t>
            </w:r>
          </w:p>
        </w:tc>
        <w:tc>
          <w:tcPr>
            <w:tcW w:w="1203" w:type="dxa"/>
            <w:tcBorders>
              <w:top w:val="nil"/>
              <w:left w:val="nil"/>
              <w:bottom w:val="single" w:sz="4" w:space="0" w:color="auto"/>
              <w:right w:val="nil"/>
            </w:tcBorders>
            <w:shd w:val="clear" w:color="auto" w:fill="FFFFFF" w:themeFill="background1"/>
          </w:tcPr>
          <w:p w14:paraId="79084E71" w14:textId="1ADEA179" w:rsidR="00E52ACF" w:rsidRPr="00247A13" w:rsidRDefault="00A63BD7" w:rsidP="00E13EBB">
            <w:pPr>
              <w:spacing w:line="240" w:lineRule="auto"/>
              <w:jc w:val="center"/>
              <w:rPr>
                <w:rFonts w:cs="Times New Roman"/>
                <w:b/>
                <w:noProof w:val="0"/>
                <w:sz w:val="18"/>
                <w:szCs w:val="18"/>
                <w:lang w:val="en-CA"/>
              </w:rPr>
            </w:pPr>
            <w:r w:rsidRPr="00247A13">
              <w:rPr>
                <w:rFonts w:cs="Times New Roman"/>
                <w:b/>
                <w:noProof w:val="0"/>
                <w:sz w:val="18"/>
                <w:szCs w:val="18"/>
                <w:lang w:val="en-CA"/>
              </w:rPr>
              <w:t>Commission Error</w:t>
            </w:r>
          </w:p>
        </w:tc>
        <w:tc>
          <w:tcPr>
            <w:tcW w:w="1204" w:type="dxa"/>
            <w:tcBorders>
              <w:top w:val="nil"/>
              <w:left w:val="nil"/>
              <w:bottom w:val="single" w:sz="4" w:space="0" w:color="auto"/>
              <w:right w:val="nil"/>
            </w:tcBorders>
            <w:shd w:val="clear" w:color="auto" w:fill="FFFFFF" w:themeFill="background1"/>
          </w:tcPr>
          <w:p w14:paraId="2B8DB2A6" w14:textId="77777777" w:rsidR="00E52ACF" w:rsidRPr="00247A13" w:rsidRDefault="00E52ACF" w:rsidP="00E13EBB">
            <w:pPr>
              <w:spacing w:line="240" w:lineRule="auto"/>
              <w:jc w:val="center"/>
              <w:rPr>
                <w:rFonts w:cs="Times New Roman"/>
                <w:b/>
                <w:noProof w:val="0"/>
                <w:sz w:val="18"/>
                <w:szCs w:val="18"/>
                <w:lang w:val="en-CA"/>
              </w:rPr>
            </w:pPr>
            <w:r w:rsidRPr="00247A13">
              <w:rPr>
                <w:rFonts w:cs="Times New Roman"/>
                <w:b/>
                <w:noProof w:val="0"/>
                <w:sz w:val="18"/>
                <w:szCs w:val="18"/>
                <w:lang w:val="en-CA"/>
              </w:rPr>
              <w:t>Kappa</w:t>
            </w:r>
          </w:p>
          <w:p w14:paraId="1B44A49F" w14:textId="1FC39ED4" w:rsidR="00E52ACF" w:rsidRPr="00247A13" w:rsidRDefault="00E52ACF" w:rsidP="00E13EBB">
            <w:pPr>
              <w:spacing w:line="240" w:lineRule="auto"/>
              <w:jc w:val="center"/>
              <w:rPr>
                <w:rFonts w:cs="Times New Roman"/>
                <w:b/>
                <w:noProof w:val="0"/>
                <w:sz w:val="18"/>
                <w:szCs w:val="18"/>
                <w:lang w:val="en-CA"/>
              </w:rPr>
            </w:pPr>
            <w:r w:rsidRPr="00247A13">
              <w:rPr>
                <w:rFonts w:cs="Times New Roman"/>
                <w:b/>
                <w:noProof w:val="0"/>
                <w:sz w:val="18"/>
                <w:szCs w:val="18"/>
                <w:lang w:val="en-CA"/>
              </w:rPr>
              <w:t>Coefficient</w:t>
            </w:r>
          </w:p>
        </w:tc>
        <w:tc>
          <w:tcPr>
            <w:tcW w:w="554" w:type="dxa"/>
            <w:tcBorders>
              <w:top w:val="nil"/>
              <w:left w:val="nil"/>
              <w:bottom w:val="nil"/>
              <w:right w:val="nil"/>
            </w:tcBorders>
            <w:shd w:val="clear" w:color="auto" w:fill="FFFFFF" w:themeFill="background1"/>
          </w:tcPr>
          <w:p w14:paraId="37DA25B6" w14:textId="77777777" w:rsidR="00E52ACF" w:rsidRPr="00247A13" w:rsidRDefault="00E52ACF" w:rsidP="007C3CD7">
            <w:pPr>
              <w:spacing w:line="240" w:lineRule="auto"/>
              <w:jc w:val="left"/>
              <w:rPr>
                <w:rFonts w:cs="Times New Roman"/>
                <w:noProof w:val="0"/>
                <w:sz w:val="18"/>
                <w:szCs w:val="18"/>
                <w:lang w:val="en-CA"/>
              </w:rPr>
            </w:pPr>
          </w:p>
        </w:tc>
      </w:tr>
      <w:tr w:rsidR="00EE3315" w:rsidRPr="00247A13" w14:paraId="43354E79" w14:textId="46E58E7C" w:rsidTr="003879CC">
        <w:trPr>
          <w:trHeight w:val="284"/>
          <w:jc w:val="center"/>
        </w:trPr>
        <w:tc>
          <w:tcPr>
            <w:tcW w:w="448" w:type="dxa"/>
            <w:vMerge w:val="restart"/>
            <w:tcBorders>
              <w:top w:val="nil"/>
              <w:left w:val="nil"/>
              <w:right w:val="single" w:sz="4" w:space="0" w:color="auto"/>
            </w:tcBorders>
            <w:textDirection w:val="btLr"/>
          </w:tcPr>
          <w:p w14:paraId="6F95B0E1" w14:textId="00F94CFE" w:rsidR="00E52ACF" w:rsidRPr="00247A13" w:rsidRDefault="00E52ACF" w:rsidP="00E13EBB">
            <w:pPr>
              <w:spacing w:line="240" w:lineRule="auto"/>
              <w:ind w:left="113" w:right="113"/>
              <w:jc w:val="center"/>
              <w:rPr>
                <w:rFonts w:cs="Times New Roman"/>
                <w:b/>
                <w:noProof w:val="0"/>
                <w:sz w:val="18"/>
                <w:szCs w:val="18"/>
                <w:lang w:val="en-CA"/>
              </w:rPr>
            </w:pPr>
            <w:r w:rsidRPr="00247A13">
              <w:rPr>
                <w:rFonts w:cs="Times New Roman"/>
                <w:b/>
                <w:noProof w:val="0"/>
                <w:sz w:val="18"/>
                <w:szCs w:val="18"/>
                <w:lang w:val="en-CA"/>
              </w:rPr>
              <w:t>Classified Data</w:t>
            </w:r>
          </w:p>
        </w:tc>
        <w:tc>
          <w:tcPr>
            <w:tcW w:w="1820" w:type="dxa"/>
            <w:tcBorders>
              <w:top w:val="single" w:sz="4" w:space="0" w:color="auto"/>
              <w:left w:val="single" w:sz="4" w:space="0" w:color="auto"/>
              <w:bottom w:val="nil"/>
              <w:right w:val="nil"/>
            </w:tcBorders>
            <w:shd w:val="clear" w:color="auto" w:fill="FFFFFF" w:themeFill="background1"/>
          </w:tcPr>
          <w:p w14:paraId="40B6E9EE" w14:textId="52722CE8" w:rsidR="00E52ACF" w:rsidRPr="00247A13" w:rsidRDefault="008B4864" w:rsidP="007C3CD7">
            <w:pPr>
              <w:spacing w:line="240" w:lineRule="auto"/>
              <w:jc w:val="left"/>
              <w:rPr>
                <w:rFonts w:cs="Times New Roman"/>
                <w:b/>
                <w:noProof w:val="0"/>
                <w:sz w:val="18"/>
                <w:szCs w:val="18"/>
                <w:lang w:val="en-CA"/>
              </w:rPr>
            </w:pPr>
            <w:r w:rsidRPr="00247A13">
              <w:rPr>
                <w:rFonts w:cs="Times New Roman"/>
                <w:b/>
                <w:noProof w:val="0"/>
                <w:sz w:val="18"/>
                <w:szCs w:val="18"/>
                <w:lang w:val="en-CA"/>
              </w:rPr>
              <w:t>Non-native</w:t>
            </w:r>
            <w:r w:rsidR="00E52ACF" w:rsidRPr="00247A13">
              <w:rPr>
                <w:rFonts w:cs="Times New Roman"/>
                <w:b/>
                <w:noProof w:val="0"/>
                <w:sz w:val="18"/>
                <w:szCs w:val="18"/>
                <w:lang w:val="en-CA"/>
              </w:rPr>
              <w:t xml:space="preserve"> Cattail</w:t>
            </w:r>
          </w:p>
        </w:tc>
        <w:tc>
          <w:tcPr>
            <w:tcW w:w="1134" w:type="dxa"/>
            <w:tcBorders>
              <w:top w:val="single" w:sz="4" w:space="0" w:color="auto"/>
              <w:left w:val="nil"/>
              <w:bottom w:val="nil"/>
              <w:right w:val="nil"/>
            </w:tcBorders>
            <w:shd w:val="clear" w:color="auto" w:fill="FFFFFF" w:themeFill="background1"/>
          </w:tcPr>
          <w:p w14:paraId="44392DDF" w14:textId="3B96C46C"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89</w:t>
            </w:r>
          </w:p>
        </w:tc>
        <w:tc>
          <w:tcPr>
            <w:tcW w:w="1292" w:type="dxa"/>
            <w:tcBorders>
              <w:top w:val="single" w:sz="4" w:space="0" w:color="auto"/>
              <w:left w:val="nil"/>
              <w:bottom w:val="nil"/>
              <w:right w:val="single" w:sz="4" w:space="0" w:color="auto"/>
            </w:tcBorders>
            <w:shd w:val="clear" w:color="auto" w:fill="FFFFFF" w:themeFill="background1"/>
          </w:tcPr>
          <w:p w14:paraId="60A198C1" w14:textId="22E001BA"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11</w:t>
            </w:r>
          </w:p>
        </w:tc>
        <w:tc>
          <w:tcPr>
            <w:tcW w:w="1203" w:type="dxa"/>
            <w:tcBorders>
              <w:top w:val="single" w:sz="4" w:space="0" w:color="auto"/>
              <w:left w:val="single" w:sz="4" w:space="0" w:color="auto"/>
              <w:bottom w:val="nil"/>
              <w:right w:val="single" w:sz="4" w:space="0" w:color="auto"/>
            </w:tcBorders>
            <w:shd w:val="clear" w:color="auto" w:fill="FFFFFF" w:themeFill="background1"/>
          </w:tcPr>
          <w:p w14:paraId="326E0EAA" w14:textId="64EF3F88" w:rsidR="00E52ACF" w:rsidRPr="00247A13" w:rsidRDefault="00EE3315" w:rsidP="00E13EBB">
            <w:pPr>
              <w:spacing w:line="240" w:lineRule="auto"/>
              <w:jc w:val="center"/>
              <w:rPr>
                <w:rFonts w:cs="Times New Roman"/>
                <w:noProof w:val="0"/>
                <w:sz w:val="18"/>
                <w:szCs w:val="18"/>
                <w:lang w:val="en-CA"/>
              </w:rPr>
            </w:pPr>
            <w:r w:rsidRPr="00247A13">
              <w:rPr>
                <w:rFonts w:cs="Times New Roman"/>
                <w:noProof w:val="0"/>
                <w:sz w:val="18"/>
                <w:szCs w:val="18"/>
                <w:lang w:val="en-CA"/>
              </w:rPr>
              <w:t>11</w:t>
            </w:r>
            <w:r w:rsidR="00E52ACF" w:rsidRPr="00247A13">
              <w:rPr>
                <w:rFonts w:cs="Times New Roman"/>
                <w:noProof w:val="0"/>
                <w:sz w:val="18"/>
                <w:szCs w:val="18"/>
                <w:lang w:val="en-CA"/>
              </w:rPr>
              <w:t>.0%</w:t>
            </w:r>
          </w:p>
        </w:tc>
        <w:tc>
          <w:tcPr>
            <w:tcW w:w="1204" w:type="dxa"/>
            <w:tcBorders>
              <w:top w:val="single" w:sz="4" w:space="0" w:color="auto"/>
              <w:left w:val="single" w:sz="4" w:space="0" w:color="auto"/>
              <w:bottom w:val="nil"/>
              <w:right w:val="single" w:sz="4" w:space="0" w:color="auto"/>
            </w:tcBorders>
            <w:shd w:val="clear" w:color="auto" w:fill="FFFFFF" w:themeFill="background1"/>
          </w:tcPr>
          <w:p w14:paraId="5863020B" w14:textId="46DD98FB"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w:t>
            </w:r>
          </w:p>
        </w:tc>
        <w:tc>
          <w:tcPr>
            <w:tcW w:w="554" w:type="dxa"/>
            <w:vMerge w:val="restart"/>
            <w:tcBorders>
              <w:top w:val="nil"/>
              <w:left w:val="single" w:sz="4" w:space="0" w:color="auto"/>
              <w:bottom w:val="single" w:sz="4" w:space="0" w:color="auto"/>
              <w:right w:val="nil"/>
            </w:tcBorders>
            <w:textDirection w:val="tbRl"/>
            <w:vAlign w:val="center"/>
          </w:tcPr>
          <w:p w14:paraId="6F97FCF1" w14:textId="7785FCF1" w:rsidR="00E52ACF" w:rsidRPr="00247A13" w:rsidRDefault="00E52ACF" w:rsidP="00E13EBB">
            <w:pPr>
              <w:spacing w:line="240" w:lineRule="auto"/>
              <w:ind w:left="113" w:right="113"/>
              <w:jc w:val="center"/>
              <w:rPr>
                <w:rFonts w:cs="Times New Roman"/>
                <w:b/>
                <w:noProof w:val="0"/>
                <w:sz w:val="18"/>
                <w:szCs w:val="18"/>
                <w:lang w:val="en-CA"/>
              </w:rPr>
            </w:pPr>
            <w:r w:rsidRPr="00247A13">
              <w:rPr>
                <w:rFonts w:cs="Times New Roman"/>
                <w:b/>
                <w:noProof w:val="0"/>
                <w:sz w:val="18"/>
                <w:szCs w:val="18"/>
                <w:lang w:val="en-CA"/>
              </w:rPr>
              <w:t>Lower Estuary</w:t>
            </w:r>
          </w:p>
        </w:tc>
      </w:tr>
      <w:tr w:rsidR="00EE3315" w:rsidRPr="00247A13" w14:paraId="7C04E18E" w14:textId="34CF97D9" w:rsidTr="003879CC">
        <w:trPr>
          <w:trHeight w:val="284"/>
          <w:jc w:val="center"/>
        </w:trPr>
        <w:tc>
          <w:tcPr>
            <w:tcW w:w="448" w:type="dxa"/>
            <w:vMerge/>
            <w:tcBorders>
              <w:left w:val="nil"/>
              <w:right w:val="single" w:sz="4" w:space="0" w:color="auto"/>
            </w:tcBorders>
          </w:tcPr>
          <w:p w14:paraId="56F35B17" w14:textId="77777777" w:rsidR="00E52ACF" w:rsidRPr="00247A13" w:rsidRDefault="00E52ACF" w:rsidP="007C3CD7">
            <w:pPr>
              <w:spacing w:line="240" w:lineRule="auto"/>
              <w:jc w:val="left"/>
              <w:rPr>
                <w:rFonts w:cs="Times New Roman"/>
                <w:b/>
                <w:noProof w:val="0"/>
                <w:sz w:val="18"/>
                <w:szCs w:val="18"/>
                <w:lang w:val="en-CA"/>
              </w:rPr>
            </w:pPr>
          </w:p>
        </w:tc>
        <w:tc>
          <w:tcPr>
            <w:tcW w:w="1820" w:type="dxa"/>
            <w:tcBorders>
              <w:top w:val="nil"/>
              <w:left w:val="single" w:sz="4" w:space="0" w:color="auto"/>
              <w:bottom w:val="single" w:sz="4" w:space="0" w:color="auto"/>
              <w:right w:val="nil"/>
            </w:tcBorders>
            <w:shd w:val="clear" w:color="auto" w:fill="FFFFFF" w:themeFill="background1"/>
          </w:tcPr>
          <w:p w14:paraId="6F105311" w14:textId="07778035" w:rsidR="00E52ACF" w:rsidRPr="00247A13" w:rsidRDefault="00E52ACF" w:rsidP="007C3CD7">
            <w:pPr>
              <w:spacing w:line="240" w:lineRule="auto"/>
              <w:jc w:val="left"/>
              <w:rPr>
                <w:rFonts w:cs="Times New Roman"/>
                <w:b/>
                <w:noProof w:val="0"/>
                <w:sz w:val="18"/>
                <w:szCs w:val="18"/>
                <w:lang w:val="en-CA"/>
              </w:rPr>
            </w:pPr>
            <w:r w:rsidRPr="00247A13">
              <w:rPr>
                <w:rFonts w:cs="Times New Roman"/>
                <w:b/>
                <w:noProof w:val="0"/>
                <w:sz w:val="18"/>
                <w:szCs w:val="18"/>
                <w:lang w:val="en-CA"/>
              </w:rPr>
              <w:t>Other</w:t>
            </w:r>
          </w:p>
        </w:tc>
        <w:tc>
          <w:tcPr>
            <w:tcW w:w="1134" w:type="dxa"/>
            <w:tcBorders>
              <w:top w:val="nil"/>
              <w:left w:val="nil"/>
              <w:bottom w:val="single" w:sz="4" w:space="0" w:color="auto"/>
              <w:right w:val="nil"/>
            </w:tcBorders>
            <w:shd w:val="clear" w:color="auto" w:fill="FFFFFF" w:themeFill="background1"/>
          </w:tcPr>
          <w:p w14:paraId="604FAE95" w14:textId="156531D7"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18</w:t>
            </w:r>
          </w:p>
        </w:tc>
        <w:tc>
          <w:tcPr>
            <w:tcW w:w="1292" w:type="dxa"/>
            <w:tcBorders>
              <w:top w:val="nil"/>
              <w:left w:val="nil"/>
              <w:bottom w:val="single" w:sz="4" w:space="0" w:color="auto"/>
              <w:right w:val="single" w:sz="4" w:space="0" w:color="auto"/>
            </w:tcBorders>
            <w:shd w:val="clear" w:color="auto" w:fill="FFFFFF" w:themeFill="background1"/>
          </w:tcPr>
          <w:p w14:paraId="6BE96A42" w14:textId="043DFFDE"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82</w:t>
            </w:r>
          </w:p>
        </w:tc>
        <w:tc>
          <w:tcPr>
            <w:tcW w:w="1203" w:type="dxa"/>
            <w:tcBorders>
              <w:top w:val="nil"/>
              <w:left w:val="single" w:sz="4" w:space="0" w:color="auto"/>
              <w:bottom w:val="single" w:sz="4" w:space="0" w:color="auto"/>
              <w:right w:val="single" w:sz="4" w:space="0" w:color="auto"/>
            </w:tcBorders>
            <w:shd w:val="clear" w:color="auto" w:fill="FFFFFF" w:themeFill="background1"/>
          </w:tcPr>
          <w:p w14:paraId="749E67E6" w14:textId="59E32CEE" w:rsidR="00E52ACF" w:rsidRPr="00247A13" w:rsidRDefault="00EE3315" w:rsidP="00E13EBB">
            <w:pPr>
              <w:spacing w:line="240" w:lineRule="auto"/>
              <w:jc w:val="center"/>
              <w:rPr>
                <w:rFonts w:cs="Times New Roman"/>
                <w:noProof w:val="0"/>
                <w:sz w:val="18"/>
                <w:szCs w:val="18"/>
                <w:lang w:val="en-CA"/>
              </w:rPr>
            </w:pPr>
            <w:r w:rsidRPr="00247A13">
              <w:rPr>
                <w:rFonts w:cs="Times New Roman"/>
                <w:noProof w:val="0"/>
                <w:sz w:val="18"/>
                <w:szCs w:val="18"/>
                <w:lang w:val="en-CA"/>
              </w:rPr>
              <w:t>18</w:t>
            </w:r>
            <w:r w:rsidR="00E52ACF" w:rsidRPr="00247A13">
              <w:rPr>
                <w:rFonts w:cs="Times New Roman"/>
                <w:noProof w:val="0"/>
                <w:sz w:val="18"/>
                <w:szCs w:val="18"/>
                <w:lang w:val="en-CA"/>
              </w:rPr>
              <w:t>.0%</w:t>
            </w:r>
          </w:p>
        </w:tc>
        <w:tc>
          <w:tcPr>
            <w:tcW w:w="1204" w:type="dxa"/>
            <w:tcBorders>
              <w:top w:val="nil"/>
              <w:left w:val="single" w:sz="4" w:space="0" w:color="auto"/>
              <w:bottom w:val="single" w:sz="4" w:space="0" w:color="auto"/>
              <w:right w:val="single" w:sz="4" w:space="0" w:color="auto"/>
            </w:tcBorders>
            <w:shd w:val="clear" w:color="auto" w:fill="FFFFFF" w:themeFill="background1"/>
          </w:tcPr>
          <w:p w14:paraId="1308B257" w14:textId="21F04BF2"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w:t>
            </w:r>
          </w:p>
        </w:tc>
        <w:tc>
          <w:tcPr>
            <w:tcW w:w="554" w:type="dxa"/>
            <w:vMerge/>
            <w:tcBorders>
              <w:top w:val="nil"/>
              <w:left w:val="single" w:sz="4" w:space="0" w:color="auto"/>
              <w:bottom w:val="single" w:sz="4" w:space="0" w:color="auto"/>
              <w:right w:val="nil"/>
            </w:tcBorders>
            <w:vAlign w:val="center"/>
          </w:tcPr>
          <w:p w14:paraId="1B0121B2" w14:textId="77777777" w:rsidR="00E52ACF" w:rsidRPr="00247A13" w:rsidRDefault="00E52ACF" w:rsidP="00E13EBB">
            <w:pPr>
              <w:spacing w:line="240" w:lineRule="auto"/>
              <w:jc w:val="center"/>
              <w:rPr>
                <w:rFonts w:cs="Times New Roman"/>
                <w:b/>
                <w:noProof w:val="0"/>
                <w:sz w:val="18"/>
                <w:szCs w:val="18"/>
                <w:lang w:val="en-CA"/>
              </w:rPr>
            </w:pPr>
          </w:p>
        </w:tc>
      </w:tr>
      <w:tr w:rsidR="00EE3315" w:rsidRPr="00247A13" w14:paraId="29CD53AD" w14:textId="1576768B" w:rsidTr="003879CC">
        <w:trPr>
          <w:trHeight w:val="284"/>
          <w:jc w:val="center"/>
        </w:trPr>
        <w:tc>
          <w:tcPr>
            <w:tcW w:w="448" w:type="dxa"/>
            <w:vMerge/>
            <w:tcBorders>
              <w:left w:val="nil"/>
              <w:right w:val="single" w:sz="4" w:space="0" w:color="auto"/>
            </w:tcBorders>
          </w:tcPr>
          <w:p w14:paraId="32945BCA" w14:textId="77777777" w:rsidR="00E52ACF" w:rsidRPr="00247A13" w:rsidRDefault="00E52ACF" w:rsidP="007C3CD7">
            <w:pPr>
              <w:spacing w:line="240" w:lineRule="auto"/>
              <w:jc w:val="left"/>
              <w:rPr>
                <w:rFonts w:cs="Times New Roman"/>
                <w:b/>
                <w:noProof w:val="0"/>
                <w:sz w:val="18"/>
                <w:szCs w:val="18"/>
                <w:lang w:val="en-CA"/>
              </w:rPr>
            </w:pPr>
          </w:p>
        </w:tc>
        <w:tc>
          <w:tcPr>
            <w:tcW w:w="1820" w:type="dxa"/>
            <w:tcBorders>
              <w:top w:val="single" w:sz="4" w:space="0" w:color="auto"/>
              <w:left w:val="single" w:sz="4" w:space="0" w:color="auto"/>
              <w:bottom w:val="single" w:sz="4" w:space="0" w:color="auto"/>
              <w:right w:val="nil"/>
            </w:tcBorders>
            <w:shd w:val="clear" w:color="auto" w:fill="FFFFFF" w:themeFill="background1"/>
          </w:tcPr>
          <w:p w14:paraId="624E004A" w14:textId="2C7CC7A6" w:rsidR="00E52ACF" w:rsidRPr="00247A13" w:rsidRDefault="00A63BD7" w:rsidP="007C3CD7">
            <w:pPr>
              <w:spacing w:line="240" w:lineRule="auto"/>
              <w:jc w:val="left"/>
              <w:rPr>
                <w:rFonts w:cs="Times New Roman"/>
                <w:b/>
                <w:noProof w:val="0"/>
                <w:sz w:val="18"/>
                <w:szCs w:val="18"/>
                <w:lang w:val="en-CA"/>
              </w:rPr>
            </w:pPr>
            <w:r w:rsidRPr="00247A13">
              <w:rPr>
                <w:rFonts w:cs="Times New Roman"/>
                <w:b/>
                <w:noProof w:val="0"/>
                <w:sz w:val="18"/>
                <w:szCs w:val="18"/>
                <w:lang w:val="en-CA"/>
              </w:rPr>
              <w:t>Omission Error</w:t>
            </w:r>
          </w:p>
        </w:tc>
        <w:tc>
          <w:tcPr>
            <w:tcW w:w="1134" w:type="dxa"/>
            <w:tcBorders>
              <w:top w:val="single" w:sz="4" w:space="0" w:color="auto"/>
              <w:left w:val="nil"/>
              <w:bottom w:val="single" w:sz="4" w:space="0" w:color="auto"/>
              <w:right w:val="nil"/>
            </w:tcBorders>
            <w:shd w:val="clear" w:color="auto" w:fill="FFFFFF" w:themeFill="background1"/>
          </w:tcPr>
          <w:p w14:paraId="656E12E3" w14:textId="2E5533EE" w:rsidR="00E52ACF" w:rsidRPr="00247A13" w:rsidRDefault="00EE3315" w:rsidP="00E13EBB">
            <w:pPr>
              <w:spacing w:line="240" w:lineRule="auto"/>
              <w:jc w:val="center"/>
              <w:rPr>
                <w:rFonts w:cs="Times New Roman"/>
                <w:noProof w:val="0"/>
                <w:sz w:val="18"/>
                <w:szCs w:val="18"/>
                <w:lang w:val="en-CA"/>
              </w:rPr>
            </w:pPr>
            <w:r w:rsidRPr="00247A13">
              <w:rPr>
                <w:rFonts w:cs="Times New Roman"/>
                <w:noProof w:val="0"/>
                <w:sz w:val="18"/>
                <w:szCs w:val="18"/>
                <w:lang w:val="en-CA"/>
              </w:rPr>
              <w:t>16.8</w:t>
            </w:r>
            <w:r w:rsidR="00E52ACF" w:rsidRPr="00247A13">
              <w:rPr>
                <w:rFonts w:cs="Times New Roman"/>
                <w:noProof w:val="0"/>
                <w:sz w:val="18"/>
                <w:szCs w:val="18"/>
                <w:lang w:val="en-CA"/>
              </w:rPr>
              <w:t>%</w:t>
            </w:r>
          </w:p>
        </w:tc>
        <w:tc>
          <w:tcPr>
            <w:tcW w:w="1292" w:type="dxa"/>
            <w:tcBorders>
              <w:top w:val="single" w:sz="4" w:space="0" w:color="auto"/>
              <w:left w:val="nil"/>
              <w:bottom w:val="single" w:sz="4" w:space="0" w:color="auto"/>
              <w:right w:val="nil"/>
            </w:tcBorders>
            <w:shd w:val="clear" w:color="auto" w:fill="FFFFFF" w:themeFill="background1"/>
          </w:tcPr>
          <w:p w14:paraId="4AD77FE8" w14:textId="5D05B342" w:rsidR="00E52ACF" w:rsidRPr="00247A13" w:rsidRDefault="00EE3315" w:rsidP="00E13EBB">
            <w:pPr>
              <w:spacing w:line="240" w:lineRule="auto"/>
              <w:jc w:val="center"/>
              <w:rPr>
                <w:rFonts w:cs="Times New Roman"/>
                <w:noProof w:val="0"/>
                <w:sz w:val="18"/>
                <w:szCs w:val="18"/>
                <w:lang w:val="en-CA"/>
              </w:rPr>
            </w:pPr>
            <w:r w:rsidRPr="00247A13">
              <w:rPr>
                <w:rFonts w:cs="Times New Roman"/>
                <w:noProof w:val="0"/>
                <w:sz w:val="18"/>
                <w:szCs w:val="18"/>
                <w:lang w:val="en-CA"/>
              </w:rPr>
              <w:t>11.8</w:t>
            </w:r>
            <w:r w:rsidR="00E52ACF" w:rsidRPr="00247A13">
              <w:rPr>
                <w:rFonts w:cs="Times New Roman"/>
                <w:noProof w:val="0"/>
                <w:sz w:val="18"/>
                <w:szCs w:val="18"/>
                <w:lang w:val="en-CA"/>
              </w:rPr>
              <w:t>%</w:t>
            </w:r>
          </w:p>
        </w:tc>
        <w:tc>
          <w:tcPr>
            <w:tcW w:w="1203" w:type="dxa"/>
            <w:tcBorders>
              <w:top w:val="single" w:sz="4" w:space="0" w:color="auto"/>
              <w:left w:val="nil"/>
              <w:bottom w:val="single" w:sz="4" w:space="0" w:color="auto"/>
              <w:right w:val="single" w:sz="4" w:space="0" w:color="auto"/>
            </w:tcBorders>
            <w:shd w:val="clear" w:color="auto" w:fill="FFFFFF" w:themeFill="background1"/>
          </w:tcPr>
          <w:p w14:paraId="4852C145" w14:textId="46EF2F97" w:rsidR="00E52ACF" w:rsidRPr="00247A13" w:rsidRDefault="00E52ACF" w:rsidP="00E13EBB">
            <w:pPr>
              <w:spacing w:line="240" w:lineRule="auto"/>
              <w:jc w:val="center"/>
              <w:rPr>
                <w:rFonts w:cs="Times New Roman"/>
                <w:noProof w:val="0"/>
                <w:sz w:val="18"/>
                <w:szCs w:val="18"/>
                <w:lang w:val="en-CA"/>
              </w:rPr>
            </w:pPr>
          </w:p>
        </w:tc>
        <w:tc>
          <w:tcPr>
            <w:tcW w:w="1204" w:type="dxa"/>
            <w:tcBorders>
              <w:top w:val="single" w:sz="4" w:space="0" w:color="auto"/>
              <w:left w:val="single" w:sz="4" w:space="0" w:color="auto"/>
              <w:bottom w:val="single" w:sz="4" w:space="0" w:color="auto"/>
              <w:right w:val="single" w:sz="4" w:space="0" w:color="auto"/>
            </w:tcBorders>
            <w:shd w:val="clear" w:color="auto" w:fill="FFFFFF" w:themeFill="background1"/>
          </w:tcPr>
          <w:p w14:paraId="705C464F" w14:textId="7FD6E5F9"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71%</w:t>
            </w:r>
          </w:p>
        </w:tc>
        <w:tc>
          <w:tcPr>
            <w:tcW w:w="554" w:type="dxa"/>
            <w:vMerge/>
            <w:tcBorders>
              <w:top w:val="nil"/>
              <w:left w:val="single" w:sz="4" w:space="0" w:color="auto"/>
              <w:bottom w:val="single" w:sz="4" w:space="0" w:color="auto"/>
              <w:right w:val="nil"/>
            </w:tcBorders>
            <w:vAlign w:val="center"/>
          </w:tcPr>
          <w:p w14:paraId="7CAE73E8" w14:textId="77777777" w:rsidR="00E52ACF" w:rsidRPr="00247A13" w:rsidRDefault="00E52ACF" w:rsidP="00E13EBB">
            <w:pPr>
              <w:spacing w:line="240" w:lineRule="auto"/>
              <w:jc w:val="center"/>
              <w:rPr>
                <w:rFonts w:cs="Times New Roman"/>
                <w:b/>
                <w:noProof w:val="0"/>
                <w:sz w:val="18"/>
                <w:szCs w:val="18"/>
                <w:lang w:val="en-CA"/>
              </w:rPr>
            </w:pPr>
          </w:p>
        </w:tc>
      </w:tr>
      <w:tr w:rsidR="00EE3315" w:rsidRPr="00247A13" w14:paraId="520EFA2A" w14:textId="4BA17B13" w:rsidTr="003879CC">
        <w:trPr>
          <w:trHeight w:val="284"/>
          <w:jc w:val="center"/>
        </w:trPr>
        <w:tc>
          <w:tcPr>
            <w:tcW w:w="448" w:type="dxa"/>
            <w:vMerge/>
            <w:tcBorders>
              <w:left w:val="nil"/>
              <w:right w:val="single" w:sz="4" w:space="0" w:color="auto"/>
            </w:tcBorders>
          </w:tcPr>
          <w:p w14:paraId="024EFA88" w14:textId="77777777" w:rsidR="00E52ACF" w:rsidRPr="00247A13" w:rsidRDefault="00E52ACF" w:rsidP="007C3CD7">
            <w:pPr>
              <w:spacing w:line="240" w:lineRule="auto"/>
              <w:jc w:val="left"/>
              <w:rPr>
                <w:rFonts w:cs="Times New Roman"/>
                <w:b/>
                <w:noProof w:val="0"/>
                <w:sz w:val="18"/>
                <w:szCs w:val="18"/>
                <w:lang w:val="en-CA"/>
              </w:rPr>
            </w:pPr>
          </w:p>
        </w:tc>
        <w:tc>
          <w:tcPr>
            <w:tcW w:w="1820" w:type="dxa"/>
            <w:tcBorders>
              <w:top w:val="single" w:sz="4" w:space="0" w:color="auto"/>
              <w:left w:val="single" w:sz="4" w:space="0" w:color="auto"/>
              <w:bottom w:val="nil"/>
              <w:right w:val="nil"/>
            </w:tcBorders>
            <w:shd w:val="clear" w:color="auto" w:fill="FFFFFF" w:themeFill="background1"/>
          </w:tcPr>
          <w:p w14:paraId="31AD33E5" w14:textId="09FC1832" w:rsidR="00E52ACF" w:rsidRPr="00247A13" w:rsidRDefault="008B4864" w:rsidP="007C3CD7">
            <w:pPr>
              <w:spacing w:line="240" w:lineRule="auto"/>
              <w:jc w:val="left"/>
              <w:rPr>
                <w:rFonts w:cs="Times New Roman"/>
                <w:b/>
                <w:noProof w:val="0"/>
                <w:sz w:val="18"/>
                <w:szCs w:val="18"/>
                <w:lang w:val="en-CA"/>
              </w:rPr>
            </w:pPr>
            <w:r w:rsidRPr="00247A13">
              <w:rPr>
                <w:rFonts w:cs="Times New Roman"/>
                <w:b/>
                <w:noProof w:val="0"/>
                <w:sz w:val="18"/>
                <w:szCs w:val="18"/>
                <w:lang w:val="en-CA"/>
              </w:rPr>
              <w:t>Non-native</w:t>
            </w:r>
            <w:r w:rsidR="00E52ACF" w:rsidRPr="00247A13">
              <w:rPr>
                <w:rFonts w:cs="Times New Roman"/>
                <w:b/>
                <w:noProof w:val="0"/>
                <w:sz w:val="18"/>
                <w:szCs w:val="18"/>
                <w:lang w:val="en-CA"/>
              </w:rPr>
              <w:t xml:space="preserve"> Cattail</w:t>
            </w:r>
          </w:p>
        </w:tc>
        <w:tc>
          <w:tcPr>
            <w:tcW w:w="1134" w:type="dxa"/>
            <w:tcBorders>
              <w:top w:val="single" w:sz="4" w:space="0" w:color="auto"/>
              <w:left w:val="nil"/>
              <w:bottom w:val="nil"/>
              <w:right w:val="nil"/>
            </w:tcBorders>
            <w:shd w:val="clear" w:color="auto" w:fill="FFFFFF" w:themeFill="background1"/>
          </w:tcPr>
          <w:p w14:paraId="5CAC952E" w14:textId="0F3C9D05"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79</w:t>
            </w:r>
          </w:p>
        </w:tc>
        <w:tc>
          <w:tcPr>
            <w:tcW w:w="1292" w:type="dxa"/>
            <w:tcBorders>
              <w:top w:val="single" w:sz="4" w:space="0" w:color="auto"/>
              <w:left w:val="nil"/>
              <w:bottom w:val="nil"/>
              <w:right w:val="single" w:sz="4" w:space="0" w:color="auto"/>
            </w:tcBorders>
            <w:shd w:val="clear" w:color="auto" w:fill="FFFFFF" w:themeFill="background1"/>
          </w:tcPr>
          <w:p w14:paraId="63E4005E" w14:textId="04235B06"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21</w:t>
            </w:r>
          </w:p>
        </w:tc>
        <w:tc>
          <w:tcPr>
            <w:tcW w:w="1203" w:type="dxa"/>
            <w:tcBorders>
              <w:top w:val="single" w:sz="4" w:space="0" w:color="auto"/>
              <w:left w:val="single" w:sz="4" w:space="0" w:color="auto"/>
              <w:bottom w:val="nil"/>
              <w:right w:val="single" w:sz="4" w:space="0" w:color="auto"/>
            </w:tcBorders>
            <w:shd w:val="clear" w:color="auto" w:fill="FFFFFF" w:themeFill="background1"/>
          </w:tcPr>
          <w:p w14:paraId="3CEEFD40" w14:textId="60074E81" w:rsidR="00E52ACF" w:rsidRPr="00247A13" w:rsidRDefault="00EE3315" w:rsidP="00E13EBB">
            <w:pPr>
              <w:spacing w:line="240" w:lineRule="auto"/>
              <w:jc w:val="center"/>
              <w:rPr>
                <w:rFonts w:cs="Times New Roman"/>
                <w:noProof w:val="0"/>
                <w:sz w:val="18"/>
                <w:szCs w:val="18"/>
                <w:lang w:val="en-CA"/>
              </w:rPr>
            </w:pPr>
            <w:r w:rsidRPr="00247A13">
              <w:rPr>
                <w:rFonts w:cs="Times New Roman"/>
                <w:noProof w:val="0"/>
                <w:sz w:val="18"/>
                <w:szCs w:val="18"/>
                <w:lang w:val="en-CA"/>
              </w:rPr>
              <w:t>21</w:t>
            </w:r>
            <w:r w:rsidR="00E52ACF" w:rsidRPr="00247A13">
              <w:rPr>
                <w:rFonts w:cs="Times New Roman"/>
                <w:noProof w:val="0"/>
                <w:sz w:val="18"/>
                <w:szCs w:val="18"/>
                <w:lang w:val="en-CA"/>
              </w:rPr>
              <w:t>.0%</w:t>
            </w:r>
          </w:p>
        </w:tc>
        <w:tc>
          <w:tcPr>
            <w:tcW w:w="1204" w:type="dxa"/>
            <w:tcBorders>
              <w:top w:val="single" w:sz="4" w:space="0" w:color="auto"/>
              <w:left w:val="single" w:sz="4" w:space="0" w:color="auto"/>
              <w:bottom w:val="nil"/>
              <w:right w:val="single" w:sz="4" w:space="0" w:color="auto"/>
            </w:tcBorders>
            <w:shd w:val="clear" w:color="auto" w:fill="FFFFFF" w:themeFill="background1"/>
          </w:tcPr>
          <w:p w14:paraId="377657B1" w14:textId="77777777"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w:t>
            </w:r>
          </w:p>
        </w:tc>
        <w:tc>
          <w:tcPr>
            <w:tcW w:w="554" w:type="dxa"/>
            <w:vMerge w:val="restart"/>
            <w:tcBorders>
              <w:top w:val="nil"/>
              <w:left w:val="single" w:sz="4" w:space="0" w:color="auto"/>
              <w:bottom w:val="single" w:sz="4" w:space="0" w:color="auto"/>
              <w:right w:val="nil"/>
            </w:tcBorders>
            <w:textDirection w:val="tbRl"/>
            <w:vAlign w:val="center"/>
          </w:tcPr>
          <w:p w14:paraId="0CFB620B" w14:textId="17FC7B35" w:rsidR="00E52ACF" w:rsidRPr="00247A13" w:rsidRDefault="00E52ACF" w:rsidP="00E13EBB">
            <w:pPr>
              <w:spacing w:line="240" w:lineRule="auto"/>
              <w:ind w:left="113" w:right="113"/>
              <w:jc w:val="center"/>
              <w:rPr>
                <w:rFonts w:cs="Times New Roman"/>
                <w:b/>
                <w:noProof w:val="0"/>
                <w:sz w:val="18"/>
                <w:szCs w:val="18"/>
                <w:lang w:val="en-CA"/>
              </w:rPr>
            </w:pPr>
            <w:r w:rsidRPr="00247A13">
              <w:rPr>
                <w:rFonts w:cs="Times New Roman"/>
                <w:b/>
                <w:noProof w:val="0"/>
                <w:sz w:val="18"/>
                <w:szCs w:val="18"/>
                <w:lang w:val="en-CA"/>
              </w:rPr>
              <w:t>Upper Estuary</w:t>
            </w:r>
          </w:p>
        </w:tc>
      </w:tr>
      <w:tr w:rsidR="00EE3315" w:rsidRPr="00247A13" w14:paraId="44FD0CC1" w14:textId="22ED072E" w:rsidTr="003879CC">
        <w:trPr>
          <w:trHeight w:val="284"/>
          <w:jc w:val="center"/>
        </w:trPr>
        <w:tc>
          <w:tcPr>
            <w:tcW w:w="448" w:type="dxa"/>
            <w:vMerge/>
            <w:tcBorders>
              <w:left w:val="nil"/>
              <w:right w:val="single" w:sz="4" w:space="0" w:color="auto"/>
            </w:tcBorders>
          </w:tcPr>
          <w:p w14:paraId="0257F971" w14:textId="77777777" w:rsidR="00E52ACF" w:rsidRPr="00247A13" w:rsidRDefault="00E52ACF" w:rsidP="007C3CD7">
            <w:pPr>
              <w:spacing w:line="240" w:lineRule="auto"/>
              <w:jc w:val="left"/>
              <w:rPr>
                <w:rFonts w:cs="Times New Roman"/>
                <w:b/>
                <w:noProof w:val="0"/>
                <w:sz w:val="18"/>
                <w:szCs w:val="18"/>
                <w:lang w:val="en-CA"/>
              </w:rPr>
            </w:pPr>
          </w:p>
        </w:tc>
        <w:tc>
          <w:tcPr>
            <w:tcW w:w="1820" w:type="dxa"/>
            <w:tcBorders>
              <w:top w:val="nil"/>
              <w:left w:val="single" w:sz="4" w:space="0" w:color="auto"/>
              <w:bottom w:val="single" w:sz="4" w:space="0" w:color="auto"/>
              <w:right w:val="nil"/>
            </w:tcBorders>
            <w:shd w:val="clear" w:color="auto" w:fill="FFFFFF" w:themeFill="background1"/>
          </w:tcPr>
          <w:p w14:paraId="23A0076F" w14:textId="006DDEFF" w:rsidR="00E52ACF" w:rsidRPr="00247A13" w:rsidRDefault="00E52ACF" w:rsidP="007C3CD7">
            <w:pPr>
              <w:spacing w:line="240" w:lineRule="auto"/>
              <w:jc w:val="left"/>
              <w:rPr>
                <w:rFonts w:cs="Times New Roman"/>
                <w:b/>
                <w:noProof w:val="0"/>
                <w:sz w:val="18"/>
                <w:szCs w:val="18"/>
                <w:lang w:val="en-CA"/>
              </w:rPr>
            </w:pPr>
            <w:r w:rsidRPr="00247A13">
              <w:rPr>
                <w:rFonts w:cs="Times New Roman"/>
                <w:b/>
                <w:noProof w:val="0"/>
                <w:sz w:val="18"/>
                <w:szCs w:val="18"/>
                <w:lang w:val="en-CA"/>
              </w:rPr>
              <w:t xml:space="preserve">Other </w:t>
            </w:r>
          </w:p>
        </w:tc>
        <w:tc>
          <w:tcPr>
            <w:tcW w:w="1134" w:type="dxa"/>
            <w:tcBorders>
              <w:top w:val="nil"/>
              <w:left w:val="nil"/>
              <w:bottom w:val="single" w:sz="4" w:space="0" w:color="auto"/>
              <w:right w:val="nil"/>
            </w:tcBorders>
            <w:shd w:val="clear" w:color="auto" w:fill="FFFFFF" w:themeFill="background1"/>
          </w:tcPr>
          <w:p w14:paraId="4D49EF8F" w14:textId="66932F57"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7</w:t>
            </w:r>
          </w:p>
        </w:tc>
        <w:tc>
          <w:tcPr>
            <w:tcW w:w="1292" w:type="dxa"/>
            <w:tcBorders>
              <w:top w:val="nil"/>
              <w:left w:val="nil"/>
              <w:bottom w:val="single" w:sz="4" w:space="0" w:color="auto"/>
              <w:right w:val="single" w:sz="4" w:space="0" w:color="auto"/>
            </w:tcBorders>
            <w:shd w:val="clear" w:color="auto" w:fill="FFFFFF" w:themeFill="background1"/>
          </w:tcPr>
          <w:p w14:paraId="287830AB" w14:textId="2DBCD2E6"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93</w:t>
            </w:r>
          </w:p>
        </w:tc>
        <w:tc>
          <w:tcPr>
            <w:tcW w:w="1203" w:type="dxa"/>
            <w:tcBorders>
              <w:top w:val="nil"/>
              <w:left w:val="single" w:sz="4" w:space="0" w:color="auto"/>
              <w:bottom w:val="single" w:sz="4" w:space="0" w:color="auto"/>
              <w:right w:val="single" w:sz="4" w:space="0" w:color="auto"/>
            </w:tcBorders>
            <w:shd w:val="clear" w:color="auto" w:fill="FFFFFF" w:themeFill="background1"/>
          </w:tcPr>
          <w:p w14:paraId="25EFE34B" w14:textId="5C9DD7AD" w:rsidR="00E52ACF" w:rsidRPr="00247A13" w:rsidRDefault="00EE3315" w:rsidP="00E13EBB">
            <w:pPr>
              <w:spacing w:line="240" w:lineRule="auto"/>
              <w:jc w:val="center"/>
              <w:rPr>
                <w:rFonts w:cs="Times New Roman"/>
                <w:noProof w:val="0"/>
                <w:sz w:val="18"/>
                <w:szCs w:val="18"/>
                <w:lang w:val="en-CA"/>
              </w:rPr>
            </w:pPr>
            <w:r w:rsidRPr="00247A13">
              <w:rPr>
                <w:rFonts w:cs="Times New Roman"/>
                <w:noProof w:val="0"/>
                <w:sz w:val="18"/>
                <w:szCs w:val="18"/>
                <w:lang w:val="en-CA"/>
              </w:rPr>
              <w:t>7</w:t>
            </w:r>
            <w:r w:rsidR="00E52ACF" w:rsidRPr="00247A13">
              <w:rPr>
                <w:rFonts w:cs="Times New Roman"/>
                <w:noProof w:val="0"/>
                <w:sz w:val="18"/>
                <w:szCs w:val="18"/>
                <w:lang w:val="en-CA"/>
              </w:rPr>
              <w:t>.0%</w:t>
            </w:r>
          </w:p>
        </w:tc>
        <w:tc>
          <w:tcPr>
            <w:tcW w:w="1204" w:type="dxa"/>
            <w:tcBorders>
              <w:top w:val="nil"/>
              <w:left w:val="single" w:sz="4" w:space="0" w:color="auto"/>
              <w:bottom w:val="single" w:sz="4" w:space="0" w:color="auto"/>
              <w:right w:val="single" w:sz="4" w:space="0" w:color="auto"/>
            </w:tcBorders>
            <w:shd w:val="clear" w:color="auto" w:fill="FFFFFF" w:themeFill="background1"/>
          </w:tcPr>
          <w:p w14:paraId="7EEF7F8C" w14:textId="77777777" w:rsidR="00E52ACF" w:rsidRPr="00247A13" w:rsidRDefault="00E52ACF" w:rsidP="00E13EBB">
            <w:pPr>
              <w:spacing w:line="240" w:lineRule="auto"/>
              <w:jc w:val="center"/>
              <w:rPr>
                <w:rFonts w:cs="Times New Roman"/>
                <w:noProof w:val="0"/>
                <w:sz w:val="18"/>
                <w:szCs w:val="18"/>
                <w:lang w:val="en-CA"/>
              </w:rPr>
            </w:pPr>
            <w:r w:rsidRPr="00247A13">
              <w:rPr>
                <w:rFonts w:cs="Times New Roman"/>
                <w:noProof w:val="0"/>
                <w:sz w:val="18"/>
                <w:szCs w:val="18"/>
                <w:lang w:val="en-CA"/>
              </w:rPr>
              <w:t>--</w:t>
            </w:r>
          </w:p>
        </w:tc>
        <w:tc>
          <w:tcPr>
            <w:tcW w:w="554" w:type="dxa"/>
            <w:vMerge/>
            <w:tcBorders>
              <w:top w:val="nil"/>
              <w:left w:val="single" w:sz="4" w:space="0" w:color="auto"/>
              <w:bottom w:val="single" w:sz="4" w:space="0" w:color="auto"/>
              <w:right w:val="nil"/>
            </w:tcBorders>
          </w:tcPr>
          <w:p w14:paraId="7A39389D" w14:textId="77777777" w:rsidR="00E52ACF" w:rsidRPr="00247A13" w:rsidRDefault="00E52ACF" w:rsidP="007C3CD7">
            <w:pPr>
              <w:spacing w:line="240" w:lineRule="auto"/>
              <w:jc w:val="left"/>
              <w:rPr>
                <w:rFonts w:cs="Times New Roman"/>
                <w:b/>
                <w:noProof w:val="0"/>
                <w:sz w:val="18"/>
                <w:szCs w:val="18"/>
                <w:lang w:val="en-CA"/>
              </w:rPr>
            </w:pPr>
          </w:p>
        </w:tc>
      </w:tr>
      <w:tr w:rsidR="00A63BD7" w:rsidRPr="00247A13" w14:paraId="5F8E9420" w14:textId="003DD520" w:rsidTr="003879CC">
        <w:trPr>
          <w:trHeight w:val="284"/>
          <w:jc w:val="center"/>
        </w:trPr>
        <w:tc>
          <w:tcPr>
            <w:tcW w:w="448" w:type="dxa"/>
            <w:vMerge/>
            <w:tcBorders>
              <w:left w:val="nil"/>
              <w:bottom w:val="nil"/>
              <w:right w:val="single" w:sz="4" w:space="0" w:color="auto"/>
            </w:tcBorders>
          </w:tcPr>
          <w:p w14:paraId="6CFC2A97" w14:textId="77777777" w:rsidR="00A63BD7" w:rsidRPr="00247A13" w:rsidRDefault="00A63BD7" w:rsidP="007C3CD7">
            <w:pPr>
              <w:spacing w:line="240" w:lineRule="auto"/>
              <w:jc w:val="left"/>
              <w:rPr>
                <w:rFonts w:cs="Times New Roman"/>
                <w:b/>
                <w:noProof w:val="0"/>
                <w:sz w:val="18"/>
                <w:szCs w:val="18"/>
                <w:lang w:val="en-CA"/>
              </w:rPr>
            </w:pPr>
          </w:p>
        </w:tc>
        <w:tc>
          <w:tcPr>
            <w:tcW w:w="1820" w:type="dxa"/>
            <w:tcBorders>
              <w:top w:val="single" w:sz="4" w:space="0" w:color="auto"/>
              <w:left w:val="single" w:sz="4" w:space="0" w:color="auto"/>
              <w:bottom w:val="single" w:sz="4" w:space="0" w:color="auto"/>
              <w:right w:val="nil"/>
            </w:tcBorders>
            <w:shd w:val="clear" w:color="auto" w:fill="FFFFFF" w:themeFill="background1"/>
          </w:tcPr>
          <w:p w14:paraId="3ADF1B5C" w14:textId="68501578" w:rsidR="00A63BD7" w:rsidRPr="00247A13" w:rsidRDefault="00A63BD7" w:rsidP="007C3CD7">
            <w:pPr>
              <w:spacing w:line="240" w:lineRule="auto"/>
              <w:jc w:val="left"/>
              <w:rPr>
                <w:rFonts w:cs="Times New Roman"/>
                <w:b/>
                <w:noProof w:val="0"/>
                <w:sz w:val="18"/>
                <w:szCs w:val="18"/>
                <w:lang w:val="en-CA"/>
              </w:rPr>
            </w:pPr>
            <w:r w:rsidRPr="00247A13">
              <w:rPr>
                <w:rFonts w:cs="Times New Roman"/>
                <w:b/>
                <w:noProof w:val="0"/>
                <w:sz w:val="18"/>
                <w:szCs w:val="18"/>
                <w:lang w:val="en-CA"/>
              </w:rPr>
              <w:t>Omission Error</w:t>
            </w:r>
          </w:p>
        </w:tc>
        <w:tc>
          <w:tcPr>
            <w:tcW w:w="1134" w:type="dxa"/>
            <w:tcBorders>
              <w:top w:val="single" w:sz="4" w:space="0" w:color="auto"/>
              <w:left w:val="nil"/>
              <w:bottom w:val="single" w:sz="4" w:space="0" w:color="auto"/>
              <w:right w:val="nil"/>
            </w:tcBorders>
            <w:shd w:val="clear" w:color="auto" w:fill="FFFFFF" w:themeFill="background1"/>
          </w:tcPr>
          <w:p w14:paraId="1C296AB2" w14:textId="78972B98" w:rsidR="00A63BD7" w:rsidRPr="00247A13" w:rsidRDefault="00EE3315" w:rsidP="00E13EBB">
            <w:pPr>
              <w:spacing w:line="240" w:lineRule="auto"/>
              <w:jc w:val="center"/>
              <w:rPr>
                <w:rFonts w:cs="Times New Roman"/>
                <w:noProof w:val="0"/>
                <w:sz w:val="18"/>
                <w:szCs w:val="18"/>
                <w:lang w:val="en-CA"/>
              </w:rPr>
            </w:pPr>
            <w:r w:rsidRPr="00247A13">
              <w:rPr>
                <w:rFonts w:cs="Times New Roman"/>
                <w:noProof w:val="0"/>
                <w:sz w:val="18"/>
                <w:szCs w:val="18"/>
                <w:lang w:val="en-CA"/>
              </w:rPr>
              <w:t>8.1</w:t>
            </w:r>
            <w:r w:rsidR="00A63BD7" w:rsidRPr="00247A13">
              <w:rPr>
                <w:rFonts w:cs="Times New Roman"/>
                <w:noProof w:val="0"/>
                <w:sz w:val="18"/>
                <w:szCs w:val="18"/>
                <w:lang w:val="en-CA"/>
              </w:rPr>
              <w:t>%</w:t>
            </w:r>
          </w:p>
        </w:tc>
        <w:tc>
          <w:tcPr>
            <w:tcW w:w="1292" w:type="dxa"/>
            <w:tcBorders>
              <w:top w:val="single" w:sz="4" w:space="0" w:color="auto"/>
              <w:left w:val="nil"/>
              <w:bottom w:val="single" w:sz="4" w:space="0" w:color="auto"/>
              <w:right w:val="nil"/>
            </w:tcBorders>
            <w:shd w:val="clear" w:color="auto" w:fill="FFFFFF" w:themeFill="background1"/>
          </w:tcPr>
          <w:p w14:paraId="7BEEF312" w14:textId="679F0E7C" w:rsidR="00A63BD7" w:rsidRPr="00247A13" w:rsidRDefault="00EE3315" w:rsidP="00E13EBB">
            <w:pPr>
              <w:spacing w:line="240" w:lineRule="auto"/>
              <w:jc w:val="center"/>
              <w:rPr>
                <w:rFonts w:cs="Times New Roman"/>
                <w:noProof w:val="0"/>
                <w:sz w:val="18"/>
                <w:szCs w:val="18"/>
                <w:lang w:val="en-CA"/>
              </w:rPr>
            </w:pPr>
            <w:r w:rsidRPr="00247A13">
              <w:rPr>
                <w:rFonts w:cs="Times New Roman"/>
                <w:noProof w:val="0"/>
                <w:sz w:val="18"/>
                <w:szCs w:val="18"/>
                <w:lang w:val="en-CA"/>
              </w:rPr>
              <w:t>18.4</w:t>
            </w:r>
            <w:r w:rsidR="00A63BD7" w:rsidRPr="00247A13">
              <w:rPr>
                <w:rFonts w:cs="Times New Roman"/>
                <w:noProof w:val="0"/>
                <w:sz w:val="18"/>
                <w:szCs w:val="18"/>
                <w:lang w:val="en-CA"/>
              </w:rPr>
              <w:t>%</w:t>
            </w:r>
          </w:p>
        </w:tc>
        <w:tc>
          <w:tcPr>
            <w:tcW w:w="1203" w:type="dxa"/>
            <w:tcBorders>
              <w:top w:val="single" w:sz="4" w:space="0" w:color="auto"/>
              <w:left w:val="nil"/>
              <w:bottom w:val="single" w:sz="4" w:space="0" w:color="auto"/>
              <w:right w:val="single" w:sz="4" w:space="0" w:color="auto"/>
            </w:tcBorders>
            <w:shd w:val="clear" w:color="auto" w:fill="FFFFFF" w:themeFill="background1"/>
          </w:tcPr>
          <w:p w14:paraId="18EFF386" w14:textId="1D50FC63" w:rsidR="00A63BD7" w:rsidRPr="00247A13" w:rsidRDefault="00A63BD7" w:rsidP="00E13EBB">
            <w:pPr>
              <w:spacing w:line="240" w:lineRule="auto"/>
              <w:jc w:val="center"/>
              <w:rPr>
                <w:rFonts w:cs="Times New Roman"/>
                <w:noProof w:val="0"/>
                <w:sz w:val="18"/>
                <w:szCs w:val="18"/>
                <w:lang w:val="en-CA"/>
              </w:rPr>
            </w:pPr>
          </w:p>
        </w:tc>
        <w:tc>
          <w:tcPr>
            <w:tcW w:w="1204" w:type="dxa"/>
            <w:tcBorders>
              <w:top w:val="single" w:sz="4" w:space="0" w:color="auto"/>
              <w:left w:val="single" w:sz="4" w:space="0" w:color="auto"/>
              <w:bottom w:val="single" w:sz="4" w:space="0" w:color="auto"/>
              <w:right w:val="single" w:sz="4" w:space="0" w:color="auto"/>
            </w:tcBorders>
            <w:shd w:val="clear" w:color="auto" w:fill="FFFFFF" w:themeFill="background1"/>
          </w:tcPr>
          <w:p w14:paraId="485E2A6E" w14:textId="78068BAA" w:rsidR="00A63BD7" w:rsidRPr="00247A13" w:rsidRDefault="00A63BD7" w:rsidP="00E13EBB">
            <w:pPr>
              <w:spacing w:line="240" w:lineRule="auto"/>
              <w:jc w:val="center"/>
              <w:rPr>
                <w:rFonts w:cs="Times New Roman"/>
                <w:noProof w:val="0"/>
                <w:sz w:val="18"/>
                <w:szCs w:val="18"/>
                <w:lang w:val="en-CA"/>
              </w:rPr>
            </w:pPr>
            <w:r w:rsidRPr="00247A13">
              <w:rPr>
                <w:rFonts w:cs="Times New Roman"/>
                <w:noProof w:val="0"/>
                <w:sz w:val="18"/>
                <w:szCs w:val="18"/>
                <w:lang w:val="en-CA"/>
              </w:rPr>
              <w:t>72%</w:t>
            </w:r>
          </w:p>
        </w:tc>
        <w:tc>
          <w:tcPr>
            <w:tcW w:w="554" w:type="dxa"/>
            <w:vMerge/>
            <w:tcBorders>
              <w:top w:val="nil"/>
              <w:left w:val="single" w:sz="4" w:space="0" w:color="auto"/>
              <w:bottom w:val="single" w:sz="4" w:space="0" w:color="auto"/>
              <w:right w:val="nil"/>
            </w:tcBorders>
          </w:tcPr>
          <w:p w14:paraId="5F25EA4A" w14:textId="77777777" w:rsidR="00A63BD7" w:rsidRPr="00247A13" w:rsidRDefault="00A63BD7" w:rsidP="007C3CD7">
            <w:pPr>
              <w:spacing w:line="240" w:lineRule="auto"/>
              <w:jc w:val="left"/>
              <w:rPr>
                <w:rFonts w:cs="Times New Roman"/>
                <w:b/>
                <w:noProof w:val="0"/>
                <w:sz w:val="18"/>
                <w:szCs w:val="18"/>
                <w:lang w:val="en-CA"/>
              </w:rPr>
            </w:pPr>
          </w:p>
        </w:tc>
      </w:tr>
    </w:tbl>
    <w:p w14:paraId="30430C84" w14:textId="1212835D" w:rsidR="00E919CC" w:rsidRPr="00247A13" w:rsidRDefault="006F7465">
      <w:pPr>
        <w:ind w:firstLine="284"/>
        <w:rPr>
          <w:rFonts w:cs="Times New Roman"/>
          <w:noProof w:val="0"/>
          <w:lang w:val="en-CA"/>
        </w:rPr>
        <w:pPrChange w:id="869" w:author="Daniel Stewart" w:date="2022-02-11T12:14:00Z">
          <w:pPr>
            <w:ind w:firstLine="284"/>
            <w:jc w:val="left"/>
          </w:pPr>
        </w:pPrChange>
      </w:pPr>
      <w:r>
        <w:rPr>
          <w:rFonts w:cs="Times New Roman"/>
          <w:noProof w:val="0"/>
          <w:lang w:val="en-CA"/>
        </w:rPr>
        <w:lastRenderedPageBreak/>
        <w:t xml:space="preserve">In total, </w:t>
      </w:r>
      <w:r w:rsidR="00F50B4A" w:rsidRPr="00247A13">
        <w:rPr>
          <w:rFonts w:cs="Times New Roman"/>
          <w:noProof w:val="0"/>
          <w:lang w:val="en-CA"/>
        </w:rPr>
        <w:t>494,759</w:t>
      </w:r>
      <w:r w:rsidR="00CA30F2" w:rsidRPr="00247A13">
        <w:rPr>
          <w:rFonts w:cs="Times New Roman"/>
          <w:noProof w:val="0"/>
          <w:lang w:val="en-CA"/>
        </w:rPr>
        <w:t xml:space="preserve"> </w:t>
      </w:r>
      <w:r w:rsidR="004911D2">
        <w:rPr>
          <w:rFonts w:cs="Times New Roman"/>
          <w:noProof w:val="0"/>
          <w:lang w:val="en-CA"/>
        </w:rPr>
        <w:t>or 4.0%</w:t>
      </w:r>
      <w:r w:rsidR="00CA30F2" w:rsidRPr="00247A13">
        <w:rPr>
          <w:rFonts w:cs="Times New Roman"/>
          <w:noProof w:val="0"/>
          <w:lang w:val="en-CA"/>
        </w:rPr>
        <w:t xml:space="preserve"> of the </w:t>
      </w:r>
      <w:r w:rsidR="00F50B4A" w:rsidRPr="00247A13">
        <w:rPr>
          <w:rFonts w:cs="Times New Roman"/>
          <w:noProof w:val="0"/>
          <w:lang w:val="en-CA"/>
        </w:rPr>
        <w:t>12,264,353</w:t>
      </w:r>
      <w:r w:rsidR="00CA30F2" w:rsidRPr="00247A13">
        <w:rPr>
          <w:rFonts w:cs="Times New Roman"/>
          <w:noProof w:val="0"/>
          <w:lang w:val="en-CA"/>
        </w:rPr>
        <w:t xml:space="preserve"> cells</w:t>
      </w:r>
      <w:r w:rsidR="00F50B4A" w:rsidRPr="00247A13">
        <w:rPr>
          <w:rFonts w:cs="Times New Roman"/>
          <w:noProof w:val="0"/>
          <w:lang w:val="en-CA"/>
        </w:rPr>
        <w:t xml:space="preserve"> </w:t>
      </w:r>
      <w:r>
        <w:rPr>
          <w:rFonts w:cs="Times New Roman"/>
          <w:noProof w:val="0"/>
          <w:lang w:val="en-CA"/>
        </w:rPr>
        <w:t xml:space="preserve">were </w:t>
      </w:r>
      <w:r w:rsidR="00CA30F2" w:rsidRPr="00247A13">
        <w:rPr>
          <w:rFonts w:cs="Times New Roman"/>
          <w:noProof w:val="0"/>
          <w:lang w:val="en-CA"/>
        </w:rPr>
        <w:t>classified as non-native cattail</w:t>
      </w:r>
      <w:r w:rsidR="00F50B4A" w:rsidRPr="00247A13">
        <w:rPr>
          <w:rFonts w:cs="Times New Roman"/>
          <w:noProof w:val="0"/>
          <w:lang w:val="en-CA"/>
        </w:rPr>
        <w:t xml:space="preserve">, </w:t>
      </w:r>
      <w:r w:rsidR="00976B67" w:rsidRPr="00247A13">
        <w:rPr>
          <w:rFonts w:cs="Times New Roman"/>
          <w:noProof w:val="0"/>
          <w:lang w:val="en-CA"/>
        </w:rPr>
        <w:t xml:space="preserve">representing </w:t>
      </w:r>
      <w:r w:rsidR="007F0E65" w:rsidRPr="00247A13">
        <w:rPr>
          <w:rFonts w:cs="Times New Roman"/>
          <w:noProof w:val="0"/>
          <w:lang w:val="en-CA"/>
        </w:rPr>
        <w:t xml:space="preserve">nearly 500,000 </w:t>
      </w:r>
      <w:r w:rsidR="00F50B4A" w:rsidRPr="00247A13">
        <w:rPr>
          <w:rFonts w:cs="Times New Roman"/>
          <w:noProof w:val="0"/>
          <w:lang w:val="en-CA"/>
        </w:rPr>
        <w:t>m</w:t>
      </w:r>
      <w:r w:rsidR="00F50B4A" w:rsidRPr="00247A13">
        <w:rPr>
          <w:rFonts w:cs="Times New Roman"/>
          <w:noProof w:val="0"/>
          <w:vertAlign w:val="superscript"/>
          <w:lang w:val="en-CA"/>
        </w:rPr>
        <w:t>2</w:t>
      </w:r>
      <w:r w:rsidR="007F0E65" w:rsidRPr="00247A13">
        <w:rPr>
          <w:rFonts w:cs="Times New Roman"/>
          <w:noProof w:val="0"/>
          <w:vertAlign w:val="superscript"/>
          <w:lang w:val="en-CA"/>
        </w:rPr>
        <w:t xml:space="preserve"> </w:t>
      </w:r>
      <w:r w:rsidR="00254491" w:rsidRPr="00247A13">
        <w:rPr>
          <w:rFonts w:cs="Times New Roman"/>
          <w:noProof w:val="0"/>
          <w:lang w:val="en-CA"/>
        </w:rPr>
        <w:t xml:space="preserve">of </w:t>
      </w:r>
      <w:r w:rsidR="00DE0F92" w:rsidRPr="00247A13">
        <w:rPr>
          <w:rFonts w:cs="Times New Roman"/>
          <w:noProof w:val="0"/>
          <w:lang w:val="en-CA"/>
        </w:rPr>
        <w:t xml:space="preserve">occupied </w:t>
      </w:r>
      <w:r w:rsidR="00254491" w:rsidRPr="00247A13">
        <w:rPr>
          <w:rFonts w:cs="Times New Roman"/>
          <w:noProof w:val="0"/>
          <w:lang w:val="en-CA"/>
        </w:rPr>
        <w:t>marsh habita</w:t>
      </w:r>
      <w:r w:rsidR="00976B67" w:rsidRPr="00247A13">
        <w:rPr>
          <w:rFonts w:cs="Times New Roman"/>
          <w:noProof w:val="0"/>
          <w:lang w:val="en-CA"/>
        </w:rPr>
        <w:t>t</w:t>
      </w:r>
      <w:r w:rsidR="00DE0F92" w:rsidRPr="00247A13">
        <w:rPr>
          <w:rFonts w:cs="Times New Roman"/>
          <w:noProof w:val="0"/>
          <w:lang w:val="en-CA"/>
        </w:rPr>
        <w:t xml:space="preserve"> </w:t>
      </w:r>
      <w:r w:rsidR="004911D2">
        <w:rPr>
          <w:rFonts w:cs="Times New Roman"/>
          <w:noProof w:val="0"/>
          <w:lang w:val="en-CA"/>
        </w:rPr>
        <w:t xml:space="preserve">in the estuary </w:t>
      </w:r>
      <w:r w:rsidR="00DE0F92" w:rsidRPr="00247A13">
        <w:rPr>
          <w:rFonts w:cs="Times New Roman"/>
          <w:noProof w:val="0"/>
          <w:lang w:val="en-CA"/>
        </w:rPr>
        <w:t>(Table 5)</w:t>
      </w:r>
      <w:r w:rsidR="00F50B4A" w:rsidRPr="00247A13">
        <w:rPr>
          <w:rFonts w:cs="Times New Roman"/>
          <w:noProof w:val="0"/>
          <w:lang w:val="en-CA"/>
        </w:rPr>
        <w:t>.</w:t>
      </w:r>
      <w:r w:rsidR="00966BB3" w:rsidRPr="00966BB3">
        <w:rPr>
          <w:rFonts w:cs="Times New Roman"/>
          <w:noProof w:val="0"/>
          <w:lang w:val="en-CA"/>
        </w:rPr>
        <w:t xml:space="preserve"> </w:t>
      </w:r>
      <w:r w:rsidR="00966BB3" w:rsidRPr="00247A13">
        <w:rPr>
          <w:rFonts w:cs="Times New Roman"/>
          <w:noProof w:val="0"/>
          <w:lang w:val="en-CA"/>
        </w:rPr>
        <w:t>Though not di</w:t>
      </w:r>
      <w:r w:rsidR="00966BB3">
        <w:rPr>
          <w:rFonts w:cs="Times New Roman"/>
          <w:noProof w:val="0"/>
          <w:lang w:val="en-CA"/>
        </w:rPr>
        <w:t>fferentiated</w:t>
      </w:r>
      <w:r w:rsidR="00966BB3" w:rsidRPr="00247A13">
        <w:rPr>
          <w:rFonts w:cs="Times New Roman"/>
          <w:noProof w:val="0"/>
          <w:lang w:val="en-CA"/>
        </w:rPr>
        <w:t xml:space="preserve"> in our spectral analysis, the non-native cattail observed during field verificatio</w:t>
      </w:r>
      <w:r w:rsidR="00966BB3">
        <w:rPr>
          <w:rFonts w:cs="Times New Roman"/>
          <w:noProof w:val="0"/>
          <w:lang w:val="en-CA"/>
        </w:rPr>
        <w:t xml:space="preserve">n was more often identified </w:t>
      </w:r>
      <w:r w:rsidR="00420D6B">
        <w:rPr>
          <w:rFonts w:cs="Times New Roman"/>
          <w:noProof w:val="0"/>
          <w:lang w:val="en-CA"/>
        </w:rPr>
        <w:t xml:space="preserve">in the field </w:t>
      </w:r>
      <w:r w:rsidR="00966BB3">
        <w:rPr>
          <w:rFonts w:cs="Times New Roman"/>
          <w:noProof w:val="0"/>
          <w:lang w:val="en-CA"/>
        </w:rPr>
        <w:t xml:space="preserve">as </w:t>
      </w:r>
      <w:r w:rsidR="00966BB3" w:rsidRPr="00247A13">
        <w:rPr>
          <w:rFonts w:cs="Times New Roman"/>
          <w:i/>
          <w:noProof w:val="0"/>
          <w:lang w:val="en-CA"/>
        </w:rPr>
        <w:t>T.</w:t>
      </w:r>
      <w:del w:id="870" w:author="Daniel Stewart" w:date="2022-02-11T15:52:00Z">
        <w:r w:rsidR="00966BB3" w:rsidRPr="00247A13" w:rsidDel="001D2D68">
          <w:rPr>
            <w:rFonts w:cs="Times New Roman"/>
            <w:i/>
            <w:noProof w:val="0"/>
            <w:lang w:val="en-CA"/>
          </w:rPr>
          <w:delText xml:space="preserve"> </w:delText>
        </w:r>
        <w:r w:rsidR="00966BB3" w:rsidRPr="00247A13" w:rsidDel="001D2D68">
          <w:rPr>
            <w:rFonts w:cs="Times New Roman"/>
            <w:noProof w:val="0"/>
            <w:lang w:val="en-CA"/>
          </w:rPr>
          <w:delText>x</w:delText>
        </w:r>
        <w:r w:rsidR="00966BB3" w:rsidRPr="00247A13" w:rsidDel="001D2D68">
          <w:rPr>
            <w:rFonts w:cs="Times New Roman"/>
            <w:i/>
            <w:noProof w:val="0"/>
            <w:lang w:val="en-CA"/>
          </w:rPr>
          <w:delText xml:space="preserve"> </w:delText>
        </w:r>
      </w:del>
      <w:ins w:id="871" w:author="Daniel Stewart" w:date="2022-02-11T15:52:00Z">
        <w:r w:rsidR="00966BB3">
          <w:rPr>
            <w:rFonts w:cs="Times New Roman"/>
            <w:i/>
            <w:noProof w:val="0"/>
            <w:lang w:val="en-CA"/>
          </w:rPr>
          <w:t xml:space="preserve"> × </w:t>
        </w:r>
      </w:ins>
      <w:r w:rsidR="00966BB3" w:rsidRPr="00247A13">
        <w:rPr>
          <w:rFonts w:cs="Times New Roman"/>
          <w:i/>
          <w:noProof w:val="0"/>
          <w:lang w:val="en-CA"/>
        </w:rPr>
        <w:t>glauca</w:t>
      </w:r>
      <w:r w:rsidR="00966BB3" w:rsidRPr="00247A13">
        <w:rPr>
          <w:rFonts w:cs="Times New Roman"/>
          <w:noProof w:val="0"/>
          <w:lang w:val="en-CA"/>
        </w:rPr>
        <w:t xml:space="preserve">. Non-native cattail was observed in 18 of the 30 field-verified grid cells, with ten containing </w:t>
      </w:r>
      <w:r w:rsidR="00966BB3">
        <w:rPr>
          <w:rFonts w:cs="Times New Roman"/>
          <w:noProof w:val="0"/>
          <w:lang w:val="en-CA"/>
        </w:rPr>
        <w:t xml:space="preserve">only </w:t>
      </w:r>
      <w:r w:rsidR="00966BB3" w:rsidRPr="00247A13">
        <w:rPr>
          <w:rFonts w:cs="Times New Roman"/>
          <w:i/>
          <w:noProof w:val="0"/>
          <w:lang w:val="en-CA"/>
        </w:rPr>
        <w:t>T.</w:t>
      </w:r>
      <w:del w:id="872" w:author="Daniel Stewart" w:date="2022-02-11T15:52:00Z">
        <w:r w:rsidR="00966BB3" w:rsidRPr="00247A13" w:rsidDel="001D2D68">
          <w:rPr>
            <w:rFonts w:cs="Times New Roman"/>
            <w:i/>
            <w:noProof w:val="0"/>
            <w:lang w:val="en-CA"/>
          </w:rPr>
          <w:delText xml:space="preserve"> </w:delText>
        </w:r>
        <w:r w:rsidR="00966BB3" w:rsidRPr="00247A13" w:rsidDel="001D2D68">
          <w:rPr>
            <w:rFonts w:cs="Times New Roman"/>
            <w:noProof w:val="0"/>
            <w:lang w:val="en-CA"/>
          </w:rPr>
          <w:delText>x</w:delText>
        </w:r>
        <w:r w:rsidR="00966BB3" w:rsidRPr="00247A13" w:rsidDel="001D2D68">
          <w:rPr>
            <w:rFonts w:cs="Times New Roman"/>
            <w:i/>
            <w:noProof w:val="0"/>
            <w:lang w:val="en-CA"/>
          </w:rPr>
          <w:delText xml:space="preserve"> </w:delText>
        </w:r>
      </w:del>
      <w:ins w:id="873" w:author="Daniel Stewart" w:date="2022-02-11T15:52:00Z">
        <w:r w:rsidR="00966BB3">
          <w:rPr>
            <w:rFonts w:cs="Times New Roman"/>
            <w:i/>
            <w:noProof w:val="0"/>
            <w:lang w:val="en-CA"/>
          </w:rPr>
          <w:t xml:space="preserve"> × </w:t>
        </w:r>
      </w:ins>
      <w:r w:rsidR="00966BB3" w:rsidRPr="00247A13">
        <w:rPr>
          <w:rFonts w:cs="Times New Roman"/>
          <w:i/>
          <w:noProof w:val="0"/>
          <w:lang w:val="en-CA"/>
        </w:rPr>
        <w:t xml:space="preserve">glauca, </w:t>
      </w:r>
      <w:r w:rsidR="00966BB3" w:rsidRPr="00247A13">
        <w:rPr>
          <w:rFonts w:cs="Times New Roman"/>
          <w:noProof w:val="0"/>
          <w:lang w:val="en-CA"/>
        </w:rPr>
        <w:t xml:space="preserve">two </w:t>
      </w:r>
      <w:r w:rsidR="00966BB3">
        <w:rPr>
          <w:rFonts w:cs="Times New Roman"/>
          <w:noProof w:val="0"/>
          <w:lang w:val="en-CA"/>
        </w:rPr>
        <w:t>containing only</w:t>
      </w:r>
      <w:r w:rsidR="00966BB3" w:rsidRPr="00247A13">
        <w:rPr>
          <w:rFonts w:cs="Times New Roman"/>
          <w:noProof w:val="0"/>
          <w:lang w:val="en-CA"/>
        </w:rPr>
        <w:t xml:space="preserve"> </w:t>
      </w:r>
      <w:r w:rsidR="00966BB3" w:rsidRPr="00247A13">
        <w:rPr>
          <w:rFonts w:cs="Times New Roman"/>
          <w:i/>
          <w:noProof w:val="0"/>
          <w:lang w:val="en-CA"/>
        </w:rPr>
        <w:t>T. angustifolia</w:t>
      </w:r>
      <w:r w:rsidR="00966BB3" w:rsidRPr="00247A13">
        <w:rPr>
          <w:rFonts w:cs="Times New Roman"/>
          <w:noProof w:val="0"/>
          <w:lang w:val="en-CA"/>
        </w:rPr>
        <w:t>, and six containing both taxa</w:t>
      </w:r>
      <w:r w:rsidR="00966BB3" w:rsidRPr="00247A13">
        <w:rPr>
          <w:rFonts w:cs="Times New Roman"/>
          <w:i/>
          <w:noProof w:val="0"/>
          <w:lang w:val="en-CA"/>
        </w:rPr>
        <w:t>.</w:t>
      </w:r>
      <w:r w:rsidR="00DE0F92" w:rsidRPr="00247A13">
        <w:rPr>
          <w:rFonts w:cs="Times New Roman"/>
          <w:noProof w:val="0"/>
          <w:lang w:val="en-CA"/>
        </w:rPr>
        <w:t xml:space="preserve"> </w:t>
      </w:r>
      <w:r>
        <w:rPr>
          <w:rFonts w:cs="Times New Roman"/>
          <w:noProof w:val="0"/>
          <w:lang w:val="en-CA"/>
        </w:rPr>
        <w:t>R</w:t>
      </w:r>
      <w:r w:rsidR="00FC316F" w:rsidRPr="00247A13">
        <w:rPr>
          <w:rFonts w:cs="Times New Roman"/>
          <w:noProof w:val="0"/>
          <w:lang w:val="en-CA"/>
        </w:rPr>
        <w:t xml:space="preserve">estoration </w:t>
      </w:r>
      <w:r w:rsidR="00DE0F92" w:rsidRPr="00247A13">
        <w:rPr>
          <w:rFonts w:cs="Times New Roman"/>
          <w:noProof w:val="0"/>
          <w:lang w:val="en-CA"/>
        </w:rPr>
        <w:t xml:space="preserve">sites, </w:t>
      </w:r>
      <w:r w:rsidR="00FC316F" w:rsidRPr="00247A13">
        <w:rPr>
          <w:rFonts w:cs="Times New Roman"/>
          <w:noProof w:val="0"/>
          <w:lang w:val="en-CA"/>
        </w:rPr>
        <w:t>co</w:t>
      </w:r>
      <w:r w:rsidR="004911D2">
        <w:rPr>
          <w:rFonts w:cs="Times New Roman"/>
          <w:noProof w:val="0"/>
          <w:lang w:val="en-CA"/>
        </w:rPr>
        <w:t>mprised</w:t>
      </w:r>
      <w:r w:rsidR="00FC316F" w:rsidRPr="00247A13">
        <w:rPr>
          <w:rFonts w:cs="Times New Roman"/>
          <w:noProof w:val="0"/>
          <w:lang w:val="en-CA"/>
        </w:rPr>
        <w:t xml:space="preserve"> of </w:t>
      </w:r>
      <w:r w:rsidR="001166C5">
        <w:rPr>
          <w:rFonts w:cs="Times New Roman"/>
          <w:noProof w:val="0"/>
          <w:lang w:val="en-CA"/>
        </w:rPr>
        <w:t xml:space="preserve">&gt; 100 </w:t>
      </w:r>
      <w:r w:rsidR="00FC316F" w:rsidRPr="00247A13">
        <w:rPr>
          <w:rFonts w:cs="Times New Roman"/>
          <w:noProof w:val="0"/>
          <w:lang w:val="en-CA"/>
        </w:rPr>
        <w:t xml:space="preserve">habitat compensation, </w:t>
      </w:r>
      <w:ins w:id="874" w:author="Daniel Stewart" w:date="2022-03-16T15:29:00Z">
        <w:r w:rsidR="00804D0F">
          <w:rPr>
            <w:rFonts w:cs="Times New Roman"/>
            <w:noProof w:val="0"/>
            <w:lang w:val="en-CA"/>
          </w:rPr>
          <w:t xml:space="preserve">offset, </w:t>
        </w:r>
      </w:ins>
      <w:del w:id="875" w:author="Daniel Stewart" w:date="2022-03-16T15:29:00Z">
        <w:r w:rsidR="00FC316F" w:rsidRPr="00247A13" w:rsidDel="00804D0F">
          <w:rPr>
            <w:rFonts w:cs="Times New Roman"/>
            <w:noProof w:val="0"/>
            <w:lang w:val="en-CA"/>
          </w:rPr>
          <w:delText>enhancement, restoration and bankin</w:delText>
        </w:r>
      </w:del>
      <w:ins w:id="876" w:author="Daniel Stewart" w:date="2022-03-16T15:29:00Z">
        <w:r w:rsidR="00804D0F">
          <w:rPr>
            <w:rFonts w:cs="Times New Roman"/>
            <w:noProof w:val="0"/>
            <w:lang w:val="en-CA"/>
          </w:rPr>
          <w:t>and banking</w:t>
        </w:r>
      </w:ins>
      <w:del w:id="877" w:author="Daniel Stewart" w:date="2022-03-16T15:29:00Z">
        <w:r w:rsidR="00FC316F" w:rsidRPr="00247A13" w:rsidDel="00804D0F">
          <w:rPr>
            <w:rFonts w:cs="Times New Roman"/>
            <w:noProof w:val="0"/>
            <w:lang w:val="en-CA"/>
          </w:rPr>
          <w:delText>g</w:delText>
        </w:r>
      </w:del>
      <w:r w:rsidR="00FC316F" w:rsidRPr="00247A13">
        <w:rPr>
          <w:rFonts w:cs="Times New Roman"/>
          <w:noProof w:val="0"/>
          <w:lang w:val="en-CA"/>
        </w:rPr>
        <w:t xml:space="preserve"> projects </w:t>
      </w:r>
      <w:r w:rsidR="00DE0F92" w:rsidRPr="00247A13">
        <w:rPr>
          <w:rFonts w:cs="Times New Roman"/>
          <w:noProof w:val="0"/>
          <w:lang w:val="en-CA"/>
        </w:rPr>
        <w:t xml:space="preserve">created within the last </w:t>
      </w:r>
      <w:ins w:id="878" w:author="Daniel Stewart" w:date="2022-03-16T15:29:00Z">
        <w:r w:rsidR="00804D0F">
          <w:rPr>
            <w:rFonts w:cs="Times New Roman"/>
            <w:noProof w:val="0"/>
            <w:lang w:val="en-CA"/>
          </w:rPr>
          <w:t>4</w:t>
        </w:r>
      </w:ins>
      <w:del w:id="879" w:author="Daniel Stewart" w:date="2022-03-16T15:29:00Z">
        <w:r w:rsidR="00DE0F92" w:rsidRPr="00247A13" w:rsidDel="00804D0F">
          <w:rPr>
            <w:rFonts w:cs="Times New Roman"/>
            <w:noProof w:val="0"/>
            <w:lang w:val="en-CA"/>
          </w:rPr>
          <w:delText>3</w:delText>
        </w:r>
      </w:del>
      <w:r w:rsidR="00DE0F92" w:rsidRPr="00247A13">
        <w:rPr>
          <w:rFonts w:cs="Times New Roman"/>
          <w:noProof w:val="0"/>
          <w:lang w:val="en-CA"/>
        </w:rPr>
        <w:t>0 years</w:t>
      </w:r>
      <w:ins w:id="880" w:author="Daniel Stewart" w:date="2022-03-16T15:30:00Z">
        <w:r w:rsidR="00804D0F">
          <w:rPr>
            <w:rFonts w:cs="Times New Roman"/>
            <w:noProof w:val="0"/>
            <w:lang w:val="en-CA"/>
          </w:rPr>
          <w:t xml:space="preserve">, </w:t>
        </w:r>
      </w:ins>
      <w:del w:id="881" w:author="Daniel Stewart" w:date="2022-03-16T15:30:00Z">
        <w:r w:rsidR="00DE0F92" w:rsidRPr="00247A13" w:rsidDel="00804D0F">
          <w:rPr>
            <w:rFonts w:cs="Times New Roman"/>
            <w:noProof w:val="0"/>
            <w:lang w:val="en-CA"/>
          </w:rPr>
          <w:delText>,</w:delText>
        </w:r>
      </w:del>
      <w:del w:id="882" w:author="Daniel Stewart" w:date="2022-03-16T15:29:00Z">
        <w:r w:rsidR="00DE0F92" w:rsidRPr="00247A13" w:rsidDel="00804D0F">
          <w:rPr>
            <w:rFonts w:cs="Times New Roman"/>
            <w:noProof w:val="0"/>
            <w:lang w:val="en-CA"/>
          </w:rPr>
          <w:delText xml:space="preserve"> </w:delText>
        </w:r>
      </w:del>
      <w:r w:rsidR="00DE0F92" w:rsidRPr="00247A13">
        <w:rPr>
          <w:rFonts w:cs="Times New Roman"/>
          <w:noProof w:val="0"/>
          <w:lang w:val="en-CA"/>
        </w:rPr>
        <w:t>ha</w:t>
      </w:r>
      <w:r w:rsidR="004F16ED" w:rsidRPr="00247A13">
        <w:rPr>
          <w:rFonts w:cs="Times New Roman"/>
          <w:noProof w:val="0"/>
          <w:lang w:val="en-CA"/>
        </w:rPr>
        <w:t>ve</w:t>
      </w:r>
      <w:r w:rsidR="00DE0F92" w:rsidRPr="00247A13">
        <w:rPr>
          <w:rFonts w:cs="Times New Roman"/>
          <w:noProof w:val="0"/>
          <w:lang w:val="en-CA"/>
        </w:rPr>
        <w:t xml:space="preserve"> the highest proportion of cattail</w:t>
      </w:r>
      <w:r>
        <w:rPr>
          <w:rFonts w:cs="Times New Roman"/>
          <w:noProof w:val="0"/>
          <w:lang w:val="en-CA"/>
        </w:rPr>
        <w:t xml:space="preserve"> occupancy</w:t>
      </w:r>
      <w:r w:rsidR="00DE0F92" w:rsidRPr="00247A13">
        <w:rPr>
          <w:rFonts w:cs="Times New Roman"/>
          <w:noProof w:val="0"/>
          <w:lang w:val="en-CA"/>
        </w:rPr>
        <w:t xml:space="preserve"> (14.9%</w:t>
      </w:r>
      <w:r w:rsidR="00244544" w:rsidRPr="00247A13">
        <w:rPr>
          <w:rFonts w:cs="Times New Roman"/>
          <w:noProof w:val="0"/>
          <w:lang w:val="en-CA"/>
        </w:rPr>
        <w:t>), with over 3</w:t>
      </w:r>
      <w:del w:id="883" w:author="Daniel Stewart" w:date="2022-02-11T15:52:00Z">
        <w:r w:rsidR="00244544" w:rsidRPr="00247A13" w:rsidDel="001D2D68">
          <w:rPr>
            <w:rFonts w:cs="Times New Roman"/>
            <w:noProof w:val="0"/>
            <w:lang w:val="en-CA"/>
          </w:rPr>
          <w:delText xml:space="preserve"> x </w:delText>
        </w:r>
      </w:del>
      <w:ins w:id="884" w:author="Daniel Stewart" w:date="2022-02-11T15:52:00Z">
        <w:r w:rsidR="001D2D68">
          <w:rPr>
            <w:rFonts w:cs="Times New Roman"/>
            <w:noProof w:val="0"/>
            <w:lang w:val="en-CA"/>
          </w:rPr>
          <w:t xml:space="preserve"> × </w:t>
        </w:r>
      </w:ins>
      <w:r w:rsidR="00244544" w:rsidRPr="00247A13">
        <w:rPr>
          <w:rFonts w:cs="Times New Roman"/>
          <w:noProof w:val="0"/>
          <w:lang w:val="en-CA"/>
        </w:rPr>
        <w:t>greater proportions than the overall estuary</w:t>
      </w:r>
      <w:r w:rsidR="00DE0F92" w:rsidRPr="00247A13">
        <w:rPr>
          <w:rFonts w:cs="Times New Roman"/>
          <w:noProof w:val="0"/>
          <w:lang w:val="en-CA"/>
        </w:rPr>
        <w:t xml:space="preserve">. </w:t>
      </w:r>
      <w:del w:id="885" w:author="Daniel Stewart" w:date="2022-03-16T15:30:00Z">
        <w:r w:rsidR="00DE0F92" w:rsidRPr="00247A13" w:rsidDel="00804D0F">
          <w:rPr>
            <w:rFonts w:cs="Times New Roman"/>
            <w:noProof w:val="0"/>
            <w:lang w:val="en-CA"/>
          </w:rPr>
          <w:delText>Conversely, p</w:delText>
        </w:r>
      </w:del>
      <w:ins w:id="886" w:author="Daniel Stewart" w:date="2022-03-16T15:30:00Z">
        <w:r w:rsidR="00804D0F">
          <w:rPr>
            <w:rFonts w:cs="Times New Roman"/>
            <w:noProof w:val="0"/>
            <w:lang w:val="en-CA"/>
          </w:rPr>
          <w:t>P</w:t>
        </w:r>
      </w:ins>
      <w:r w:rsidR="00DE0F92" w:rsidRPr="00247A13">
        <w:rPr>
          <w:rFonts w:cs="Times New Roman"/>
          <w:noProof w:val="0"/>
          <w:lang w:val="en-CA"/>
        </w:rPr>
        <w:t>rotected area marshes, defined as marshes legally protected by government agencies and NGOs</w:t>
      </w:r>
      <w:del w:id="887" w:author="Daniel Stewart" w:date="2022-03-16T15:30:00Z">
        <w:r w:rsidR="004F16ED" w:rsidRPr="00247A13" w:rsidDel="00804D0F">
          <w:rPr>
            <w:rFonts w:cs="Times New Roman"/>
            <w:noProof w:val="0"/>
            <w:lang w:val="en-CA"/>
          </w:rPr>
          <w:delText xml:space="preserve"> (e.g. Wildlife Management Areas, Conservancy Lands)</w:delText>
        </w:r>
      </w:del>
      <w:r w:rsidR="00DE0F92" w:rsidRPr="00247A13">
        <w:rPr>
          <w:rFonts w:cs="Times New Roman"/>
          <w:noProof w:val="0"/>
          <w:lang w:val="en-CA"/>
        </w:rPr>
        <w:t>, ha</w:t>
      </w:r>
      <w:r w:rsidR="00244544" w:rsidRPr="00247A13">
        <w:rPr>
          <w:rFonts w:cs="Times New Roman"/>
          <w:noProof w:val="0"/>
          <w:lang w:val="en-CA"/>
        </w:rPr>
        <w:t>ve</w:t>
      </w:r>
      <w:r w:rsidR="00DE0F92" w:rsidRPr="00247A13">
        <w:rPr>
          <w:rFonts w:cs="Times New Roman"/>
          <w:noProof w:val="0"/>
          <w:lang w:val="en-CA"/>
        </w:rPr>
        <w:t xml:space="preserve"> the lowest proportion</w:t>
      </w:r>
      <w:r w:rsidR="001166C5">
        <w:rPr>
          <w:rFonts w:cs="Times New Roman"/>
          <w:noProof w:val="0"/>
          <w:lang w:val="en-CA"/>
        </w:rPr>
        <w:t>al occupancy</w:t>
      </w:r>
      <w:r w:rsidR="00DE0F92" w:rsidRPr="00247A13">
        <w:rPr>
          <w:rFonts w:cs="Times New Roman"/>
          <w:noProof w:val="0"/>
          <w:lang w:val="en-CA"/>
        </w:rPr>
        <w:t xml:space="preserve"> (3.4%), </w:t>
      </w:r>
      <w:r w:rsidR="00B97D04">
        <w:rPr>
          <w:rFonts w:cs="Times New Roman"/>
          <w:noProof w:val="0"/>
          <w:lang w:val="en-CA"/>
        </w:rPr>
        <w:t xml:space="preserve">but since they comprise 68.5% of the estuary, </w:t>
      </w:r>
      <w:r w:rsidR="00CB2DA5">
        <w:rPr>
          <w:rFonts w:cs="Times New Roman"/>
          <w:noProof w:val="0"/>
          <w:lang w:val="en-CA"/>
        </w:rPr>
        <w:t xml:space="preserve">still </w:t>
      </w:r>
      <w:r w:rsidR="00B97D04">
        <w:rPr>
          <w:rFonts w:cs="Times New Roman"/>
          <w:noProof w:val="0"/>
          <w:lang w:val="en-CA"/>
        </w:rPr>
        <w:t xml:space="preserve">contain the majority of cattail (57.0%). </w:t>
      </w:r>
    </w:p>
    <w:p w14:paraId="41A7E08B" w14:textId="1743F661" w:rsidR="00B56E1C" w:rsidDel="00804D0F" w:rsidRDefault="00B56E1C" w:rsidP="007C3CD7">
      <w:pPr>
        <w:ind w:firstLine="284"/>
        <w:jc w:val="left"/>
        <w:rPr>
          <w:del w:id="888" w:author="Daniel Stewart" w:date="2022-03-16T15:31:00Z"/>
          <w:rFonts w:cs="Times New Roman"/>
          <w:noProof w:val="0"/>
          <w:lang w:val="en-CA"/>
        </w:rPr>
      </w:pPr>
    </w:p>
    <w:p w14:paraId="79934620" w14:textId="3E9C4DC3" w:rsidR="00DE0F92" w:rsidRPr="00214C84" w:rsidRDefault="00DE0F92" w:rsidP="007C3CD7">
      <w:pPr>
        <w:pStyle w:val="Caption"/>
        <w:keepNext/>
        <w:ind w:left="1276" w:right="1280"/>
        <w:jc w:val="left"/>
        <w:rPr>
          <w:rFonts w:ascii="Times New Roman" w:hAnsi="Times New Roman" w:cs="Times New Roman"/>
          <w:i w:val="0"/>
        </w:rPr>
      </w:pPr>
      <w:r w:rsidRPr="00214C84">
        <w:rPr>
          <w:rFonts w:ascii="Times New Roman" w:hAnsi="Times New Roman" w:cs="Times New Roman"/>
          <w:b/>
          <w:i w:val="0"/>
        </w:rPr>
        <w:t xml:space="preserve">Table </w:t>
      </w:r>
      <w:r w:rsidR="0070228B" w:rsidRPr="00214C84">
        <w:rPr>
          <w:rFonts w:ascii="Times New Roman" w:hAnsi="Times New Roman" w:cs="Times New Roman"/>
          <w:b/>
          <w:i w:val="0"/>
        </w:rPr>
        <w:fldChar w:fldCharType="begin"/>
      </w:r>
      <w:r w:rsidR="0070228B" w:rsidRPr="00214C84">
        <w:rPr>
          <w:rFonts w:ascii="Times New Roman" w:hAnsi="Times New Roman" w:cs="Times New Roman"/>
          <w:b/>
          <w:i w:val="0"/>
        </w:rPr>
        <w:instrText xml:space="preserve"> SEQ Table \* ARABIC </w:instrText>
      </w:r>
      <w:r w:rsidR="0070228B" w:rsidRPr="00214C84">
        <w:rPr>
          <w:rFonts w:ascii="Times New Roman" w:hAnsi="Times New Roman" w:cs="Times New Roman"/>
          <w:b/>
          <w:i w:val="0"/>
        </w:rPr>
        <w:fldChar w:fldCharType="separate"/>
      </w:r>
      <w:r w:rsidRPr="00214C84">
        <w:rPr>
          <w:rFonts w:ascii="Times New Roman" w:hAnsi="Times New Roman" w:cs="Times New Roman"/>
          <w:b/>
          <w:i w:val="0"/>
          <w:noProof/>
        </w:rPr>
        <w:t>5</w:t>
      </w:r>
      <w:r w:rsidR="0070228B" w:rsidRPr="00214C84">
        <w:rPr>
          <w:rFonts w:ascii="Times New Roman" w:hAnsi="Times New Roman" w:cs="Times New Roman"/>
          <w:b/>
          <w:i w:val="0"/>
          <w:noProof/>
        </w:rPr>
        <w:fldChar w:fldCharType="end"/>
      </w:r>
      <w:r w:rsidRPr="00214C84">
        <w:rPr>
          <w:rFonts w:ascii="Times New Roman" w:hAnsi="Times New Roman" w:cs="Times New Roman"/>
          <w:i w:val="0"/>
        </w:rPr>
        <w:t xml:space="preserve"> </w:t>
      </w:r>
      <w:r w:rsidR="001038E3" w:rsidRPr="00214C84">
        <w:rPr>
          <w:rFonts w:ascii="Times New Roman" w:hAnsi="Times New Roman" w:cs="Times New Roman"/>
          <w:i w:val="0"/>
        </w:rPr>
        <w:t>Percent area and abundance</w:t>
      </w:r>
      <w:r w:rsidRPr="00214C84">
        <w:rPr>
          <w:rFonts w:ascii="Times New Roman" w:hAnsi="Times New Roman" w:cs="Times New Roman"/>
          <w:i w:val="0"/>
        </w:rPr>
        <w:t xml:space="preserve"> </w:t>
      </w:r>
      <w:r w:rsidR="001038E3" w:rsidRPr="00214C84">
        <w:rPr>
          <w:rFonts w:ascii="Times New Roman" w:hAnsi="Times New Roman" w:cs="Times New Roman"/>
          <w:i w:val="0"/>
        </w:rPr>
        <w:t xml:space="preserve">of non-native </w:t>
      </w:r>
      <w:r w:rsidRPr="00214C84">
        <w:rPr>
          <w:rFonts w:ascii="Times New Roman" w:hAnsi="Times New Roman" w:cs="Times New Roman"/>
          <w:i w:val="0"/>
        </w:rPr>
        <w:t>cattail-classified pixels in</w:t>
      </w:r>
      <w:r w:rsidR="001038E3" w:rsidRPr="00214C84">
        <w:rPr>
          <w:rFonts w:ascii="Times New Roman" w:hAnsi="Times New Roman" w:cs="Times New Roman"/>
          <w:i w:val="0"/>
        </w:rPr>
        <w:t xml:space="preserve"> restoration sites, protected areas, and unprotected areas in the Fraser River Estuary.</w:t>
      </w:r>
    </w:p>
    <w:tbl>
      <w:tblPr>
        <w:tblW w:w="7111" w:type="dxa"/>
        <w:jc w:val="center"/>
        <w:tblLook w:val="04A0" w:firstRow="1" w:lastRow="0" w:firstColumn="1" w:lastColumn="0" w:noHBand="0" w:noVBand="1"/>
      </w:tblPr>
      <w:tblGrid>
        <w:gridCol w:w="1844"/>
        <w:gridCol w:w="1440"/>
        <w:gridCol w:w="1440"/>
        <w:gridCol w:w="946"/>
        <w:gridCol w:w="1441"/>
      </w:tblGrid>
      <w:tr w:rsidR="004F16ED" w:rsidRPr="00247A13" w14:paraId="6D7916F5" w14:textId="77777777" w:rsidTr="008A504F">
        <w:trPr>
          <w:trHeight w:val="222"/>
          <w:jc w:val="center"/>
        </w:trPr>
        <w:tc>
          <w:tcPr>
            <w:tcW w:w="1844" w:type="dxa"/>
            <w:tcBorders>
              <w:top w:val="nil"/>
              <w:left w:val="nil"/>
              <w:bottom w:val="single" w:sz="4" w:space="0" w:color="auto"/>
              <w:right w:val="nil"/>
            </w:tcBorders>
            <w:shd w:val="clear" w:color="auto" w:fill="auto"/>
            <w:noWrap/>
            <w:vAlign w:val="bottom"/>
            <w:hideMark/>
          </w:tcPr>
          <w:p w14:paraId="21F63D93" w14:textId="77777777" w:rsidR="004F16ED" w:rsidRPr="00247A13" w:rsidRDefault="004F16ED" w:rsidP="007C3CD7">
            <w:pPr>
              <w:spacing w:after="0" w:line="240" w:lineRule="auto"/>
              <w:jc w:val="left"/>
              <w:rPr>
                <w:rFonts w:eastAsia="Times New Roman" w:cs="Times New Roman"/>
                <w:noProof w:val="0"/>
                <w:sz w:val="18"/>
                <w:szCs w:val="18"/>
                <w:lang w:val="en-CA" w:eastAsia="en-CA"/>
              </w:rPr>
            </w:pPr>
            <w:r w:rsidRPr="00247A13">
              <w:rPr>
                <w:rFonts w:eastAsia="Times New Roman" w:cs="Times New Roman"/>
                <w:b/>
                <w:noProof w:val="0"/>
                <w:color w:val="000000"/>
                <w:sz w:val="18"/>
                <w:szCs w:val="18"/>
                <w:lang w:val="en-CA" w:eastAsia="en-CA"/>
              </w:rPr>
              <w:t>Habitat Type</w:t>
            </w:r>
          </w:p>
        </w:tc>
        <w:tc>
          <w:tcPr>
            <w:tcW w:w="1440" w:type="dxa"/>
            <w:tcBorders>
              <w:top w:val="nil"/>
              <w:left w:val="nil"/>
              <w:bottom w:val="single" w:sz="4" w:space="0" w:color="auto"/>
              <w:right w:val="nil"/>
            </w:tcBorders>
            <w:vAlign w:val="bottom"/>
          </w:tcPr>
          <w:p w14:paraId="78666E75" w14:textId="69073D99" w:rsidR="004F16ED" w:rsidRPr="00247A13" w:rsidRDefault="004F16ED" w:rsidP="00E13EBB">
            <w:pPr>
              <w:spacing w:after="0" w:line="240" w:lineRule="auto"/>
              <w:jc w:val="center"/>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 of</w:t>
            </w:r>
            <w:r w:rsidR="008B7DA8" w:rsidRPr="00247A13">
              <w:rPr>
                <w:rFonts w:eastAsia="Times New Roman" w:cs="Times New Roman"/>
                <w:b/>
                <w:noProof w:val="0"/>
                <w:color w:val="000000"/>
                <w:sz w:val="18"/>
                <w:szCs w:val="18"/>
                <w:lang w:val="en-CA" w:eastAsia="en-CA"/>
              </w:rPr>
              <w:t xml:space="preserve"> Estuary</w:t>
            </w:r>
          </w:p>
        </w:tc>
        <w:tc>
          <w:tcPr>
            <w:tcW w:w="1440" w:type="dxa"/>
            <w:tcBorders>
              <w:top w:val="nil"/>
              <w:left w:val="nil"/>
              <w:bottom w:val="single" w:sz="4" w:space="0" w:color="auto"/>
              <w:right w:val="nil"/>
            </w:tcBorders>
            <w:shd w:val="clear" w:color="auto" w:fill="auto"/>
            <w:vAlign w:val="bottom"/>
            <w:hideMark/>
          </w:tcPr>
          <w:p w14:paraId="7EA5054B" w14:textId="615E4413" w:rsidR="004F16ED" w:rsidRPr="00247A13" w:rsidRDefault="004F16ED" w:rsidP="00E13EBB">
            <w:pPr>
              <w:spacing w:after="0" w:line="240" w:lineRule="auto"/>
              <w:jc w:val="center"/>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Non-Native Cattail Pixels</w:t>
            </w:r>
          </w:p>
        </w:tc>
        <w:tc>
          <w:tcPr>
            <w:tcW w:w="946" w:type="dxa"/>
            <w:tcBorders>
              <w:top w:val="nil"/>
              <w:left w:val="nil"/>
              <w:bottom w:val="single" w:sz="4" w:space="0" w:color="auto"/>
              <w:right w:val="nil"/>
            </w:tcBorders>
            <w:shd w:val="clear" w:color="auto" w:fill="auto"/>
            <w:vAlign w:val="bottom"/>
            <w:hideMark/>
          </w:tcPr>
          <w:p w14:paraId="1BC906BC" w14:textId="77777777" w:rsidR="004F16ED" w:rsidRPr="00247A13" w:rsidRDefault="004F16ED" w:rsidP="00E13EBB">
            <w:pPr>
              <w:spacing w:after="0" w:line="240" w:lineRule="auto"/>
              <w:jc w:val="center"/>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Total Pixels</w:t>
            </w:r>
          </w:p>
        </w:tc>
        <w:tc>
          <w:tcPr>
            <w:tcW w:w="1441" w:type="dxa"/>
            <w:tcBorders>
              <w:top w:val="nil"/>
              <w:left w:val="nil"/>
              <w:bottom w:val="single" w:sz="4" w:space="0" w:color="auto"/>
              <w:right w:val="nil"/>
            </w:tcBorders>
            <w:shd w:val="clear" w:color="auto" w:fill="auto"/>
            <w:vAlign w:val="bottom"/>
            <w:hideMark/>
          </w:tcPr>
          <w:p w14:paraId="0A1410C6" w14:textId="77777777" w:rsidR="004F16ED" w:rsidRPr="00247A13" w:rsidRDefault="004F16ED" w:rsidP="00E13EBB">
            <w:pPr>
              <w:spacing w:after="0" w:line="240" w:lineRule="auto"/>
              <w:jc w:val="center"/>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Non-Native Cattail (%)</w:t>
            </w:r>
          </w:p>
        </w:tc>
      </w:tr>
      <w:tr w:rsidR="004F16ED" w:rsidRPr="00247A13" w14:paraId="42A065DC" w14:textId="77777777" w:rsidTr="008B7DA8">
        <w:trPr>
          <w:trHeight w:val="300"/>
          <w:jc w:val="center"/>
        </w:trPr>
        <w:tc>
          <w:tcPr>
            <w:tcW w:w="1844" w:type="dxa"/>
            <w:tcBorders>
              <w:top w:val="single" w:sz="4" w:space="0" w:color="auto"/>
              <w:left w:val="nil"/>
              <w:bottom w:val="nil"/>
              <w:right w:val="nil"/>
            </w:tcBorders>
            <w:shd w:val="clear" w:color="auto" w:fill="auto"/>
            <w:noWrap/>
            <w:vAlign w:val="center"/>
          </w:tcPr>
          <w:p w14:paraId="5972B894" w14:textId="635F3137" w:rsidR="004F16ED" w:rsidRPr="00247A13" w:rsidRDefault="00FC316F" w:rsidP="007C3CD7">
            <w:pPr>
              <w:spacing w:after="0" w:line="240" w:lineRule="auto"/>
              <w:jc w:val="left"/>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Restoration</w:t>
            </w:r>
            <w:r w:rsidR="004F16ED" w:rsidRPr="00247A13">
              <w:rPr>
                <w:rFonts w:eastAsia="Times New Roman" w:cs="Times New Roman"/>
                <w:noProof w:val="0"/>
                <w:color w:val="000000"/>
                <w:sz w:val="18"/>
                <w:szCs w:val="18"/>
                <w:lang w:val="en-CA" w:eastAsia="en-CA"/>
              </w:rPr>
              <w:t xml:space="preserve"> Sites</w:t>
            </w:r>
          </w:p>
        </w:tc>
        <w:tc>
          <w:tcPr>
            <w:tcW w:w="1440" w:type="dxa"/>
            <w:tcBorders>
              <w:top w:val="single" w:sz="4" w:space="0" w:color="auto"/>
              <w:left w:val="nil"/>
              <w:bottom w:val="nil"/>
              <w:right w:val="nil"/>
            </w:tcBorders>
            <w:vAlign w:val="center"/>
          </w:tcPr>
          <w:p w14:paraId="342C18DE" w14:textId="3000CCB3"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2.3</w:t>
            </w:r>
          </w:p>
        </w:tc>
        <w:tc>
          <w:tcPr>
            <w:tcW w:w="1440" w:type="dxa"/>
            <w:tcBorders>
              <w:top w:val="single" w:sz="4" w:space="0" w:color="auto"/>
              <w:left w:val="nil"/>
              <w:bottom w:val="nil"/>
              <w:right w:val="nil"/>
            </w:tcBorders>
            <w:shd w:val="clear" w:color="auto" w:fill="auto"/>
            <w:noWrap/>
            <w:vAlign w:val="center"/>
          </w:tcPr>
          <w:p w14:paraId="211FDE1C" w14:textId="0CA86B61"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41656</w:t>
            </w:r>
          </w:p>
        </w:tc>
        <w:tc>
          <w:tcPr>
            <w:tcW w:w="946" w:type="dxa"/>
            <w:tcBorders>
              <w:top w:val="single" w:sz="4" w:space="0" w:color="auto"/>
              <w:left w:val="nil"/>
              <w:bottom w:val="nil"/>
              <w:right w:val="nil"/>
            </w:tcBorders>
            <w:shd w:val="clear" w:color="auto" w:fill="auto"/>
            <w:noWrap/>
            <w:vAlign w:val="center"/>
          </w:tcPr>
          <w:p w14:paraId="5E989191" w14:textId="77777777"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278825</w:t>
            </w:r>
          </w:p>
        </w:tc>
        <w:tc>
          <w:tcPr>
            <w:tcW w:w="1441" w:type="dxa"/>
            <w:tcBorders>
              <w:top w:val="single" w:sz="4" w:space="0" w:color="auto"/>
              <w:left w:val="nil"/>
              <w:bottom w:val="nil"/>
              <w:right w:val="nil"/>
            </w:tcBorders>
            <w:shd w:val="clear" w:color="auto" w:fill="auto"/>
            <w:noWrap/>
            <w:vAlign w:val="center"/>
          </w:tcPr>
          <w:p w14:paraId="1E1546C3" w14:textId="77777777"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14.9</w:t>
            </w:r>
          </w:p>
        </w:tc>
      </w:tr>
      <w:tr w:rsidR="004F16ED" w:rsidRPr="00247A13" w14:paraId="34FB2E4A" w14:textId="77777777" w:rsidTr="008B7DA8">
        <w:trPr>
          <w:trHeight w:val="300"/>
          <w:jc w:val="center"/>
        </w:trPr>
        <w:tc>
          <w:tcPr>
            <w:tcW w:w="1844" w:type="dxa"/>
            <w:tcBorders>
              <w:top w:val="nil"/>
              <w:left w:val="nil"/>
              <w:bottom w:val="nil"/>
              <w:right w:val="nil"/>
            </w:tcBorders>
            <w:shd w:val="clear" w:color="auto" w:fill="auto"/>
            <w:noWrap/>
            <w:vAlign w:val="center"/>
          </w:tcPr>
          <w:p w14:paraId="1E709160" w14:textId="77777777" w:rsidR="004F16ED" w:rsidRPr="00247A13" w:rsidRDefault="004F16ED" w:rsidP="007C3CD7">
            <w:pPr>
              <w:spacing w:after="0" w:line="240" w:lineRule="auto"/>
              <w:jc w:val="left"/>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Protected Areas</w:t>
            </w:r>
          </w:p>
        </w:tc>
        <w:tc>
          <w:tcPr>
            <w:tcW w:w="1440" w:type="dxa"/>
            <w:tcBorders>
              <w:top w:val="nil"/>
              <w:left w:val="nil"/>
              <w:bottom w:val="nil"/>
              <w:right w:val="nil"/>
            </w:tcBorders>
            <w:vAlign w:val="center"/>
          </w:tcPr>
          <w:p w14:paraId="3F01B2B6" w14:textId="29B9BF6D"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68.5</w:t>
            </w:r>
          </w:p>
        </w:tc>
        <w:tc>
          <w:tcPr>
            <w:tcW w:w="1440" w:type="dxa"/>
            <w:tcBorders>
              <w:top w:val="nil"/>
              <w:left w:val="nil"/>
              <w:bottom w:val="nil"/>
              <w:right w:val="nil"/>
            </w:tcBorders>
            <w:shd w:val="clear" w:color="auto" w:fill="auto"/>
            <w:noWrap/>
            <w:vAlign w:val="center"/>
          </w:tcPr>
          <w:p w14:paraId="5F85CB4B" w14:textId="1AC2D212"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281836</w:t>
            </w:r>
          </w:p>
        </w:tc>
        <w:tc>
          <w:tcPr>
            <w:tcW w:w="946" w:type="dxa"/>
            <w:tcBorders>
              <w:top w:val="nil"/>
              <w:left w:val="nil"/>
              <w:bottom w:val="nil"/>
              <w:right w:val="nil"/>
            </w:tcBorders>
            <w:shd w:val="clear" w:color="auto" w:fill="auto"/>
            <w:noWrap/>
            <w:vAlign w:val="center"/>
          </w:tcPr>
          <w:p w14:paraId="2AD4D7A9" w14:textId="77777777"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8404145</w:t>
            </w:r>
          </w:p>
        </w:tc>
        <w:tc>
          <w:tcPr>
            <w:tcW w:w="1441" w:type="dxa"/>
            <w:tcBorders>
              <w:top w:val="nil"/>
              <w:left w:val="nil"/>
              <w:bottom w:val="nil"/>
              <w:right w:val="nil"/>
            </w:tcBorders>
            <w:shd w:val="clear" w:color="auto" w:fill="auto"/>
            <w:noWrap/>
            <w:vAlign w:val="center"/>
          </w:tcPr>
          <w:p w14:paraId="426238F3" w14:textId="77777777"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3.4</w:t>
            </w:r>
          </w:p>
        </w:tc>
      </w:tr>
      <w:tr w:rsidR="004F16ED" w:rsidRPr="00247A13" w14:paraId="11A1B368" w14:textId="77777777" w:rsidTr="008B7DA8">
        <w:trPr>
          <w:trHeight w:val="300"/>
          <w:jc w:val="center"/>
        </w:trPr>
        <w:tc>
          <w:tcPr>
            <w:tcW w:w="1844" w:type="dxa"/>
            <w:tcBorders>
              <w:top w:val="nil"/>
              <w:left w:val="nil"/>
              <w:bottom w:val="single" w:sz="4" w:space="0" w:color="auto"/>
              <w:right w:val="nil"/>
            </w:tcBorders>
            <w:shd w:val="clear" w:color="auto" w:fill="auto"/>
            <w:noWrap/>
            <w:vAlign w:val="center"/>
          </w:tcPr>
          <w:p w14:paraId="232B9B69" w14:textId="77777777" w:rsidR="004F16ED" w:rsidRPr="00247A13" w:rsidRDefault="004F16ED" w:rsidP="007C3CD7">
            <w:pPr>
              <w:spacing w:after="0" w:line="240" w:lineRule="auto"/>
              <w:jc w:val="left"/>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Unprotected Areas</w:t>
            </w:r>
          </w:p>
        </w:tc>
        <w:tc>
          <w:tcPr>
            <w:tcW w:w="1440" w:type="dxa"/>
            <w:tcBorders>
              <w:top w:val="nil"/>
              <w:left w:val="nil"/>
              <w:bottom w:val="single" w:sz="4" w:space="0" w:color="auto"/>
              <w:right w:val="nil"/>
            </w:tcBorders>
            <w:vAlign w:val="center"/>
          </w:tcPr>
          <w:p w14:paraId="75FD9813" w14:textId="55F18E9D"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31.5</w:t>
            </w:r>
          </w:p>
        </w:tc>
        <w:tc>
          <w:tcPr>
            <w:tcW w:w="1440" w:type="dxa"/>
            <w:tcBorders>
              <w:top w:val="nil"/>
              <w:left w:val="nil"/>
              <w:bottom w:val="single" w:sz="4" w:space="0" w:color="auto"/>
              <w:right w:val="nil"/>
            </w:tcBorders>
            <w:shd w:val="clear" w:color="auto" w:fill="auto"/>
            <w:noWrap/>
            <w:vAlign w:val="center"/>
          </w:tcPr>
          <w:p w14:paraId="5AF5CC68" w14:textId="3F31D678"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212923</w:t>
            </w:r>
          </w:p>
        </w:tc>
        <w:tc>
          <w:tcPr>
            <w:tcW w:w="946" w:type="dxa"/>
            <w:tcBorders>
              <w:top w:val="nil"/>
              <w:left w:val="nil"/>
              <w:bottom w:val="single" w:sz="4" w:space="0" w:color="auto"/>
              <w:right w:val="nil"/>
            </w:tcBorders>
            <w:shd w:val="clear" w:color="auto" w:fill="auto"/>
            <w:noWrap/>
            <w:vAlign w:val="center"/>
          </w:tcPr>
          <w:p w14:paraId="22AF93A4" w14:textId="77777777"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3860208</w:t>
            </w:r>
          </w:p>
        </w:tc>
        <w:tc>
          <w:tcPr>
            <w:tcW w:w="1441" w:type="dxa"/>
            <w:tcBorders>
              <w:top w:val="nil"/>
              <w:left w:val="nil"/>
              <w:bottom w:val="single" w:sz="4" w:space="0" w:color="auto"/>
              <w:right w:val="nil"/>
            </w:tcBorders>
            <w:shd w:val="clear" w:color="auto" w:fill="auto"/>
            <w:noWrap/>
            <w:vAlign w:val="center"/>
          </w:tcPr>
          <w:p w14:paraId="44BFB699" w14:textId="77777777"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5.5</w:t>
            </w:r>
          </w:p>
        </w:tc>
      </w:tr>
      <w:tr w:rsidR="004F16ED" w:rsidRPr="00247A13" w14:paraId="73AF602E" w14:textId="77777777" w:rsidTr="008B7DA8">
        <w:trPr>
          <w:trHeight w:val="300"/>
          <w:jc w:val="center"/>
        </w:trPr>
        <w:tc>
          <w:tcPr>
            <w:tcW w:w="1844" w:type="dxa"/>
            <w:tcBorders>
              <w:top w:val="single" w:sz="4" w:space="0" w:color="auto"/>
              <w:left w:val="nil"/>
              <w:bottom w:val="nil"/>
              <w:right w:val="nil"/>
            </w:tcBorders>
            <w:shd w:val="clear" w:color="auto" w:fill="auto"/>
            <w:noWrap/>
            <w:vAlign w:val="center"/>
            <w:hideMark/>
          </w:tcPr>
          <w:p w14:paraId="036C48FE" w14:textId="77777777" w:rsidR="004F16ED" w:rsidRPr="00247A13" w:rsidRDefault="004F16ED" w:rsidP="007C3CD7">
            <w:pPr>
              <w:spacing w:after="0" w:line="240" w:lineRule="auto"/>
              <w:jc w:val="left"/>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Total Estuary</w:t>
            </w:r>
          </w:p>
        </w:tc>
        <w:tc>
          <w:tcPr>
            <w:tcW w:w="1440" w:type="dxa"/>
            <w:tcBorders>
              <w:top w:val="single" w:sz="4" w:space="0" w:color="auto"/>
              <w:left w:val="nil"/>
              <w:bottom w:val="nil"/>
              <w:right w:val="nil"/>
            </w:tcBorders>
            <w:vAlign w:val="center"/>
          </w:tcPr>
          <w:p w14:paraId="0FA4E740" w14:textId="2EF90AF5"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100</w:t>
            </w:r>
          </w:p>
        </w:tc>
        <w:tc>
          <w:tcPr>
            <w:tcW w:w="1440" w:type="dxa"/>
            <w:tcBorders>
              <w:top w:val="single" w:sz="4" w:space="0" w:color="auto"/>
              <w:left w:val="nil"/>
              <w:bottom w:val="nil"/>
              <w:right w:val="nil"/>
            </w:tcBorders>
            <w:shd w:val="clear" w:color="auto" w:fill="auto"/>
            <w:noWrap/>
            <w:vAlign w:val="center"/>
            <w:hideMark/>
          </w:tcPr>
          <w:p w14:paraId="6C38F231" w14:textId="1CC012FB"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494759</w:t>
            </w:r>
          </w:p>
        </w:tc>
        <w:tc>
          <w:tcPr>
            <w:tcW w:w="946" w:type="dxa"/>
            <w:tcBorders>
              <w:top w:val="single" w:sz="4" w:space="0" w:color="auto"/>
              <w:left w:val="nil"/>
              <w:bottom w:val="nil"/>
              <w:right w:val="nil"/>
            </w:tcBorders>
            <w:shd w:val="clear" w:color="auto" w:fill="auto"/>
            <w:noWrap/>
            <w:vAlign w:val="center"/>
            <w:hideMark/>
          </w:tcPr>
          <w:p w14:paraId="5FB02B4C" w14:textId="77777777"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12264353</w:t>
            </w:r>
          </w:p>
        </w:tc>
        <w:tc>
          <w:tcPr>
            <w:tcW w:w="1441" w:type="dxa"/>
            <w:tcBorders>
              <w:top w:val="single" w:sz="4" w:space="0" w:color="auto"/>
              <w:left w:val="nil"/>
              <w:bottom w:val="nil"/>
              <w:right w:val="nil"/>
            </w:tcBorders>
            <w:shd w:val="clear" w:color="auto" w:fill="auto"/>
            <w:noWrap/>
            <w:vAlign w:val="center"/>
            <w:hideMark/>
          </w:tcPr>
          <w:p w14:paraId="0479F93A" w14:textId="77777777" w:rsidR="004F16ED" w:rsidRPr="00247A13" w:rsidRDefault="004F16ED"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4.0</w:t>
            </w:r>
          </w:p>
        </w:tc>
      </w:tr>
    </w:tbl>
    <w:p w14:paraId="5B3AF2B1" w14:textId="4C00D393" w:rsidR="00DE0F92" w:rsidRPr="00247A13" w:rsidRDefault="00DE0F92" w:rsidP="007C3CD7">
      <w:pPr>
        <w:jc w:val="left"/>
        <w:rPr>
          <w:rFonts w:cs="Times New Roman"/>
          <w:noProof w:val="0"/>
          <w:lang w:val="en-CA"/>
        </w:rPr>
      </w:pPr>
    </w:p>
    <w:p w14:paraId="216A6619" w14:textId="66F7BBF7" w:rsidR="00DE0F92" w:rsidRDefault="00F50B4A" w:rsidP="007C3CD7">
      <w:pPr>
        <w:ind w:firstLine="284"/>
        <w:jc w:val="left"/>
        <w:rPr>
          <w:rFonts w:cs="Times New Roman"/>
          <w:noProof w:val="0"/>
          <w:color w:val="FF0000"/>
          <w:lang w:val="en-CA"/>
        </w:rPr>
      </w:pPr>
      <w:r w:rsidRPr="00247A13">
        <w:rPr>
          <w:rFonts w:cs="Times New Roman"/>
          <w:noProof w:val="0"/>
          <w:lang w:val="en-CA"/>
        </w:rPr>
        <w:t>Occurrences</w:t>
      </w:r>
      <w:r w:rsidR="00CA30F2" w:rsidRPr="00247A13">
        <w:rPr>
          <w:rFonts w:cs="Times New Roman"/>
          <w:noProof w:val="0"/>
          <w:lang w:val="en-CA"/>
        </w:rPr>
        <w:t xml:space="preserve"> </w:t>
      </w:r>
      <w:r w:rsidRPr="00247A13">
        <w:rPr>
          <w:rFonts w:cs="Times New Roman"/>
          <w:noProof w:val="0"/>
          <w:lang w:val="en-CA"/>
        </w:rPr>
        <w:t xml:space="preserve">are </w:t>
      </w:r>
      <w:r w:rsidR="00CA30F2" w:rsidRPr="00247A13">
        <w:rPr>
          <w:rFonts w:cs="Times New Roman"/>
          <w:noProof w:val="0"/>
          <w:lang w:val="en-CA"/>
        </w:rPr>
        <w:t xml:space="preserve">distributed </w:t>
      </w:r>
      <w:r w:rsidR="00681948" w:rsidRPr="00247A13">
        <w:rPr>
          <w:rFonts w:cs="Times New Roman"/>
          <w:noProof w:val="0"/>
          <w:lang w:val="en-CA"/>
        </w:rPr>
        <w:t>across the entire study area (Fig</w:t>
      </w:r>
      <w:r w:rsidR="004B66C9">
        <w:rPr>
          <w:rFonts w:cs="Times New Roman"/>
          <w:noProof w:val="0"/>
          <w:lang w:val="en-CA"/>
        </w:rPr>
        <w:t>. 2</w:t>
      </w:r>
      <w:r w:rsidR="00681948" w:rsidRPr="00247A13">
        <w:rPr>
          <w:rFonts w:cs="Times New Roman"/>
          <w:noProof w:val="0"/>
          <w:lang w:val="en-CA"/>
        </w:rPr>
        <w:t>)</w:t>
      </w:r>
      <w:r w:rsidR="007F0E65" w:rsidRPr="00247A13">
        <w:rPr>
          <w:rFonts w:cs="Times New Roman"/>
          <w:noProof w:val="0"/>
          <w:lang w:val="en-CA"/>
        </w:rPr>
        <w:t xml:space="preserve">, with </w:t>
      </w:r>
      <w:r w:rsidR="00681948" w:rsidRPr="00247A13">
        <w:rPr>
          <w:rFonts w:cs="Times New Roman"/>
          <w:noProof w:val="0"/>
          <w:lang w:val="en-CA"/>
        </w:rPr>
        <w:t>high</w:t>
      </w:r>
      <w:r w:rsidR="004F16ED" w:rsidRPr="00247A13">
        <w:rPr>
          <w:rFonts w:cs="Times New Roman"/>
          <w:noProof w:val="0"/>
          <w:lang w:val="en-CA"/>
        </w:rPr>
        <w:t xml:space="preserve">er </w:t>
      </w:r>
      <w:r w:rsidR="00681948" w:rsidRPr="00247A13">
        <w:rPr>
          <w:rFonts w:cs="Times New Roman"/>
          <w:noProof w:val="0"/>
          <w:lang w:val="en-CA"/>
        </w:rPr>
        <w:t xml:space="preserve">densities </w:t>
      </w:r>
      <w:r w:rsidR="007F0E65" w:rsidRPr="00247A13">
        <w:rPr>
          <w:rFonts w:cs="Times New Roman"/>
          <w:noProof w:val="0"/>
          <w:lang w:val="en-CA"/>
        </w:rPr>
        <w:t>occurring</w:t>
      </w:r>
      <w:r w:rsidR="00681948" w:rsidRPr="00247A13">
        <w:rPr>
          <w:rFonts w:cs="Times New Roman"/>
          <w:noProof w:val="0"/>
          <w:lang w:val="en-CA"/>
        </w:rPr>
        <w:t xml:space="preserve"> in the</w:t>
      </w:r>
      <w:r w:rsidR="004F16ED" w:rsidRPr="00247A13">
        <w:rPr>
          <w:rFonts w:cs="Times New Roman"/>
          <w:noProof w:val="0"/>
          <w:lang w:val="en-CA"/>
        </w:rPr>
        <w:t xml:space="preserve"> lower</w:t>
      </w:r>
      <w:r w:rsidR="00681948" w:rsidRPr="00247A13">
        <w:rPr>
          <w:rFonts w:cs="Times New Roman"/>
          <w:noProof w:val="0"/>
          <w:lang w:val="en-CA"/>
        </w:rPr>
        <w:t xml:space="preserve"> estuary</w:t>
      </w:r>
      <w:r w:rsidR="007F0E65" w:rsidRPr="00247A13">
        <w:rPr>
          <w:rFonts w:cs="Times New Roman"/>
          <w:noProof w:val="0"/>
          <w:lang w:val="en-CA"/>
        </w:rPr>
        <w:t xml:space="preserve"> dataset </w:t>
      </w:r>
      <w:r w:rsidR="00976B67" w:rsidRPr="00247A13">
        <w:rPr>
          <w:rFonts w:cs="Times New Roman"/>
          <w:noProof w:val="0"/>
          <w:lang w:val="en-CA"/>
        </w:rPr>
        <w:t>(</w:t>
      </w:r>
      <w:r w:rsidR="007F0E65" w:rsidRPr="00247A13">
        <w:rPr>
          <w:rFonts w:cs="Times New Roman"/>
          <w:noProof w:val="0"/>
          <w:lang w:val="en-CA"/>
        </w:rPr>
        <w:t>5.3%</w:t>
      </w:r>
      <w:r w:rsidR="00976B67" w:rsidRPr="00247A13">
        <w:rPr>
          <w:rFonts w:cs="Times New Roman"/>
          <w:noProof w:val="0"/>
          <w:lang w:val="en-CA"/>
        </w:rPr>
        <w:t xml:space="preserve"> of cells)</w:t>
      </w:r>
      <w:r w:rsidR="004F16ED" w:rsidRPr="00247A13">
        <w:rPr>
          <w:rFonts w:cs="Times New Roman"/>
          <w:noProof w:val="0"/>
          <w:lang w:val="en-CA"/>
        </w:rPr>
        <w:t xml:space="preserve"> than the upper (2.8%)</w:t>
      </w:r>
      <w:r w:rsidR="004F3F32" w:rsidRPr="00247A13">
        <w:rPr>
          <w:rFonts w:cs="Times New Roman"/>
          <w:noProof w:val="0"/>
          <w:lang w:val="en-CA"/>
        </w:rPr>
        <w:t xml:space="preserve">. </w:t>
      </w:r>
      <w:r w:rsidR="004B66C9">
        <w:rPr>
          <w:rFonts w:cs="Times New Roman"/>
          <w:noProof w:val="0"/>
          <w:lang w:val="en-CA"/>
        </w:rPr>
        <w:t>T</w:t>
      </w:r>
      <w:r w:rsidR="004F3F32" w:rsidRPr="00247A13">
        <w:rPr>
          <w:rFonts w:cs="Times New Roman"/>
          <w:noProof w:val="0"/>
          <w:lang w:val="en-CA"/>
        </w:rPr>
        <w:t>he</w:t>
      </w:r>
      <w:r w:rsidR="00244544" w:rsidRPr="00247A13">
        <w:rPr>
          <w:rFonts w:cs="Times New Roman"/>
          <w:noProof w:val="0"/>
          <w:lang w:val="en-CA"/>
        </w:rPr>
        <w:t xml:space="preserve"> </w:t>
      </w:r>
      <w:r w:rsidR="004F3F32" w:rsidRPr="00247A13">
        <w:rPr>
          <w:rFonts w:cs="Times New Roman"/>
          <w:noProof w:val="0"/>
          <w:lang w:val="en-CA"/>
        </w:rPr>
        <w:t>majority of sampled habitat was low in detection density</w:t>
      </w:r>
      <w:ins w:id="889" w:author="Daniel Stewart" w:date="2022-03-16T15:32:00Z">
        <w:r w:rsidR="00804D0F">
          <w:rPr>
            <w:rFonts w:cs="Times New Roman"/>
            <w:noProof w:val="0"/>
            <w:lang w:val="en-CA"/>
          </w:rPr>
          <w:t>,</w:t>
        </w:r>
      </w:ins>
      <w:del w:id="890" w:author="Daniel Stewart" w:date="2022-03-16T15:32:00Z">
        <w:r w:rsidR="004F3F32" w:rsidRPr="00247A13" w:rsidDel="00804D0F">
          <w:rPr>
            <w:rFonts w:cs="Times New Roman"/>
            <w:noProof w:val="0"/>
            <w:lang w:val="en-CA"/>
          </w:rPr>
          <w:delText xml:space="preserve"> (0.5</w:delText>
        </w:r>
        <w:r w:rsidR="00A80328" w:rsidRPr="00247A13" w:rsidDel="00804D0F">
          <w:rPr>
            <w:rFonts w:cs="Times New Roman"/>
            <w:noProof w:val="0"/>
            <w:lang w:val="en-CA"/>
          </w:rPr>
          <w:delText xml:space="preserve"> </w:delText>
        </w:r>
        <w:r w:rsidR="007E6584" w:rsidRPr="00247A13" w:rsidDel="00804D0F">
          <w:rPr>
            <w:rFonts w:cs="Times New Roman"/>
            <w:noProof w:val="0"/>
            <w:lang w:val="en-CA"/>
          </w:rPr>
          <w:delText>m</w:delText>
        </w:r>
        <w:r w:rsidR="007E6584" w:rsidRPr="00247A13" w:rsidDel="00804D0F">
          <w:rPr>
            <w:rFonts w:cs="Times New Roman"/>
            <w:noProof w:val="0"/>
            <w:vertAlign w:val="superscript"/>
            <w:lang w:val="en-CA"/>
          </w:rPr>
          <w:delText>2</w:delText>
        </w:r>
        <w:r w:rsidR="004F3F32" w:rsidRPr="00247A13" w:rsidDel="00804D0F">
          <w:rPr>
            <w:rFonts w:cs="Times New Roman"/>
            <w:noProof w:val="0"/>
            <w:lang w:val="en-CA"/>
          </w:rPr>
          <w:delText>/100 m</w:delText>
        </w:r>
        <w:r w:rsidR="004F3F32" w:rsidRPr="00247A13" w:rsidDel="00804D0F">
          <w:rPr>
            <w:rFonts w:cs="Times New Roman"/>
            <w:noProof w:val="0"/>
            <w:vertAlign w:val="superscript"/>
            <w:lang w:val="en-CA"/>
          </w:rPr>
          <w:delText>2</w:delText>
        </w:r>
        <w:r w:rsidR="00FC316F" w:rsidRPr="00247A13" w:rsidDel="00804D0F">
          <w:rPr>
            <w:rFonts w:cs="Times New Roman"/>
            <w:noProof w:val="0"/>
            <w:vertAlign w:val="superscript"/>
            <w:lang w:val="en-CA"/>
          </w:rPr>
          <w:delText xml:space="preserve"> </w:delText>
        </w:r>
        <w:r w:rsidR="00FC316F" w:rsidRPr="00247A13" w:rsidDel="00804D0F">
          <w:rPr>
            <w:rFonts w:cs="Times New Roman"/>
            <w:noProof w:val="0"/>
            <w:lang w:val="en-CA"/>
          </w:rPr>
          <w:delText>radius</w:delText>
        </w:r>
        <w:r w:rsidR="004F3F32" w:rsidRPr="00247A13" w:rsidDel="00804D0F">
          <w:rPr>
            <w:rFonts w:cs="Times New Roman"/>
            <w:noProof w:val="0"/>
            <w:lang w:val="en-CA"/>
          </w:rPr>
          <w:delText>),</w:delText>
        </w:r>
      </w:del>
      <w:r w:rsidR="004F3F32" w:rsidRPr="00247A13">
        <w:rPr>
          <w:rFonts w:cs="Times New Roman"/>
          <w:noProof w:val="0"/>
          <w:lang w:val="en-CA"/>
        </w:rPr>
        <w:t xml:space="preserve"> while dense hotspots (</w:t>
      </w:r>
      <w:r w:rsidR="006F7465" w:rsidRPr="006F7465">
        <w:rPr>
          <w:rFonts w:cs="Times New Roman"/>
          <w:noProof w:val="0"/>
          <w:szCs w:val="20"/>
          <w:lang w:val="en-CA"/>
        </w:rPr>
        <w:t>&gt;</w:t>
      </w:r>
      <w:r w:rsidR="006F7465">
        <w:rPr>
          <w:rFonts w:cs="Times New Roman"/>
          <w:noProof w:val="0"/>
          <w:szCs w:val="20"/>
          <w:lang w:val="en-CA"/>
        </w:rPr>
        <w:t xml:space="preserve"> </w:t>
      </w:r>
      <w:r w:rsidR="004F3F32" w:rsidRPr="00247A13">
        <w:rPr>
          <w:rFonts w:cs="Times New Roman"/>
          <w:noProof w:val="0"/>
          <w:lang w:val="en-CA"/>
        </w:rPr>
        <w:t>2</w:t>
      </w:r>
      <w:r w:rsidR="007E6584" w:rsidRPr="00247A13">
        <w:rPr>
          <w:rFonts w:cs="Times New Roman"/>
          <w:noProof w:val="0"/>
          <w:lang w:val="en-CA"/>
        </w:rPr>
        <w:t>0</w:t>
      </w:r>
      <w:r w:rsidR="004F3F32" w:rsidRPr="00247A13">
        <w:rPr>
          <w:rFonts w:cs="Times New Roman"/>
          <w:noProof w:val="0"/>
          <w:lang w:val="en-CA"/>
        </w:rPr>
        <w:t>.</w:t>
      </w:r>
      <w:r w:rsidR="007E6584" w:rsidRPr="00247A13">
        <w:rPr>
          <w:rFonts w:cs="Times New Roman"/>
          <w:noProof w:val="0"/>
          <w:lang w:val="en-CA"/>
        </w:rPr>
        <w:t>0</w:t>
      </w:r>
      <w:r w:rsidR="00FC316F" w:rsidRPr="00247A13">
        <w:rPr>
          <w:rFonts w:cs="Times New Roman"/>
          <w:noProof w:val="0"/>
          <w:lang w:val="en-CA"/>
        </w:rPr>
        <w:t xml:space="preserve"> m</w:t>
      </w:r>
      <w:r w:rsidR="00FC316F" w:rsidRPr="00247A13">
        <w:rPr>
          <w:rFonts w:cs="Times New Roman"/>
          <w:noProof w:val="0"/>
          <w:vertAlign w:val="superscript"/>
          <w:lang w:val="en-CA"/>
        </w:rPr>
        <w:t>2</w:t>
      </w:r>
      <w:r w:rsidR="004F3F32" w:rsidRPr="00247A13">
        <w:rPr>
          <w:rFonts w:cs="Times New Roman"/>
          <w:noProof w:val="0"/>
          <w:lang w:val="en-CA"/>
        </w:rPr>
        <w:t>/</w:t>
      </w:r>
      <w:r w:rsidR="00484496" w:rsidRPr="00247A13">
        <w:rPr>
          <w:rFonts w:cs="Times New Roman"/>
          <w:noProof w:val="0"/>
          <w:lang w:val="en-CA"/>
        </w:rPr>
        <w:t xml:space="preserve">100 </w:t>
      </w:r>
      <w:r w:rsidR="004F3F32" w:rsidRPr="00247A13">
        <w:rPr>
          <w:rFonts w:cs="Times New Roman"/>
          <w:noProof w:val="0"/>
          <w:lang w:val="en-CA"/>
        </w:rPr>
        <w:t>m</w:t>
      </w:r>
      <w:r w:rsidR="004F3F32" w:rsidRPr="00247A13">
        <w:rPr>
          <w:rFonts w:cs="Times New Roman"/>
          <w:noProof w:val="0"/>
          <w:vertAlign w:val="superscript"/>
          <w:lang w:val="en-CA"/>
        </w:rPr>
        <w:t>2</w:t>
      </w:r>
      <w:r w:rsidR="00FC316F" w:rsidRPr="00247A13">
        <w:rPr>
          <w:rFonts w:cs="Times New Roman"/>
          <w:noProof w:val="0"/>
          <w:vertAlign w:val="superscript"/>
          <w:lang w:val="en-CA"/>
        </w:rPr>
        <w:t xml:space="preserve"> </w:t>
      </w:r>
      <w:r w:rsidR="00FC316F" w:rsidRPr="00247A13">
        <w:rPr>
          <w:rFonts w:cs="Times New Roman"/>
          <w:noProof w:val="0"/>
          <w:lang w:val="en-CA"/>
        </w:rPr>
        <w:t>radius</w:t>
      </w:r>
      <w:r w:rsidR="004F3F32" w:rsidRPr="00247A13">
        <w:rPr>
          <w:rFonts w:cs="Times New Roman"/>
          <w:noProof w:val="0"/>
          <w:lang w:val="en-CA"/>
        </w:rPr>
        <w:t>) were primarily restric</w:t>
      </w:r>
      <w:r w:rsidR="00244544" w:rsidRPr="00247A13">
        <w:rPr>
          <w:rFonts w:cs="Times New Roman"/>
          <w:noProof w:val="0"/>
          <w:lang w:val="en-CA"/>
        </w:rPr>
        <w:t xml:space="preserve">ted to a small number of locations </w:t>
      </w:r>
      <w:r w:rsidR="007E6584" w:rsidRPr="00247A13">
        <w:rPr>
          <w:rFonts w:cs="Times New Roman"/>
          <w:noProof w:val="0"/>
          <w:lang w:val="en-CA"/>
        </w:rPr>
        <w:t>near the estuary mouth.</w:t>
      </w:r>
      <w:ins w:id="891" w:author="Daniel Stewart" w:date="2022-03-16T15:33:00Z">
        <w:r w:rsidR="00E57177">
          <w:rPr>
            <w:rFonts w:cs="Times New Roman"/>
            <w:noProof w:val="0"/>
            <w:lang w:val="en-CA"/>
          </w:rPr>
          <w:t xml:space="preserve"> </w:t>
        </w:r>
      </w:ins>
      <w:moveToRangeStart w:id="892" w:author="Daniel Stewart" w:date="2022-03-16T15:33:00Z" w:name="move98337235"/>
      <w:r w:rsidR="002D3D21">
        <w:rPr>
          <w:rFonts w:cs="Times New Roman"/>
          <w:noProof w:val="0"/>
          <w:lang w:val="en-CA"/>
        </w:rPr>
        <w:t xml:space="preserve">Among patches, </w:t>
      </w:r>
      <w:moveTo w:id="893" w:author="Daniel Stewart" w:date="2022-03-16T15:33:00Z">
        <w:r w:rsidR="00E57177" w:rsidRPr="00247A13">
          <w:rPr>
            <w:rFonts w:cs="Times New Roman"/>
            <w:noProof w:val="0"/>
            <w:lang w:val="en-CA"/>
          </w:rPr>
          <w:t xml:space="preserve">55% were </w:t>
        </w:r>
      </w:moveTo>
      <w:r w:rsidR="002D3D21" w:rsidRPr="00F3186A">
        <w:rPr>
          <w:rFonts w:cs="Times New Roman"/>
          <w:noProof w:val="0"/>
          <w:lang w:val="en-CA"/>
        </w:rPr>
        <w:t>≤</w:t>
      </w:r>
      <w:ins w:id="894" w:author="Daniel Stewart" w:date="2022-03-16T15:34:00Z">
        <w:r w:rsidR="00E57177" w:rsidRPr="00E57177">
          <w:rPr>
            <w:rFonts w:cs="Times New Roman"/>
            <w:noProof w:val="0"/>
            <w:lang w:val="en-CA"/>
            <w:rPrChange w:id="895" w:author="Daniel Stewart" w:date="2022-03-16T15:34:00Z">
              <w:rPr>
                <w:rFonts w:cs="Times New Roman"/>
                <w:noProof w:val="0"/>
                <w:u w:val="single"/>
                <w:lang w:val="en-CA"/>
              </w:rPr>
            </w:rPrChange>
          </w:rPr>
          <w:t xml:space="preserve"> </w:t>
        </w:r>
      </w:ins>
      <w:moveTo w:id="896" w:author="Daniel Stewart" w:date="2022-03-16T15:33:00Z">
        <w:r w:rsidR="00E57177" w:rsidRPr="00247A13">
          <w:rPr>
            <w:rFonts w:cs="Times New Roman"/>
            <w:noProof w:val="0"/>
            <w:lang w:val="en-CA"/>
          </w:rPr>
          <w:t>3 m</w:t>
        </w:r>
        <w:r w:rsidR="00E57177" w:rsidRPr="00247A13">
          <w:rPr>
            <w:rFonts w:cs="Times New Roman"/>
            <w:noProof w:val="0"/>
            <w:vertAlign w:val="superscript"/>
            <w:lang w:val="en-CA"/>
          </w:rPr>
          <w:t>2</w:t>
        </w:r>
        <w:r w:rsidR="00E57177" w:rsidRPr="00247A13">
          <w:rPr>
            <w:rFonts w:cs="Times New Roman"/>
            <w:noProof w:val="0"/>
            <w:lang w:val="en-CA"/>
          </w:rPr>
          <w:t xml:space="preserve">, 77% were </w:t>
        </w:r>
      </w:moveTo>
      <w:r w:rsidR="002D3D21" w:rsidRPr="00F3186A">
        <w:rPr>
          <w:rFonts w:cs="Times New Roman"/>
          <w:noProof w:val="0"/>
          <w:lang w:val="en-CA"/>
        </w:rPr>
        <w:t>≤</w:t>
      </w:r>
      <w:ins w:id="897" w:author="Daniel Stewart" w:date="2022-03-16T15:34:00Z">
        <w:r w:rsidR="00E57177" w:rsidRPr="00E57177">
          <w:rPr>
            <w:rFonts w:cs="Times New Roman"/>
            <w:noProof w:val="0"/>
            <w:lang w:val="en-CA"/>
            <w:rPrChange w:id="898" w:author="Daniel Stewart" w:date="2022-03-16T15:34:00Z">
              <w:rPr>
                <w:rFonts w:cs="Times New Roman"/>
                <w:noProof w:val="0"/>
                <w:u w:val="single"/>
                <w:lang w:val="en-CA"/>
              </w:rPr>
            </w:rPrChange>
          </w:rPr>
          <w:t xml:space="preserve"> </w:t>
        </w:r>
      </w:ins>
      <w:moveTo w:id="899" w:author="Daniel Stewart" w:date="2022-03-16T15:33:00Z">
        <w:r w:rsidR="00E57177" w:rsidRPr="00247A13">
          <w:rPr>
            <w:rFonts w:cs="Times New Roman"/>
            <w:noProof w:val="0"/>
            <w:lang w:val="en-CA"/>
          </w:rPr>
          <w:t>10 m</w:t>
        </w:r>
        <w:r w:rsidR="00E57177" w:rsidRPr="00247A13">
          <w:rPr>
            <w:rFonts w:cs="Times New Roman"/>
            <w:noProof w:val="0"/>
            <w:vertAlign w:val="superscript"/>
            <w:lang w:val="en-CA"/>
          </w:rPr>
          <w:t>2</w:t>
        </w:r>
        <w:r w:rsidR="00E57177" w:rsidRPr="00247A13">
          <w:rPr>
            <w:rFonts w:cs="Times New Roman"/>
            <w:noProof w:val="0"/>
            <w:lang w:val="en-CA"/>
          </w:rPr>
          <w:t>, and &lt;</w:t>
        </w:r>
      </w:moveTo>
      <w:ins w:id="900" w:author="Daniel Stewart" w:date="2022-03-16T15:34:00Z">
        <w:r w:rsidR="00E57177">
          <w:rPr>
            <w:rFonts w:cs="Times New Roman"/>
            <w:noProof w:val="0"/>
            <w:lang w:val="en-CA"/>
          </w:rPr>
          <w:t xml:space="preserve"> </w:t>
        </w:r>
      </w:ins>
      <w:moveTo w:id="901" w:author="Daniel Stewart" w:date="2022-03-16T15:33:00Z">
        <w:r w:rsidR="00E57177" w:rsidRPr="00247A13">
          <w:rPr>
            <w:rFonts w:cs="Times New Roman"/>
            <w:noProof w:val="0"/>
            <w:lang w:val="en-CA"/>
          </w:rPr>
          <w:t>1% exceeded 1000 m</w:t>
        </w:r>
        <w:r w:rsidR="00E57177" w:rsidRPr="00247A13">
          <w:rPr>
            <w:rFonts w:cs="Times New Roman"/>
            <w:noProof w:val="0"/>
            <w:vertAlign w:val="superscript"/>
            <w:lang w:val="en-CA"/>
          </w:rPr>
          <w:t>2</w:t>
        </w:r>
        <w:r w:rsidR="00E57177" w:rsidRPr="00247A13">
          <w:rPr>
            <w:rFonts w:cs="Times New Roman"/>
            <w:noProof w:val="0"/>
            <w:lang w:val="en-CA"/>
          </w:rPr>
          <w:t>.</w:t>
        </w:r>
      </w:moveTo>
      <w:r w:rsidR="00A2631C">
        <w:rPr>
          <w:rFonts w:cs="Times New Roman"/>
          <w:noProof w:val="0"/>
          <w:lang w:val="en-CA"/>
        </w:rPr>
        <w:t xml:space="preserve"> </w:t>
      </w:r>
      <w:proofErr w:type="gramStart"/>
      <w:r w:rsidR="00A2631C">
        <w:rPr>
          <w:rFonts w:cs="Times New Roman"/>
          <w:noProof w:val="0"/>
          <w:lang w:val="en-CA"/>
        </w:rPr>
        <w:t>Similar to</w:t>
      </w:r>
      <w:proofErr w:type="gramEnd"/>
      <w:r w:rsidR="00A2631C">
        <w:rPr>
          <w:rFonts w:cs="Times New Roman"/>
          <w:noProof w:val="0"/>
          <w:lang w:val="en-CA"/>
        </w:rPr>
        <w:t xml:space="preserve"> </w:t>
      </w:r>
      <w:r w:rsidR="00A2631C" w:rsidRPr="002D3BBB">
        <w:rPr>
          <w:rFonts w:cs="Times New Roman"/>
          <w:noProof w:val="0"/>
          <w:color w:val="000000" w:themeColor="text1"/>
          <w:lang w:val="en-CA"/>
        </w:rPr>
        <w:t>dens</w:t>
      </w:r>
      <w:r w:rsidR="00E919CC" w:rsidRPr="002D3BBB">
        <w:rPr>
          <w:rFonts w:cs="Times New Roman"/>
          <w:noProof w:val="0"/>
          <w:color w:val="000000" w:themeColor="text1"/>
          <w:lang w:val="en-CA"/>
        </w:rPr>
        <w:t>ity hotspots</w:t>
      </w:r>
      <w:r w:rsidR="00A2631C" w:rsidRPr="002D3BBB">
        <w:rPr>
          <w:rFonts w:cs="Times New Roman"/>
          <w:noProof w:val="0"/>
          <w:color w:val="000000" w:themeColor="text1"/>
          <w:lang w:val="en-CA"/>
        </w:rPr>
        <w:t>, large</w:t>
      </w:r>
      <w:moveTo w:id="902" w:author="Daniel Stewart" w:date="2022-03-16T15:33:00Z">
        <w:r w:rsidR="00A2631C" w:rsidRPr="002D3BBB">
          <w:rPr>
            <w:rFonts w:cs="Times New Roman"/>
            <w:noProof w:val="0"/>
            <w:color w:val="000000" w:themeColor="text1"/>
            <w:lang w:val="en-CA"/>
          </w:rPr>
          <w:t xml:space="preserve"> patches</w:t>
        </w:r>
      </w:moveTo>
      <w:r w:rsidR="00A2631C" w:rsidRPr="002D3BBB">
        <w:rPr>
          <w:rFonts w:cs="Times New Roman"/>
          <w:noProof w:val="0"/>
          <w:color w:val="000000" w:themeColor="text1"/>
          <w:lang w:val="en-CA"/>
        </w:rPr>
        <w:t xml:space="preserve"> are confined to the</w:t>
      </w:r>
      <w:moveTo w:id="903" w:author="Daniel Stewart" w:date="2022-03-16T15:33:00Z">
        <w:r w:rsidR="00A2631C" w:rsidRPr="002D3BBB">
          <w:rPr>
            <w:rFonts w:cs="Times New Roman"/>
            <w:noProof w:val="0"/>
            <w:color w:val="000000" w:themeColor="text1"/>
            <w:lang w:val="en-CA"/>
          </w:rPr>
          <w:t xml:space="preserve"> outer limits of the estuary</w:t>
        </w:r>
      </w:moveTo>
      <w:r w:rsidR="00420D6B" w:rsidRPr="002D3BBB">
        <w:rPr>
          <w:rFonts w:cs="Times New Roman"/>
          <w:noProof w:val="0"/>
          <w:color w:val="000000" w:themeColor="text1"/>
          <w:lang w:val="en-CA"/>
        </w:rPr>
        <w:t>, including a single</w:t>
      </w:r>
      <w:moveTo w:id="904" w:author="Daniel Stewart" w:date="2022-03-16T15:33:00Z">
        <w:del w:id="905" w:author="Daniel Stewart" w:date="2022-03-16T15:34:00Z">
          <w:r w:rsidR="00A2631C" w:rsidRPr="002D3BBB" w:rsidDel="00E57177">
            <w:rPr>
              <w:rFonts w:cs="Times New Roman"/>
              <w:noProof w:val="0"/>
              <w:color w:val="000000" w:themeColor="text1"/>
              <w:lang w:val="en-CA"/>
              <w:rPrChange w:id="906" w:author="Daniel Stewart" w:date="2022-03-16T15:34:00Z">
                <w:rPr>
                  <w:rFonts w:cs="Times New Roman"/>
                  <w:noProof w:val="0"/>
                  <w:lang w:val="en-CA"/>
                </w:rPr>
              </w:rPrChange>
            </w:rPr>
            <w:delText>Fig.</w:delText>
          </w:r>
        </w:del>
        <w:r w:rsidR="00E57177" w:rsidRPr="002D3BBB">
          <w:rPr>
            <w:rFonts w:cs="Times New Roman"/>
            <w:noProof w:val="0"/>
            <w:color w:val="000000" w:themeColor="text1"/>
            <w:lang w:val="en-CA"/>
          </w:rPr>
          <w:t xml:space="preserve"> </w:t>
        </w:r>
      </w:moveTo>
      <w:r w:rsidR="00420D6B" w:rsidRPr="002D3BBB">
        <w:rPr>
          <w:rFonts w:cs="Times New Roman"/>
          <w:noProof w:val="0"/>
          <w:color w:val="000000" w:themeColor="text1"/>
          <w:lang w:val="en-CA"/>
        </w:rPr>
        <w:t xml:space="preserve">patch </w:t>
      </w:r>
      <w:moveTo w:id="907" w:author="Daniel Stewart" w:date="2022-03-16T15:33:00Z">
        <w:r w:rsidR="00E57177" w:rsidRPr="002D3BBB">
          <w:rPr>
            <w:rFonts w:cs="Times New Roman"/>
            <w:noProof w:val="0"/>
            <w:color w:val="000000" w:themeColor="text1"/>
            <w:lang w:val="en-CA"/>
          </w:rPr>
          <w:t>in southwest Vancouver</w:t>
        </w:r>
      </w:moveTo>
      <w:r w:rsidR="00420D6B" w:rsidRPr="002D3BBB">
        <w:rPr>
          <w:rFonts w:cs="Times New Roman"/>
          <w:noProof w:val="0"/>
          <w:color w:val="000000" w:themeColor="text1"/>
          <w:lang w:val="en-CA"/>
        </w:rPr>
        <w:t xml:space="preserve"> measuring &gt; </w:t>
      </w:r>
      <w:moveTo w:id="908" w:author="Daniel Stewart" w:date="2022-03-16T15:33:00Z">
        <w:r w:rsidR="00E57177" w:rsidRPr="002D3BBB">
          <w:rPr>
            <w:rFonts w:cs="Times New Roman"/>
            <w:noProof w:val="0"/>
            <w:color w:val="000000" w:themeColor="text1"/>
            <w:lang w:val="en-CA"/>
          </w:rPr>
          <w:t>10 h</w:t>
        </w:r>
      </w:moveTo>
      <w:r w:rsidR="00420D6B" w:rsidRPr="002D3BBB">
        <w:rPr>
          <w:rFonts w:cs="Times New Roman"/>
          <w:noProof w:val="0"/>
          <w:color w:val="000000" w:themeColor="text1"/>
          <w:lang w:val="en-CA"/>
        </w:rPr>
        <w:t>a</w:t>
      </w:r>
      <w:moveTo w:id="909" w:author="Daniel Stewart" w:date="2022-03-16T15:33:00Z">
        <w:r w:rsidR="00E57177" w:rsidRPr="002D3BBB">
          <w:rPr>
            <w:rFonts w:cs="Times New Roman"/>
            <w:noProof w:val="0"/>
            <w:color w:val="000000" w:themeColor="text1"/>
            <w:lang w:val="en-CA"/>
          </w:rPr>
          <w:t xml:space="preserve"> in size, over three times the size of the next largest patch</w:t>
        </w:r>
      </w:moveTo>
      <w:r w:rsidR="00E919CC" w:rsidRPr="002D3BBB">
        <w:rPr>
          <w:rFonts w:cs="Times New Roman"/>
          <w:noProof w:val="0"/>
          <w:color w:val="000000" w:themeColor="text1"/>
          <w:lang w:val="en-CA"/>
        </w:rPr>
        <w:t xml:space="preserve"> (</w:t>
      </w:r>
      <w:r w:rsidR="002D3BBB">
        <w:rPr>
          <w:rFonts w:cs="Times New Roman"/>
          <w:noProof w:val="0"/>
          <w:color w:val="000000" w:themeColor="text1"/>
          <w:lang w:val="en-CA"/>
        </w:rPr>
        <w:t xml:space="preserve">see </w:t>
      </w:r>
      <w:r w:rsidR="002D3BBB" w:rsidRPr="002D3BBB">
        <w:rPr>
          <w:rFonts w:cs="Times New Roman"/>
          <w:noProof w:val="0"/>
          <w:color w:val="000000" w:themeColor="text1"/>
          <w:lang w:val="en-CA"/>
        </w:rPr>
        <w:t>S</w:t>
      </w:r>
      <w:r w:rsidR="00E919CC" w:rsidRPr="002D3BBB">
        <w:rPr>
          <w:rFonts w:cs="Times New Roman"/>
          <w:noProof w:val="0"/>
          <w:color w:val="000000" w:themeColor="text1"/>
          <w:lang w:val="en-CA"/>
        </w:rPr>
        <w:t xml:space="preserve">upplementary </w:t>
      </w:r>
      <w:r w:rsidR="002D3BBB" w:rsidRPr="002D3BBB">
        <w:rPr>
          <w:rFonts w:cs="Times New Roman"/>
          <w:noProof w:val="0"/>
          <w:color w:val="000000" w:themeColor="text1"/>
          <w:lang w:val="en-CA"/>
        </w:rPr>
        <w:t>M</w:t>
      </w:r>
      <w:r w:rsidR="00E919CC" w:rsidRPr="002D3BBB">
        <w:rPr>
          <w:rFonts w:cs="Times New Roman"/>
          <w:noProof w:val="0"/>
          <w:color w:val="000000" w:themeColor="text1"/>
          <w:lang w:val="en-CA"/>
        </w:rPr>
        <w:t>aterials</w:t>
      </w:r>
      <w:r w:rsidR="002D3BBB" w:rsidRPr="002D3BBB">
        <w:rPr>
          <w:rFonts w:cs="Times New Roman"/>
          <w:noProof w:val="0"/>
          <w:color w:val="000000" w:themeColor="text1"/>
          <w:lang w:val="en-CA"/>
        </w:rPr>
        <w:t xml:space="preserve"> for a patch size map</w:t>
      </w:r>
      <w:r w:rsidR="00E919CC" w:rsidRPr="002D3BBB">
        <w:rPr>
          <w:rFonts w:cs="Times New Roman"/>
          <w:noProof w:val="0"/>
          <w:color w:val="000000" w:themeColor="text1"/>
          <w:lang w:val="en-CA"/>
        </w:rPr>
        <w:t>)</w:t>
      </w:r>
      <w:moveTo w:id="910" w:author="Daniel Stewart" w:date="2022-03-16T15:33:00Z">
        <w:r w:rsidR="00E57177" w:rsidRPr="002D3BBB">
          <w:rPr>
            <w:rFonts w:cs="Times New Roman"/>
            <w:noProof w:val="0"/>
            <w:color w:val="000000" w:themeColor="text1"/>
            <w:lang w:val="en-CA"/>
          </w:rPr>
          <w:t>.</w:t>
        </w:r>
      </w:moveTo>
      <w:moveToRangeEnd w:id="892"/>
    </w:p>
    <w:p w14:paraId="1A737224" w14:textId="00DFE388" w:rsidR="00002B80" w:rsidRPr="00247A13" w:rsidDel="00E57177" w:rsidRDefault="00E13EBB" w:rsidP="00420D6B">
      <w:pPr>
        <w:pStyle w:val="Heading2"/>
        <w:rPr>
          <w:del w:id="911" w:author="Daniel Stewart" w:date="2022-03-16T15:35:00Z"/>
        </w:rPr>
      </w:pPr>
      <w:r w:rsidRPr="00247A13">
        <w:lastRenderedPageBreak/>
        <mc:AlternateContent>
          <mc:Choice Requires="wps">
            <w:drawing>
              <wp:anchor distT="0" distB="0" distL="114300" distR="114300" simplePos="0" relativeHeight="251722752" behindDoc="0" locked="0" layoutInCell="1" allowOverlap="1" wp14:anchorId="28175E22" wp14:editId="4D483368">
                <wp:simplePos x="0" y="0"/>
                <wp:positionH relativeFrom="column">
                  <wp:posOffset>52779</wp:posOffset>
                </wp:positionH>
                <wp:positionV relativeFrom="paragraph">
                  <wp:posOffset>4535451</wp:posOffset>
                </wp:positionV>
                <wp:extent cx="5857875" cy="509905"/>
                <wp:effectExtent l="0" t="0" r="9525" b="4445"/>
                <wp:wrapTopAndBottom/>
                <wp:docPr id="31" name="Text Box 31"/>
                <wp:cNvGraphicFramePr/>
                <a:graphic xmlns:a="http://schemas.openxmlformats.org/drawingml/2006/main">
                  <a:graphicData uri="http://schemas.microsoft.com/office/word/2010/wordprocessingShape">
                    <wps:wsp>
                      <wps:cNvSpPr txBox="1"/>
                      <wps:spPr>
                        <a:xfrm>
                          <a:off x="0" y="0"/>
                          <a:ext cx="5857875" cy="509905"/>
                        </a:xfrm>
                        <a:prstGeom prst="rect">
                          <a:avLst/>
                        </a:prstGeom>
                        <a:solidFill>
                          <a:prstClr val="white"/>
                        </a:solidFill>
                        <a:ln>
                          <a:noFill/>
                        </a:ln>
                      </wps:spPr>
                      <wps:txbx>
                        <w:txbxContent>
                          <w:p w14:paraId="72CEB370" w14:textId="32E0AD55" w:rsidR="00727281" w:rsidRPr="00214C84" w:rsidRDefault="00727281" w:rsidP="00BB505E">
                            <w:pPr>
                              <w:pStyle w:val="Caption"/>
                              <w:rPr>
                                <w:i w:val="0"/>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2</w:t>
                            </w:r>
                            <w:r w:rsidRPr="00214C84">
                              <w:rPr>
                                <w:b/>
                                <w:i w:val="0"/>
                              </w:rPr>
                              <w:fldChar w:fldCharType="end"/>
                            </w:r>
                            <w:r w:rsidRPr="00214C84">
                              <w:rPr>
                                <w:i w:val="0"/>
                              </w:rPr>
                              <w:t xml:space="preserve"> Heat map of classified non-native cattail pixels in the Fraser River Estuary, British Columbia. Lower and upper estuary imagery datasets are delineated by the dotted line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75E22" id="Text Box 31" o:spid="_x0000_s1027" type="#_x0000_t202" style="position:absolute;left:0;text-align:left;margin-left:4.15pt;margin-top:357.1pt;width:461.25pt;height:40.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" stroked="f">
                <v:textbox inset="0,0,0,0">
                  <w:txbxContent>
                    <w:p w14:paraId="72CEB370" w14:textId="32E0AD55" w:rsidR="00727281" w:rsidRPr="00214C84" w:rsidRDefault="00727281" w:rsidP="00BB505E">
                      <w:pPr>
                        <w:pStyle w:val="Caption"/>
                        <w:rPr>
                          <w:i w:val="0"/>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2</w:t>
                      </w:r>
                      <w:r w:rsidRPr="00214C84">
                        <w:rPr>
                          <w:b/>
                          <w:i w:val="0"/>
                        </w:rPr>
                        <w:fldChar w:fldCharType="end"/>
                      </w:r>
                      <w:r w:rsidRPr="00214C84">
                        <w:rPr>
                          <w:i w:val="0"/>
                        </w:rPr>
                        <w:t xml:space="preserve"> Heat map of classified non-native cattail pixels in the Fraser River Estuary, British Columbia. Lower and upper estuary imagery datasets are delineated by the dotted line</w:t>
                      </w:r>
                    </w:p>
                  </w:txbxContent>
                </v:textbox>
                <w10:wrap type="topAndBottom"/>
              </v:shape>
            </w:pict>
          </mc:Fallback>
        </mc:AlternateContent>
      </w:r>
      <w:r w:rsidRPr="00247A13">
        <w:drawing>
          <wp:anchor distT="0" distB="0" distL="114300" distR="114300" simplePos="0" relativeHeight="251664382" behindDoc="0" locked="0" layoutInCell="1" allowOverlap="1" wp14:anchorId="41685537" wp14:editId="0CC76734">
            <wp:simplePos x="0" y="0"/>
            <wp:positionH relativeFrom="column">
              <wp:posOffset>-20123</wp:posOffset>
            </wp:positionH>
            <wp:positionV relativeFrom="paragraph">
              <wp:posOffset>14</wp:posOffset>
            </wp:positionV>
            <wp:extent cx="5946076" cy="45396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nseMAPwlegend.jpg"/>
                    <pic:cNvPicPr/>
                  </pic:nvPicPr>
                  <pic:blipFill rotWithShape="1">
                    <a:blip r:embed="rId13" cstate="print">
                      <a:extLst>
                        <a:ext uri="{28A0092B-C50C-407E-A947-70E740481C1C}">
                          <a14:useLocalDpi xmlns:a14="http://schemas.microsoft.com/office/drawing/2010/main" val="0"/>
                        </a:ext>
                      </a:extLst>
                    </a:blip>
                    <a:srcRect l="1126" t="1248" r="996" b="2037"/>
                    <a:stretch/>
                  </pic:blipFill>
                  <pic:spPr bwMode="auto">
                    <a:xfrm>
                      <a:off x="0" y="0"/>
                      <a:ext cx="5946076" cy="453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moveFromRangeStart w:id="912" w:author="Daniel Stewart" w:date="2022-03-16T15:33:00Z" w:name="move98337235"/>
      <w:moveFrom w:id="913" w:author="Daniel Stewart" w:date="2022-03-16T15:33:00Z">
        <w:r w:rsidR="004F6BDD" w:rsidRPr="00247A13" w:rsidDel="00E57177">
          <w:t xml:space="preserve">The spatial distribution of large patches appears to correspond with areas of greatest density (Fig. 2), with the majority of large patches occurring in the outer limits of the estuary </w:t>
        </w:r>
        <w:r w:rsidR="00DF4394" w:rsidRPr="00247A13" w:rsidDel="00E57177">
          <w:t>and</w:t>
        </w:r>
        <w:r w:rsidR="004F6BDD" w:rsidRPr="00247A13" w:rsidDel="00E57177">
          <w:t xml:space="preserve"> a small number of sites up river (Fig. 3). P</w:t>
        </w:r>
        <w:r w:rsidR="004C7A88" w:rsidRPr="00247A13" w:rsidDel="00E57177">
          <w:t>atch sizes were</w:t>
        </w:r>
        <w:r w:rsidR="004F6BDD" w:rsidRPr="00247A13" w:rsidDel="00E57177">
          <w:t xml:space="preserve"> also</w:t>
        </w:r>
        <w:r w:rsidR="004C7A88" w:rsidRPr="00247A13" w:rsidDel="00E57177">
          <w:t xml:space="preserve"> right-skewed</w:t>
        </w:r>
        <w:r w:rsidR="00F83A69" w:rsidRPr="00247A13" w:rsidDel="00E57177">
          <w:t xml:space="preserve"> in their distribution</w:t>
        </w:r>
        <w:r w:rsidR="004C7A88" w:rsidRPr="00247A13" w:rsidDel="00E57177">
          <w:t xml:space="preserve">, </w:t>
        </w:r>
        <w:r w:rsidR="00071C85" w:rsidRPr="00247A13" w:rsidDel="00E57177">
          <w:t>as</w:t>
        </w:r>
        <w:r w:rsidR="004C7A88" w:rsidRPr="00247A13" w:rsidDel="00E57177">
          <w:t xml:space="preserve"> </w:t>
        </w:r>
        <w:r w:rsidR="00071C85" w:rsidRPr="00247A13" w:rsidDel="00E57177">
          <w:t>55% of patches were</w:t>
        </w:r>
        <w:r w:rsidR="004C7A88" w:rsidRPr="00247A13" w:rsidDel="00E57177">
          <w:t xml:space="preserve"> </w:t>
        </w:r>
        <w:r w:rsidR="00071C85" w:rsidRPr="00247A13" w:rsidDel="00E57177">
          <w:rPr>
            <w:u w:val="single"/>
          </w:rPr>
          <w:t>&lt;</w:t>
        </w:r>
        <w:r w:rsidR="004C7A88" w:rsidRPr="00247A13" w:rsidDel="00E57177">
          <w:t>3 m</w:t>
        </w:r>
        <w:r w:rsidR="004C7A88" w:rsidRPr="00247A13" w:rsidDel="00E57177">
          <w:rPr>
            <w:vertAlign w:val="superscript"/>
          </w:rPr>
          <w:t>2</w:t>
        </w:r>
        <w:r w:rsidR="00071C85" w:rsidRPr="00247A13" w:rsidDel="00E57177">
          <w:t>, 77% were</w:t>
        </w:r>
        <w:r w:rsidR="004C7A88" w:rsidRPr="00247A13" w:rsidDel="00E57177">
          <w:t xml:space="preserve"> </w:t>
        </w:r>
        <w:r w:rsidR="00071C85" w:rsidRPr="00247A13" w:rsidDel="00E57177">
          <w:rPr>
            <w:u w:val="single"/>
          </w:rPr>
          <w:t>&lt;</w:t>
        </w:r>
        <w:r w:rsidR="00071C85" w:rsidRPr="00247A13" w:rsidDel="00E57177">
          <w:t>10 m</w:t>
        </w:r>
        <w:r w:rsidR="00071C85" w:rsidRPr="00247A13" w:rsidDel="00E57177">
          <w:rPr>
            <w:vertAlign w:val="superscript"/>
          </w:rPr>
          <w:t>2</w:t>
        </w:r>
        <w:r w:rsidR="00071C85" w:rsidRPr="00247A13" w:rsidDel="00E57177">
          <w:t>, and &lt;1% exceeded 1000 m</w:t>
        </w:r>
        <w:r w:rsidR="00071C85" w:rsidRPr="00247A13" w:rsidDel="00E57177">
          <w:rPr>
            <w:vertAlign w:val="superscript"/>
          </w:rPr>
          <w:t>2</w:t>
        </w:r>
        <w:r w:rsidR="00071C85" w:rsidRPr="00247A13" w:rsidDel="00E57177">
          <w:t xml:space="preserve">. </w:t>
        </w:r>
        <w:r w:rsidR="00002B80" w:rsidRPr="00247A13" w:rsidDel="00E57177">
          <w:t xml:space="preserve">The largest </w:t>
        </w:r>
        <w:r w:rsidR="00254491" w:rsidRPr="00247A13" w:rsidDel="00E57177">
          <w:t>patch o</w:t>
        </w:r>
        <w:r w:rsidR="00002B80" w:rsidRPr="00247A13" w:rsidDel="00E57177">
          <w:t>ccur</w:t>
        </w:r>
        <w:r w:rsidR="00254491" w:rsidRPr="00247A13" w:rsidDel="00E57177">
          <w:t>s</w:t>
        </w:r>
        <w:r w:rsidR="00002B80" w:rsidRPr="00247A13" w:rsidDel="00E57177">
          <w:t xml:space="preserve"> in southwest Vancouver, exceeding 10 hectares in size, over three times the size of the next largest patch.</w:t>
        </w:r>
      </w:moveFrom>
      <w:moveFromRangeEnd w:id="912"/>
      <w:r w:rsidR="00002B80" w:rsidRPr="00247A13">
        <w:t xml:space="preserve"> </w:t>
      </w:r>
    </w:p>
    <w:p w14:paraId="283A7831" w14:textId="180D0930" w:rsidR="00E13EBB" w:rsidDel="00E57177" w:rsidRDefault="00E13EBB">
      <w:pPr>
        <w:pStyle w:val="Heading2"/>
        <w:rPr>
          <w:del w:id="914" w:author="Daniel Stewart" w:date="2022-03-16T15:35:00Z"/>
        </w:rPr>
        <w:pPrChange w:id="915" w:author="Daniel Stewart" w:date="2022-03-16T15:35:00Z">
          <w:pPr>
            <w:pStyle w:val="Heading2"/>
            <w:numPr>
              <w:ilvl w:val="0"/>
              <w:numId w:val="0"/>
            </w:numPr>
            <w:ind w:left="576" w:hanging="576"/>
            <w:jc w:val="left"/>
          </w:pPr>
        </w:pPrChange>
      </w:pPr>
    </w:p>
    <w:p w14:paraId="3AD3DD0C" w14:textId="5EF1C7A0" w:rsidR="00E13EBB" w:rsidDel="00E57177" w:rsidRDefault="00E13EBB" w:rsidP="00420D6B">
      <w:pPr>
        <w:pStyle w:val="Heading2"/>
        <w:rPr>
          <w:del w:id="916" w:author="Daniel Stewart" w:date="2022-03-16T15:35:00Z"/>
        </w:rPr>
      </w:pPr>
    </w:p>
    <w:p w14:paraId="4113FDCE" w14:textId="215F8E82" w:rsidR="00E13EBB" w:rsidDel="00E57177" w:rsidRDefault="00E13EBB" w:rsidP="00420D6B">
      <w:pPr>
        <w:pStyle w:val="Heading2"/>
        <w:rPr>
          <w:del w:id="917" w:author="Daniel Stewart" w:date="2022-03-16T15:35:00Z"/>
        </w:rPr>
      </w:pPr>
    </w:p>
    <w:p w14:paraId="30BCE2A6" w14:textId="21642FCA" w:rsidR="00E13EBB" w:rsidDel="00E57177" w:rsidRDefault="00E13EBB" w:rsidP="00420D6B">
      <w:pPr>
        <w:pStyle w:val="Heading2"/>
        <w:rPr>
          <w:del w:id="918" w:author="Daniel Stewart" w:date="2022-03-16T15:35:00Z"/>
        </w:rPr>
      </w:pPr>
    </w:p>
    <w:p w14:paraId="3958DCF1" w14:textId="125A156E" w:rsidR="00E13EBB" w:rsidRPr="00E13EBB" w:rsidDel="00CE562B" w:rsidRDefault="00E13EBB" w:rsidP="00420D6B">
      <w:pPr>
        <w:pStyle w:val="Heading2"/>
        <w:rPr>
          <w:del w:id="919" w:author="Daniel Stewart" w:date="2022-02-11T12:14:00Z"/>
        </w:rPr>
      </w:pPr>
      <w:del w:id="920" w:author="Daniel Stewart" w:date="2022-03-16T15:35:00Z">
        <w:r w:rsidRPr="00247A13" w:rsidDel="00E57177">
          <mc:AlternateContent>
            <mc:Choice Requires="wps">
              <w:drawing>
                <wp:anchor distT="0" distB="0" distL="114300" distR="114300" simplePos="0" relativeHeight="251724800" behindDoc="0" locked="0" layoutInCell="1" allowOverlap="1" wp14:anchorId="3129A6E5" wp14:editId="24F4D7B5">
                  <wp:simplePos x="0" y="0"/>
                  <wp:positionH relativeFrom="column">
                    <wp:posOffset>26138</wp:posOffset>
                  </wp:positionH>
                  <wp:positionV relativeFrom="paragraph">
                    <wp:posOffset>4604533</wp:posOffset>
                  </wp:positionV>
                  <wp:extent cx="57912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14:paraId="6B2BAA48" w14:textId="44795B43" w:rsidR="00727281" w:rsidRPr="00214C84" w:rsidRDefault="00727281" w:rsidP="00C20984">
                              <w:pPr>
                                <w:pStyle w:val="Caption"/>
                                <w:rPr>
                                  <w:i w:val="0"/>
                                  <w:noProof/>
                                  <w:lang w:val="en-US"/>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3</w:t>
                              </w:r>
                              <w:r w:rsidRPr="00214C84">
                                <w:rPr>
                                  <w:b/>
                                  <w:i w:val="0"/>
                                </w:rPr>
                                <w:fldChar w:fldCharType="end"/>
                              </w:r>
                              <w:r w:rsidRPr="00214C84">
                                <w:rPr>
                                  <w:i w:val="0"/>
                                </w:rPr>
                                <w:t xml:space="preserve"> Proportional map of non-native cattail patch sizes in the Fraser River Estuary, British Columbia. Lower and upper estuary imagery datasets are delineated with a dotted 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29A6E5" id="Text Box 32" o:spid="_x0000_s1028" type="#_x0000_t202" style="position:absolute;left:0;text-align:left;margin-left:2.05pt;margin-top:362.55pt;width:456pt;height:.0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" stroked="f">
                  <v:textbox style="mso-fit-shape-to-text:t" inset="0,0,0,0">
                    <w:txbxContent>
                      <w:p w14:paraId="6B2BAA48" w14:textId="44795B43" w:rsidR="00727281" w:rsidRPr="00214C84" w:rsidRDefault="00727281" w:rsidP="00C20984">
                        <w:pPr>
                          <w:pStyle w:val="Caption"/>
                          <w:rPr>
                            <w:i w:val="0"/>
                            <w:noProof/>
                            <w:lang w:val="en-US"/>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3</w:t>
                        </w:r>
                        <w:r w:rsidRPr="00214C84">
                          <w:rPr>
                            <w:b/>
                            <w:i w:val="0"/>
                          </w:rPr>
                          <w:fldChar w:fldCharType="end"/>
                        </w:r>
                        <w:r w:rsidRPr="00214C84">
                          <w:rPr>
                            <w:i w:val="0"/>
                          </w:rPr>
                          <w:t xml:space="preserve"> Proportional map of non-native cattail patch sizes in the Fraser River Estuary, British Columbia. Lower and upper estuary imagery datasets are delineated with a dotted line</w:t>
                        </w:r>
                      </w:p>
                    </w:txbxContent>
                  </v:textbox>
                  <w10:wrap type="topAndBottom"/>
                </v:shape>
              </w:pict>
            </mc:Fallback>
          </mc:AlternateContent>
        </w:r>
      </w:del>
      <w:del w:id="921" w:author="Daniel Stewart" w:date="2022-02-11T12:14:00Z">
        <w:r w:rsidRPr="00247A13" w:rsidDel="00CE562B">
          <w:drawing>
            <wp:anchor distT="0" distB="0" distL="114300" distR="114300" simplePos="0" relativeHeight="251672576" behindDoc="0" locked="0" layoutInCell="1" allowOverlap="1" wp14:anchorId="7A55C242" wp14:editId="7297F616">
              <wp:simplePos x="0" y="0"/>
              <wp:positionH relativeFrom="column">
                <wp:posOffset>-26670</wp:posOffset>
              </wp:positionH>
              <wp:positionV relativeFrom="paragraph">
                <wp:posOffset>0</wp:posOffset>
              </wp:positionV>
              <wp:extent cx="5914800" cy="4608000"/>
              <wp:effectExtent l="0" t="0" r="0"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03"/>
                      <a:stretch/>
                    </pic:blipFill>
                    <pic:spPr bwMode="auto">
                      <a:xfrm>
                        <a:off x="0" y="0"/>
                        <a:ext cx="5914800" cy="460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del>
    </w:p>
    <w:p w14:paraId="78FE122F" w14:textId="70878104" w:rsidR="0020755D" w:rsidRPr="00247A13" w:rsidRDefault="00F87A02" w:rsidP="00420D6B">
      <w:pPr>
        <w:pStyle w:val="Heading2"/>
      </w:pPr>
      <w:r w:rsidRPr="00247A13">
        <w:t>Species Distribution Model</w:t>
      </w:r>
    </w:p>
    <w:p w14:paraId="4521CF34" w14:textId="4F542799" w:rsidR="00523C22" w:rsidRDefault="00420D6B" w:rsidP="007C3CD7">
      <w:pPr>
        <w:ind w:firstLine="284"/>
        <w:jc w:val="left"/>
        <w:rPr>
          <w:rFonts w:cs="Times New Roman"/>
          <w:lang w:val="en-CA"/>
        </w:rPr>
      </w:pPr>
      <w:r>
        <w:rPr>
          <w:rFonts w:cs="Times New Roman"/>
          <w:lang w:val="en-CA"/>
        </w:rPr>
        <w:t>C</w:t>
      </w:r>
      <w:r w:rsidR="004368FD" w:rsidRPr="00247A13">
        <w:rPr>
          <w:rFonts w:cs="Times New Roman"/>
          <w:lang w:val="en-CA"/>
        </w:rPr>
        <w:t>ross validation</w:t>
      </w:r>
      <w:r w:rsidR="004A776C" w:rsidRPr="00247A13">
        <w:rPr>
          <w:rFonts w:cs="Times New Roman"/>
          <w:lang w:val="en-CA"/>
        </w:rPr>
        <w:t xml:space="preserve"> </w:t>
      </w:r>
      <w:r w:rsidR="004368FD" w:rsidRPr="00247A13">
        <w:rPr>
          <w:rFonts w:cs="Times New Roman"/>
          <w:lang w:val="en-CA"/>
        </w:rPr>
        <w:t>indicate</w:t>
      </w:r>
      <w:r w:rsidR="00FB2D11" w:rsidRPr="00247A13">
        <w:rPr>
          <w:rFonts w:cs="Times New Roman"/>
          <w:lang w:val="en-CA"/>
        </w:rPr>
        <w:t xml:space="preserve">s </w:t>
      </w:r>
      <w:r w:rsidR="004A776C" w:rsidRPr="00247A13">
        <w:rPr>
          <w:rFonts w:cs="Times New Roman"/>
          <w:lang w:val="en-CA"/>
        </w:rPr>
        <w:t xml:space="preserve">our </w:t>
      </w:r>
      <w:r w:rsidR="00F51DEE" w:rsidRPr="00247A13">
        <w:rPr>
          <w:rFonts w:cs="Times New Roman"/>
          <w:lang w:val="en-CA"/>
        </w:rPr>
        <w:t>Maxent, Random Forest, and Support Vector</w:t>
      </w:r>
      <w:r w:rsidR="00EB155F" w:rsidRPr="00247A13">
        <w:rPr>
          <w:rFonts w:cs="Times New Roman"/>
          <w:lang w:val="en-CA"/>
        </w:rPr>
        <w:t xml:space="preserve"> models</w:t>
      </w:r>
      <w:r w:rsidR="00F51DEE" w:rsidRPr="00247A13" w:rsidDel="00F51DEE">
        <w:rPr>
          <w:rFonts w:cs="Times New Roman"/>
          <w:lang w:val="en-CA"/>
        </w:rPr>
        <w:t xml:space="preserve"> </w:t>
      </w:r>
      <w:r w:rsidR="004A776C" w:rsidRPr="00247A13">
        <w:rPr>
          <w:rFonts w:cs="Times New Roman"/>
          <w:lang w:val="en-CA"/>
        </w:rPr>
        <w:t xml:space="preserve">are effectively predicting cattail habitat suitability, with mean </w:t>
      </w:r>
      <w:r w:rsidR="00AE2B50" w:rsidRPr="00247A13">
        <w:rPr>
          <w:rFonts w:cs="Times New Roman"/>
          <w:lang w:val="en-CA"/>
        </w:rPr>
        <w:t>AUC values ranging from</w:t>
      </w:r>
      <w:r w:rsidR="00B56E1C" w:rsidRPr="00247A13">
        <w:rPr>
          <w:rFonts w:cs="Times New Roman"/>
          <w:lang w:val="en-CA"/>
        </w:rPr>
        <w:t xml:space="preserve"> a minimum of </w:t>
      </w:r>
      <w:r w:rsidR="00AE2B50" w:rsidRPr="00247A13">
        <w:rPr>
          <w:rFonts w:cs="Times New Roman"/>
          <w:lang w:val="en-CA"/>
        </w:rPr>
        <w:t>0.842 (Maxent) to</w:t>
      </w:r>
      <w:r w:rsidR="00B56E1C" w:rsidRPr="00247A13">
        <w:rPr>
          <w:rFonts w:cs="Times New Roman"/>
          <w:lang w:val="en-CA"/>
        </w:rPr>
        <w:t xml:space="preserve"> a maximum of</w:t>
      </w:r>
      <w:r w:rsidR="00AE2B50" w:rsidRPr="00247A13">
        <w:rPr>
          <w:rFonts w:cs="Times New Roman"/>
          <w:lang w:val="en-CA"/>
        </w:rPr>
        <w:t xml:space="preserve"> 0.871 (Random Forest; </w:t>
      </w:r>
      <w:r w:rsidR="004A776C" w:rsidRPr="00247A13">
        <w:rPr>
          <w:rFonts w:cs="Times New Roman"/>
          <w:lang w:val="en-CA"/>
        </w:rPr>
        <w:t>Table 6</w:t>
      </w:r>
      <w:r w:rsidR="00AE2B50" w:rsidRPr="00247A13">
        <w:rPr>
          <w:rFonts w:cs="Times New Roman"/>
          <w:lang w:val="en-CA"/>
        </w:rPr>
        <w:t>)</w:t>
      </w:r>
      <w:r w:rsidR="004A776C" w:rsidRPr="00247A13">
        <w:rPr>
          <w:rFonts w:cs="Times New Roman"/>
          <w:lang w:val="en-CA"/>
        </w:rPr>
        <w:t xml:space="preserve">. </w:t>
      </w:r>
      <w:r w:rsidR="004437CC" w:rsidRPr="00247A13">
        <w:rPr>
          <w:rFonts w:cs="Times New Roman"/>
          <w:lang w:val="en-CA"/>
        </w:rPr>
        <w:t>V</w:t>
      </w:r>
      <w:r w:rsidR="00F94C0C" w:rsidRPr="00247A13">
        <w:rPr>
          <w:rFonts w:cs="Times New Roman"/>
          <w:lang w:val="en-CA"/>
        </w:rPr>
        <w:t>ariance and standard deviation values were &lt;</w:t>
      </w:r>
      <w:r>
        <w:rPr>
          <w:rFonts w:cs="Times New Roman"/>
          <w:lang w:val="en-CA"/>
        </w:rPr>
        <w:t xml:space="preserve"> </w:t>
      </w:r>
      <w:r w:rsidR="00F94C0C" w:rsidRPr="00247A13">
        <w:rPr>
          <w:rFonts w:cs="Times New Roman"/>
          <w:lang w:val="en-CA"/>
        </w:rPr>
        <w:t>0.</w:t>
      </w:r>
      <w:r>
        <w:rPr>
          <w:rFonts w:cs="Times New Roman"/>
          <w:lang w:val="en-CA"/>
        </w:rPr>
        <w:t>00</w:t>
      </w:r>
      <w:r w:rsidR="00F94C0C" w:rsidRPr="00247A13">
        <w:rPr>
          <w:rFonts w:cs="Times New Roman"/>
          <w:lang w:val="en-CA"/>
        </w:rPr>
        <w:t xml:space="preserve">4 for all models, </w:t>
      </w:r>
      <w:r w:rsidR="00041A96" w:rsidRPr="00247A13">
        <w:rPr>
          <w:rFonts w:cs="Times New Roman"/>
          <w:lang w:val="en-CA"/>
        </w:rPr>
        <w:t>indicating</w:t>
      </w:r>
      <w:r w:rsidR="00F94C0C" w:rsidRPr="00247A13">
        <w:rPr>
          <w:rFonts w:cs="Times New Roman"/>
          <w:lang w:val="en-CA"/>
        </w:rPr>
        <w:t xml:space="preserve"> the models were effectively </w:t>
      </w:r>
      <w:r w:rsidR="0016168C" w:rsidRPr="00247A13">
        <w:rPr>
          <w:rFonts w:cs="Times New Roman"/>
          <w:lang w:val="en-CA"/>
        </w:rPr>
        <w:t>applying their predictions to both</w:t>
      </w:r>
      <w:r w:rsidR="00F94C0C" w:rsidRPr="00247A13">
        <w:rPr>
          <w:rFonts w:cs="Times New Roman"/>
          <w:lang w:val="en-CA"/>
        </w:rPr>
        <w:t xml:space="preserve"> training and non-training data</w:t>
      </w:r>
      <w:r w:rsidR="00FB2D11" w:rsidRPr="00247A13">
        <w:rPr>
          <w:rFonts w:cs="Times New Roman"/>
          <w:lang w:val="en-CA"/>
        </w:rPr>
        <w:t>sets.</w:t>
      </w:r>
    </w:p>
    <w:p w14:paraId="6A7FF843" w14:textId="5EE5B8F0" w:rsidR="00462F1E" w:rsidRDefault="00462F1E" w:rsidP="007C3CD7">
      <w:pPr>
        <w:ind w:firstLine="284"/>
        <w:jc w:val="left"/>
        <w:rPr>
          <w:rFonts w:cs="Times New Roman"/>
          <w:lang w:val="en-CA"/>
        </w:rPr>
      </w:pPr>
    </w:p>
    <w:p w14:paraId="2DF4AF06" w14:textId="41857A51" w:rsidR="00462F1E" w:rsidRDefault="00462F1E" w:rsidP="007C3CD7">
      <w:pPr>
        <w:ind w:firstLine="284"/>
        <w:jc w:val="left"/>
        <w:rPr>
          <w:rFonts w:cs="Times New Roman"/>
          <w:lang w:val="en-CA"/>
        </w:rPr>
      </w:pPr>
    </w:p>
    <w:p w14:paraId="38B240A8" w14:textId="77777777" w:rsidR="00462F1E" w:rsidRDefault="00462F1E" w:rsidP="007C3CD7">
      <w:pPr>
        <w:ind w:firstLine="284"/>
        <w:jc w:val="left"/>
        <w:rPr>
          <w:rFonts w:cs="Times New Roman"/>
          <w:lang w:val="en-CA"/>
        </w:rPr>
      </w:pPr>
    </w:p>
    <w:p w14:paraId="3D16D09D" w14:textId="49CFEC44" w:rsidR="00523C22" w:rsidRPr="00214C84" w:rsidRDefault="00523C22" w:rsidP="007C3CD7">
      <w:pPr>
        <w:pStyle w:val="Caption"/>
        <w:keepNext/>
        <w:ind w:left="1985" w:right="1820"/>
        <w:jc w:val="left"/>
        <w:rPr>
          <w:rFonts w:ascii="Times New Roman" w:hAnsi="Times New Roman" w:cs="Times New Roman"/>
          <w:i w:val="0"/>
        </w:rPr>
      </w:pPr>
      <w:r w:rsidRPr="00214C84">
        <w:rPr>
          <w:rFonts w:ascii="Times New Roman" w:hAnsi="Times New Roman" w:cs="Times New Roman"/>
          <w:b/>
          <w:i w:val="0"/>
        </w:rPr>
        <w:lastRenderedPageBreak/>
        <w:t xml:space="preserve">Table </w:t>
      </w:r>
      <w:r w:rsidR="0070228B" w:rsidRPr="00214C84">
        <w:rPr>
          <w:rFonts w:ascii="Times New Roman" w:hAnsi="Times New Roman" w:cs="Times New Roman"/>
          <w:b/>
          <w:i w:val="0"/>
        </w:rPr>
        <w:fldChar w:fldCharType="begin"/>
      </w:r>
      <w:r w:rsidR="0070228B" w:rsidRPr="00214C84">
        <w:rPr>
          <w:rFonts w:ascii="Times New Roman" w:hAnsi="Times New Roman" w:cs="Times New Roman"/>
          <w:b/>
          <w:i w:val="0"/>
        </w:rPr>
        <w:instrText xml:space="preserve"> SEQ Table \* ARABIC </w:instrText>
      </w:r>
      <w:r w:rsidR="0070228B" w:rsidRPr="00214C84">
        <w:rPr>
          <w:rFonts w:ascii="Times New Roman" w:hAnsi="Times New Roman" w:cs="Times New Roman"/>
          <w:b/>
          <w:i w:val="0"/>
        </w:rPr>
        <w:fldChar w:fldCharType="separate"/>
      </w:r>
      <w:r w:rsidRPr="00214C84">
        <w:rPr>
          <w:rFonts w:ascii="Times New Roman" w:hAnsi="Times New Roman" w:cs="Times New Roman"/>
          <w:b/>
          <w:i w:val="0"/>
          <w:noProof/>
        </w:rPr>
        <w:t>6</w:t>
      </w:r>
      <w:r w:rsidR="0070228B" w:rsidRPr="00214C84">
        <w:rPr>
          <w:rFonts w:ascii="Times New Roman" w:hAnsi="Times New Roman" w:cs="Times New Roman"/>
          <w:b/>
          <w:i w:val="0"/>
          <w:noProof/>
        </w:rPr>
        <w:fldChar w:fldCharType="end"/>
      </w:r>
      <w:r w:rsidRPr="00214C84">
        <w:rPr>
          <w:rFonts w:ascii="Times New Roman" w:hAnsi="Times New Roman" w:cs="Times New Roman"/>
          <w:i w:val="0"/>
        </w:rPr>
        <w:t xml:space="preserve"> Area Under the Curve (AUC) values of the three models included in </w:t>
      </w:r>
      <w:r w:rsidR="00282131" w:rsidRPr="00214C84">
        <w:rPr>
          <w:rFonts w:ascii="Times New Roman" w:hAnsi="Times New Roman" w:cs="Times New Roman"/>
          <w:i w:val="0"/>
        </w:rPr>
        <w:t>the</w:t>
      </w:r>
      <w:r w:rsidRPr="00214C84">
        <w:rPr>
          <w:rFonts w:ascii="Times New Roman" w:hAnsi="Times New Roman" w:cs="Times New Roman"/>
          <w:i w:val="0"/>
        </w:rPr>
        <w:t xml:space="preserve"> ensemble habitat suitability model.</w:t>
      </w:r>
    </w:p>
    <w:tbl>
      <w:tblPr>
        <w:tblW w:w="5387" w:type="dxa"/>
        <w:jc w:val="center"/>
        <w:tblLook w:val="04A0" w:firstRow="1" w:lastRow="0" w:firstColumn="1" w:lastColumn="0" w:noHBand="0" w:noVBand="1"/>
      </w:tblPr>
      <w:tblGrid>
        <w:gridCol w:w="1289"/>
        <w:gridCol w:w="1056"/>
        <w:gridCol w:w="1624"/>
        <w:gridCol w:w="1418"/>
      </w:tblGrid>
      <w:tr w:rsidR="00523C22" w:rsidRPr="00247A13" w14:paraId="39F8C6FE" w14:textId="77777777" w:rsidTr="000C16B4">
        <w:trPr>
          <w:trHeight w:hRule="exact" w:val="255"/>
          <w:jc w:val="center"/>
        </w:trPr>
        <w:tc>
          <w:tcPr>
            <w:tcW w:w="1289" w:type="dxa"/>
            <w:tcBorders>
              <w:top w:val="nil"/>
              <w:left w:val="nil"/>
              <w:right w:val="nil"/>
            </w:tcBorders>
            <w:shd w:val="clear" w:color="auto" w:fill="auto"/>
            <w:noWrap/>
          </w:tcPr>
          <w:p w14:paraId="2F4DDEE5" w14:textId="77777777" w:rsidR="00523C22" w:rsidRPr="00247A13" w:rsidRDefault="00523C22" w:rsidP="007C3CD7">
            <w:pPr>
              <w:spacing w:after="0" w:line="240" w:lineRule="auto"/>
              <w:jc w:val="left"/>
              <w:rPr>
                <w:rFonts w:eastAsia="Times New Roman" w:cs="Times New Roman"/>
                <w:noProof w:val="0"/>
                <w:color w:val="000000"/>
                <w:sz w:val="18"/>
                <w:szCs w:val="18"/>
                <w:lang w:val="en-CA" w:eastAsia="en-CA"/>
              </w:rPr>
            </w:pPr>
          </w:p>
        </w:tc>
        <w:tc>
          <w:tcPr>
            <w:tcW w:w="4098" w:type="dxa"/>
            <w:gridSpan w:val="3"/>
            <w:tcBorders>
              <w:top w:val="nil"/>
              <w:left w:val="nil"/>
              <w:bottom w:val="single" w:sz="4" w:space="0" w:color="auto"/>
              <w:right w:val="nil"/>
            </w:tcBorders>
            <w:shd w:val="clear" w:color="auto" w:fill="auto"/>
            <w:noWrap/>
          </w:tcPr>
          <w:p w14:paraId="596CB215" w14:textId="77777777" w:rsidR="00523C22" w:rsidRPr="00247A13" w:rsidRDefault="00523C22" w:rsidP="00E13EBB">
            <w:pPr>
              <w:spacing w:after="0" w:line="240" w:lineRule="auto"/>
              <w:jc w:val="center"/>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AUC VALUES</w:t>
            </w:r>
          </w:p>
        </w:tc>
      </w:tr>
      <w:tr w:rsidR="00523C22" w:rsidRPr="00247A13" w14:paraId="54A1A59A" w14:textId="77777777" w:rsidTr="000C16B4">
        <w:trPr>
          <w:trHeight w:hRule="exact" w:val="255"/>
          <w:jc w:val="center"/>
        </w:trPr>
        <w:tc>
          <w:tcPr>
            <w:tcW w:w="1289" w:type="dxa"/>
            <w:tcBorders>
              <w:left w:val="nil"/>
              <w:bottom w:val="single" w:sz="4" w:space="0" w:color="auto"/>
              <w:right w:val="nil"/>
            </w:tcBorders>
            <w:shd w:val="clear" w:color="auto" w:fill="auto"/>
            <w:noWrap/>
            <w:hideMark/>
          </w:tcPr>
          <w:p w14:paraId="17F6BF50" w14:textId="77777777" w:rsidR="00523C22" w:rsidRPr="00247A13" w:rsidRDefault="00523C22" w:rsidP="007C3CD7">
            <w:pPr>
              <w:spacing w:after="0" w:line="240" w:lineRule="auto"/>
              <w:jc w:val="left"/>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Partition #</w:t>
            </w:r>
          </w:p>
        </w:tc>
        <w:tc>
          <w:tcPr>
            <w:tcW w:w="1056" w:type="dxa"/>
            <w:tcBorders>
              <w:top w:val="single" w:sz="4" w:space="0" w:color="auto"/>
              <w:left w:val="nil"/>
              <w:bottom w:val="single" w:sz="4" w:space="0" w:color="auto"/>
              <w:right w:val="nil"/>
            </w:tcBorders>
            <w:shd w:val="clear" w:color="auto" w:fill="auto"/>
            <w:noWrap/>
            <w:hideMark/>
          </w:tcPr>
          <w:p w14:paraId="70162D03" w14:textId="77777777" w:rsidR="00523C22" w:rsidRPr="00247A13" w:rsidRDefault="00523C22" w:rsidP="00E13EBB">
            <w:pPr>
              <w:spacing w:after="0" w:line="240" w:lineRule="auto"/>
              <w:jc w:val="center"/>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Maxent</w:t>
            </w:r>
          </w:p>
        </w:tc>
        <w:tc>
          <w:tcPr>
            <w:tcW w:w="1624" w:type="dxa"/>
            <w:tcBorders>
              <w:top w:val="single" w:sz="4" w:space="0" w:color="auto"/>
              <w:left w:val="nil"/>
              <w:bottom w:val="single" w:sz="4" w:space="0" w:color="auto"/>
              <w:right w:val="nil"/>
            </w:tcBorders>
            <w:shd w:val="clear" w:color="auto" w:fill="auto"/>
            <w:noWrap/>
            <w:hideMark/>
          </w:tcPr>
          <w:p w14:paraId="1DC9BAD6" w14:textId="77777777" w:rsidR="00523C22" w:rsidRPr="00247A13" w:rsidRDefault="00523C22" w:rsidP="00E13EBB">
            <w:pPr>
              <w:spacing w:after="0" w:line="240" w:lineRule="auto"/>
              <w:jc w:val="center"/>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Random Forest</w:t>
            </w:r>
          </w:p>
        </w:tc>
        <w:tc>
          <w:tcPr>
            <w:tcW w:w="1418" w:type="dxa"/>
            <w:tcBorders>
              <w:top w:val="single" w:sz="4" w:space="0" w:color="auto"/>
              <w:left w:val="nil"/>
              <w:bottom w:val="single" w:sz="4" w:space="0" w:color="auto"/>
              <w:right w:val="nil"/>
            </w:tcBorders>
            <w:shd w:val="clear" w:color="auto" w:fill="auto"/>
            <w:noWrap/>
            <w:hideMark/>
          </w:tcPr>
          <w:p w14:paraId="5F116933" w14:textId="77777777" w:rsidR="00523C22" w:rsidRPr="00247A13" w:rsidRDefault="00523C22" w:rsidP="00E13EBB">
            <w:pPr>
              <w:spacing w:after="0" w:line="240" w:lineRule="auto"/>
              <w:jc w:val="center"/>
              <w:rPr>
                <w:rFonts w:eastAsia="Times New Roman" w:cs="Times New Roman"/>
                <w:b/>
                <w:noProof w:val="0"/>
                <w:color w:val="000000"/>
                <w:sz w:val="18"/>
                <w:szCs w:val="18"/>
                <w:lang w:val="en-CA" w:eastAsia="en-CA"/>
              </w:rPr>
            </w:pPr>
            <w:r w:rsidRPr="00247A13">
              <w:rPr>
                <w:rFonts w:eastAsia="Times New Roman" w:cs="Times New Roman"/>
                <w:b/>
                <w:noProof w:val="0"/>
                <w:color w:val="000000"/>
                <w:sz w:val="18"/>
                <w:szCs w:val="18"/>
                <w:lang w:val="en-CA" w:eastAsia="en-CA"/>
              </w:rPr>
              <w:t>Support Vector</w:t>
            </w:r>
          </w:p>
          <w:p w14:paraId="39FDB1FA" w14:textId="77777777" w:rsidR="00523C22" w:rsidRPr="00247A13" w:rsidRDefault="00523C22" w:rsidP="00E13EBB">
            <w:pPr>
              <w:spacing w:after="0" w:line="240" w:lineRule="auto"/>
              <w:jc w:val="center"/>
              <w:rPr>
                <w:rFonts w:eastAsia="Times New Roman" w:cs="Times New Roman"/>
                <w:b/>
                <w:noProof w:val="0"/>
                <w:color w:val="000000"/>
                <w:sz w:val="18"/>
                <w:szCs w:val="18"/>
                <w:lang w:val="en-CA" w:eastAsia="en-CA"/>
              </w:rPr>
            </w:pPr>
          </w:p>
        </w:tc>
      </w:tr>
      <w:tr w:rsidR="00523C22" w:rsidRPr="00247A13" w14:paraId="72F8BA9E" w14:textId="77777777" w:rsidTr="000C16B4">
        <w:trPr>
          <w:trHeight w:hRule="exact" w:val="255"/>
          <w:jc w:val="center"/>
        </w:trPr>
        <w:tc>
          <w:tcPr>
            <w:tcW w:w="1289" w:type="dxa"/>
            <w:tcBorders>
              <w:top w:val="single" w:sz="4" w:space="0" w:color="auto"/>
              <w:left w:val="nil"/>
              <w:bottom w:val="nil"/>
              <w:right w:val="nil"/>
            </w:tcBorders>
            <w:shd w:val="clear" w:color="auto" w:fill="auto"/>
            <w:noWrap/>
            <w:hideMark/>
          </w:tcPr>
          <w:p w14:paraId="585AE05B" w14:textId="77777777"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1</w:t>
            </w:r>
          </w:p>
        </w:tc>
        <w:tc>
          <w:tcPr>
            <w:tcW w:w="1056" w:type="dxa"/>
            <w:tcBorders>
              <w:top w:val="single" w:sz="4" w:space="0" w:color="auto"/>
              <w:left w:val="nil"/>
              <w:bottom w:val="nil"/>
              <w:right w:val="nil"/>
            </w:tcBorders>
            <w:shd w:val="clear" w:color="auto" w:fill="auto"/>
            <w:noWrap/>
            <w:hideMark/>
          </w:tcPr>
          <w:p w14:paraId="315DF3FA" w14:textId="789808BA"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0.</w:t>
            </w:r>
            <w:r w:rsidR="00523C22" w:rsidRPr="00247A13">
              <w:rPr>
                <w:rFonts w:eastAsia="Times New Roman" w:cs="Times New Roman"/>
                <w:bCs/>
                <w:noProof w:val="0"/>
                <w:color w:val="000000"/>
                <w:sz w:val="18"/>
                <w:szCs w:val="18"/>
                <w:lang w:val="en-CA" w:eastAsia="en-CA"/>
              </w:rPr>
              <w:t>84</w:t>
            </w:r>
            <w:r w:rsidR="007D59EC" w:rsidRPr="00247A13">
              <w:rPr>
                <w:rFonts w:eastAsia="Times New Roman" w:cs="Times New Roman"/>
                <w:bCs/>
                <w:noProof w:val="0"/>
                <w:color w:val="000000"/>
                <w:sz w:val="18"/>
                <w:szCs w:val="18"/>
                <w:lang w:val="en-CA" w:eastAsia="en-CA"/>
              </w:rPr>
              <w:t>6</w:t>
            </w:r>
          </w:p>
        </w:tc>
        <w:tc>
          <w:tcPr>
            <w:tcW w:w="1624" w:type="dxa"/>
            <w:tcBorders>
              <w:top w:val="single" w:sz="4" w:space="0" w:color="auto"/>
              <w:left w:val="nil"/>
              <w:bottom w:val="nil"/>
              <w:right w:val="nil"/>
            </w:tcBorders>
            <w:shd w:val="clear" w:color="auto" w:fill="auto"/>
            <w:noWrap/>
            <w:hideMark/>
          </w:tcPr>
          <w:p w14:paraId="7C658D64" w14:textId="5554281A"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867</w:t>
            </w:r>
          </w:p>
        </w:tc>
        <w:tc>
          <w:tcPr>
            <w:tcW w:w="1418" w:type="dxa"/>
            <w:tcBorders>
              <w:top w:val="single" w:sz="4" w:space="0" w:color="auto"/>
              <w:left w:val="nil"/>
              <w:bottom w:val="nil"/>
              <w:right w:val="nil"/>
            </w:tcBorders>
            <w:shd w:val="clear" w:color="auto" w:fill="auto"/>
            <w:noWrap/>
            <w:hideMark/>
          </w:tcPr>
          <w:p w14:paraId="5EEE31C8" w14:textId="690AE02F"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846</w:t>
            </w:r>
          </w:p>
        </w:tc>
      </w:tr>
      <w:tr w:rsidR="00523C22" w:rsidRPr="00247A13" w14:paraId="6A957DB5" w14:textId="77777777" w:rsidTr="000C16B4">
        <w:trPr>
          <w:trHeight w:hRule="exact" w:val="255"/>
          <w:jc w:val="center"/>
        </w:trPr>
        <w:tc>
          <w:tcPr>
            <w:tcW w:w="1289" w:type="dxa"/>
            <w:tcBorders>
              <w:top w:val="nil"/>
              <w:left w:val="nil"/>
              <w:bottom w:val="nil"/>
              <w:right w:val="nil"/>
            </w:tcBorders>
            <w:shd w:val="clear" w:color="auto" w:fill="auto"/>
            <w:noWrap/>
            <w:hideMark/>
          </w:tcPr>
          <w:p w14:paraId="4B1C2DFE" w14:textId="77777777"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2</w:t>
            </w:r>
          </w:p>
        </w:tc>
        <w:tc>
          <w:tcPr>
            <w:tcW w:w="1056" w:type="dxa"/>
            <w:tcBorders>
              <w:top w:val="nil"/>
              <w:left w:val="nil"/>
              <w:bottom w:val="nil"/>
              <w:right w:val="nil"/>
            </w:tcBorders>
            <w:shd w:val="clear" w:color="auto" w:fill="auto"/>
            <w:noWrap/>
            <w:hideMark/>
          </w:tcPr>
          <w:p w14:paraId="131D4703" w14:textId="2D993CE5"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0.</w:t>
            </w:r>
            <w:r w:rsidR="00523C22" w:rsidRPr="00247A13">
              <w:rPr>
                <w:rFonts w:eastAsia="Times New Roman" w:cs="Times New Roman"/>
                <w:bCs/>
                <w:noProof w:val="0"/>
                <w:color w:val="000000"/>
                <w:sz w:val="18"/>
                <w:szCs w:val="18"/>
                <w:lang w:val="en-CA" w:eastAsia="en-CA"/>
              </w:rPr>
              <w:t>84</w:t>
            </w:r>
            <w:r w:rsidR="007D59EC" w:rsidRPr="00247A13">
              <w:rPr>
                <w:rFonts w:eastAsia="Times New Roman" w:cs="Times New Roman"/>
                <w:bCs/>
                <w:noProof w:val="0"/>
                <w:color w:val="000000"/>
                <w:sz w:val="18"/>
                <w:szCs w:val="18"/>
                <w:lang w:val="en-CA" w:eastAsia="en-CA"/>
              </w:rPr>
              <w:t>8</w:t>
            </w:r>
          </w:p>
        </w:tc>
        <w:tc>
          <w:tcPr>
            <w:tcW w:w="1624" w:type="dxa"/>
            <w:tcBorders>
              <w:top w:val="nil"/>
              <w:left w:val="nil"/>
              <w:bottom w:val="nil"/>
              <w:right w:val="nil"/>
            </w:tcBorders>
            <w:shd w:val="clear" w:color="auto" w:fill="auto"/>
            <w:noWrap/>
            <w:hideMark/>
          </w:tcPr>
          <w:p w14:paraId="6539FA7B" w14:textId="705B4B55"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87</w:t>
            </w:r>
            <w:r w:rsidR="007D59EC" w:rsidRPr="00247A13">
              <w:rPr>
                <w:rFonts w:eastAsia="Times New Roman" w:cs="Times New Roman"/>
                <w:bCs/>
                <w:noProof w:val="0"/>
                <w:color w:val="000000"/>
                <w:sz w:val="18"/>
                <w:szCs w:val="18"/>
                <w:lang w:val="en-CA" w:eastAsia="en-CA"/>
              </w:rPr>
              <w:t>1</w:t>
            </w:r>
          </w:p>
        </w:tc>
        <w:tc>
          <w:tcPr>
            <w:tcW w:w="1418" w:type="dxa"/>
            <w:tcBorders>
              <w:top w:val="nil"/>
              <w:left w:val="nil"/>
              <w:bottom w:val="nil"/>
              <w:right w:val="nil"/>
            </w:tcBorders>
            <w:shd w:val="clear" w:color="auto" w:fill="auto"/>
            <w:noWrap/>
            <w:hideMark/>
          </w:tcPr>
          <w:p w14:paraId="7C4B29F4" w14:textId="2DAF8308"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84</w:t>
            </w:r>
            <w:r w:rsidR="007D59EC" w:rsidRPr="00247A13">
              <w:rPr>
                <w:rFonts w:eastAsia="Times New Roman" w:cs="Times New Roman"/>
                <w:bCs/>
                <w:noProof w:val="0"/>
                <w:color w:val="000000"/>
                <w:sz w:val="18"/>
                <w:szCs w:val="18"/>
                <w:lang w:val="en-CA" w:eastAsia="en-CA"/>
              </w:rPr>
              <w:t>8</w:t>
            </w:r>
          </w:p>
        </w:tc>
      </w:tr>
      <w:tr w:rsidR="00523C22" w:rsidRPr="00247A13" w14:paraId="6F061F26" w14:textId="77777777" w:rsidTr="000C16B4">
        <w:trPr>
          <w:trHeight w:hRule="exact" w:val="255"/>
          <w:jc w:val="center"/>
        </w:trPr>
        <w:tc>
          <w:tcPr>
            <w:tcW w:w="1289" w:type="dxa"/>
            <w:tcBorders>
              <w:top w:val="nil"/>
              <w:left w:val="nil"/>
              <w:bottom w:val="nil"/>
              <w:right w:val="nil"/>
            </w:tcBorders>
            <w:shd w:val="clear" w:color="auto" w:fill="auto"/>
            <w:noWrap/>
            <w:hideMark/>
          </w:tcPr>
          <w:p w14:paraId="04048391" w14:textId="77777777"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3</w:t>
            </w:r>
          </w:p>
        </w:tc>
        <w:tc>
          <w:tcPr>
            <w:tcW w:w="1056" w:type="dxa"/>
            <w:tcBorders>
              <w:top w:val="nil"/>
              <w:left w:val="nil"/>
              <w:bottom w:val="nil"/>
              <w:right w:val="nil"/>
            </w:tcBorders>
            <w:shd w:val="clear" w:color="auto" w:fill="auto"/>
            <w:noWrap/>
            <w:hideMark/>
          </w:tcPr>
          <w:p w14:paraId="3C37F9FD" w14:textId="33CBEEEC"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0.</w:t>
            </w:r>
            <w:r w:rsidR="00523C22" w:rsidRPr="00247A13">
              <w:rPr>
                <w:rFonts w:eastAsia="Times New Roman" w:cs="Times New Roman"/>
                <w:bCs/>
                <w:noProof w:val="0"/>
                <w:color w:val="000000"/>
                <w:sz w:val="18"/>
                <w:szCs w:val="18"/>
                <w:lang w:val="en-CA" w:eastAsia="en-CA"/>
              </w:rPr>
              <w:t>84</w:t>
            </w:r>
            <w:r w:rsidR="007D59EC" w:rsidRPr="00247A13">
              <w:rPr>
                <w:rFonts w:eastAsia="Times New Roman" w:cs="Times New Roman"/>
                <w:bCs/>
                <w:noProof w:val="0"/>
                <w:color w:val="000000"/>
                <w:sz w:val="18"/>
                <w:szCs w:val="18"/>
                <w:lang w:val="en-CA" w:eastAsia="en-CA"/>
              </w:rPr>
              <w:t>6</w:t>
            </w:r>
          </w:p>
        </w:tc>
        <w:tc>
          <w:tcPr>
            <w:tcW w:w="1624" w:type="dxa"/>
            <w:tcBorders>
              <w:top w:val="nil"/>
              <w:left w:val="nil"/>
              <w:bottom w:val="nil"/>
              <w:right w:val="nil"/>
            </w:tcBorders>
            <w:shd w:val="clear" w:color="auto" w:fill="auto"/>
            <w:noWrap/>
            <w:hideMark/>
          </w:tcPr>
          <w:p w14:paraId="4A7E2E1C" w14:textId="584F6A45"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871</w:t>
            </w:r>
          </w:p>
        </w:tc>
        <w:tc>
          <w:tcPr>
            <w:tcW w:w="1418" w:type="dxa"/>
            <w:tcBorders>
              <w:top w:val="nil"/>
              <w:left w:val="nil"/>
              <w:bottom w:val="nil"/>
              <w:right w:val="nil"/>
            </w:tcBorders>
            <w:shd w:val="clear" w:color="auto" w:fill="auto"/>
            <w:noWrap/>
            <w:hideMark/>
          </w:tcPr>
          <w:p w14:paraId="65BBC1C9" w14:textId="2FD39EA3"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84</w:t>
            </w:r>
            <w:r w:rsidR="007D59EC" w:rsidRPr="00247A13">
              <w:rPr>
                <w:rFonts w:eastAsia="Times New Roman" w:cs="Times New Roman"/>
                <w:bCs/>
                <w:noProof w:val="0"/>
                <w:color w:val="000000"/>
                <w:sz w:val="18"/>
                <w:szCs w:val="18"/>
                <w:lang w:val="en-CA" w:eastAsia="en-CA"/>
              </w:rPr>
              <w:t>8</w:t>
            </w:r>
          </w:p>
        </w:tc>
      </w:tr>
      <w:tr w:rsidR="00523C22" w:rsidRPr="00247A13" w14:paraId="6DB4CA7A" w14:textId="77777777" w:rsidTr="000C16B4">
        <w:trPr>
          <w:trHeight w:hRule="exact" w:val="255"/>
          <w:jc w:val="center"/>
        </w:trPr>
        <w:tc>
          <w:tcPr>
            <w:tcW w:w="1289" w:type="dxa"/>
            <w:tcBorders>
              <w:top w:val="nil"/>
              <w:left w:val="nil"/>
              <w:bottom w:val="nil"/>
              <w:right w:val="nil"/>
            </w:tcBorders>
            <w:shd w:val="clear" w:color="auto" w:fill="auto"/>
            <w:noWrap/>
            <w:hideMark/>
          </w:tcPr>
          <w:p w14:paraId="58E5DA8E" w14:textId="77777777"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4</w:t>
            </w:r>
          </w:p>
        </w:tc>
        <w:tc>
          <w:tcPr>
            <w:tcW w:w="1056" w:type="dxa"/>
            <w:tcBorders>
              <w:top w:val="nil"/>
              <w:left w:val="nil"/>
              <w:bottom w:val="nil"/>
              <w:right w:val="nil"/>
            </w:tcBorders>
            <w:shd w:val="clear" w:color="auto" w:fill="auto"/>
            <w:noWrap/>
            <w:hideMark/>
          </w:tcPr>
          <w:p w14:paraId="04FE6D34" w14:textId="719EF723"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0.</w:t>
            </w:r>
            <w:r w:rsidR="00523C22" w:rsidRPr="00247A13">
              <w:rPr>
                <w:rFonts w:eastAsia="Times New Roman" w:cs="Times New Roman"/>
                <w:bCs/>
                <w:noProof w:val="0"/>
                <w:color w:val="000000"/>
                <w:sz w:val="18"/>
                <w:szCs w:val="18"/>
                <w:lang w:val="en-CA" w:eastAsia="en-CA"/>
              </w:rPr>
              <w:t>842</w:t>
            </w:r>
          </w:p>
        </w:tc>
        <w:tc>
          <w:tcPr>
            <w:tcW w:w="1624" w:type="dxa"/>
            <w:tcBorders>
              <w:top w:val="nil"/>
              <w:left w:val="nil"/>
              <w:bottom w:val="nil"/>
              <w:right w:val="nil"/>
            </w:tcBorders>
            <w:shd w:val="clear" w:color="auto" w:fill="auto"/>
            <w:noWrap/>
            <w:hideMark/>
          </w:tcPr>
          <w:p w14:paraId="2FB021C8" w14:textId="72C4575A"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86</w:t>
            </w:r>
            <w:r w:rsidR="007D59EC" w:rsidRPr="00247A13">
              <w:rPr>
                <w:rFonts w:eastAsia="Times New Roman" w:cs="Times New Roman"/>
                <w:bCs/>
                <w:noProof w:val="0"/>
                <w:color w:val="000000"/>
                <w:sz w:val="18"/>
                <w:szCs w:val="18"/>
                <w:lang w:val="en-CA" w:eastAsia="en-CA"/>
              </w:rPr>
              <w:t>6</w:t>
            </w:r>
          </w:p>
        </w:tc>
        <w:tc>
          <w:tcPr>
            <w:tcW w:w="1418" w:type="dxa"/>
            <w:tcBorders>
              <w:top w:val="nil"/>
              <w:left w:val="nil"/>
              <w:bottom w:val="nil"/>
              <w:right w:val="nil"/>
            </w:tcBorders>
            <w:shd w:val="clear" w:color="auto" w:fill="auto"/>
            <w:noWrap/>
            <w:hideMark/>
          </w:tcPr>
          <w:p w14:paraId="130CD0D9" w14:textId="270870C4"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83</w:t>
            </w:r>
            <w:r w:rsidR="007D59EC" w:rsidRPr="00247A13">
              <w:rPr>
                <w:rFonts w:eastAsia="Times New Roman" w:cs="Times New Roman"/>
                <w:bCs/>
                <w:noProof w:val="0"/>
                <w:color w:val="000000"/>
                <w:sz w:val="18"/>
                <w:szCs w:val="18"/>
                <w:lang w:val="en-CA" w:eastAsia="en-CA"/>
              </w:rPr>
              <w:t>9</w:t>
            </w:r>
          </w:p>
        </w:tc>
      </w:tr>
      <w:tr w:rsidR="00523C22" w:rsidRPr="00247A13" w14:paraId="1C6D0E60" w14:textId="77777777" w:rsidTr="000C16B4">
        <w:trPr>
          <w:trHeight w:hRule="exact" w:val="255"/>
          <w:jc w:val="center"/>
        </w:trPr>
        <w:tc>
          <w:tcPr>
            <w:tcW w:w="1289" w:type="dxa"/>
            <w:tcBorders>
              <w:top w:val="nil"/>
              <w:left w:val="nil"/>
              <w:bottom w:val="single" w:sz="4" w:space="0" w:color="auto"/>
              <w:right w:val="nil"/>
            </w:tcBorders>
            <w:shd w:val="clear" w:color="auto" w:fill="auto"/>
            <w:noWrap/>
            <w:hideMark/>
          </w:tcPr>
          <w:p w14:paraId="4BC8AC9F" w14:textId="77777777"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5</w:t>
            </w:r>
          </w:p>
        </w:tc>
        <w:tc>
          <w:tcPr>
            <w:tcW w:w="1056" w:type="dxa"/>
            <w:tcBorders>
              <w:top w:val="nil"/>
              <w:left w:val="nil"/>
              <w:bottom w:val="single" w:sz="4" w:space="0" w:color="auto"/>
              <w:right w:val="nil"/>
            </w:tcBorders>
            <w:shd w:val="clear" w:color="auto" w:fill="auto"/>
            <w:noWrap/>
            <w:hideMark/>
          </w:tcPr>
          <w:p w14:paraId="6C9324CE" w14:textId="22686692"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0.</w:t>
            </w:r>
            <w:r w:rsidR="00523C22" w:rsidRPr="00247A13">
              <w:rPr>
                <w:rFonts w:eastAsia="Times New Roman" w:cs="Times New Roman"/>
                <w:bCs/>
                <w:noProof w:val="0"/>
                <w:color w:val="000000"/>
                <w:sz w:val="18"/>
                <w:szCs w:val="18"/>
                <w:lang w:val="en-CA" w:eastAsia="en-CA"/>
              </w:rPr>
              <w:t>847</w:t>
            </w:r>
          </w:p>
        </w:tc>
        <w:tc>
          <w:tcPr>
            <w:tcW w:w="1624" w:type="dxa"/>
            <w:tcBorders>
              <w:top w:val="nil"/>
              <w:left w:val="nil"/>
              <w:bottom w:val="single" w:sz="4" w:space="0" w:color="auto"/>
              <w:right w:val="nil"/>
            </w:tcBorders>
            <w:shd w:val="clear" w:color="auto" w:fill="auto"/>
            <w:noWrap/>
            <w:hideMark/>
          </w:tcPr>
          <w:p w14:paraId="63F7D2E4" w14:textId="7D7FF487"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87</w:t>
            </w:r>
            <w:r w:rsidR="007D59EC" w:rsidRPr="00247A13">
              <w:rPr>
                <w:rFonts w:eastAsia="Times New Roman" w:cs="Times New Roman"/>
                <w:bCs/>
                <w:noProof w:val="0"/>
                <w:color w:val="000000"/>
                <w:sz w:val="18"/>
                <w:szCs w:val="18"/>
                <w:lang w:val="en-CA" w:eastAsia="en-CA"/>
              </w:rPr>
              <w:t>1</w:t>
            </w:r>
          </w:p>
        </w:tc>
        <w:tc>
          <w:tcPr>
            <w:tcW w:w="1418" w:type="dxa"/>
            <w:tcBorders>
              <w:top w:val="nil"/>
              <w:left w:val="nil"/>
              <w:bottom w:val="single" w:sz="4" w:space="0" w:color="auto"/>
              <w:right w:val="nil"/>
            </w:tcBorders>
            <w:shd w:val="clear" w:color="auto" w:fill="auto"/>
            <w:noWrap/>
            <w:hideMark/>
          </w:tcPr>
          <w:p w14:paraId="35626FF0" w14:textId="2A8D8650" w:rsidR="00523C22" w:rsidRPr="00247A13" w:rsidRDefault="004A776C" w:rsidP="00E13EBB">
            <w:pPr>
              <w:spacing w:after="0" w:line="240" w:lineRule="auto"/>
              <w:jc w:val="center"/>
              <w:rPr>
                <w:rFonts w:eastAsia="Times New Roman" w:cs="Times New Roman"/>
                <w:bCs/>
                <w:noProof w:val="0"/>
                <w:color w:val="000000"/>
                <w:sz w:val="18"/>
                <w:szCs w:val="18"/>
                <w:lang w:val="en-CA" w:eastAsia="en-CA"/>
              </w:rPr>
            </w:pPr>
            <w:r w:rsidRPr="00247A13">
              <w:rPr>
                <w:rFonts w:eastAsia="Times New Roman" w:cs="Times New Roman"/>
                <w:bCs/>
                <w:noProof w:val="0"/>
                <w:color w:val="000000"/>
                <w:sz w:val="18"/>
                <w:szCs w:val="18"/>
                <w:lang w:val="en-CA" w:eastAsia="en-CA"/>
              </w:rPr>
              <w:t>.</w:t>
            </w:r>
            <w:r w:rsidR="00523C22" w:rsidRPr="00247A13">
              <w:rPr>
                <w:rFonts w:eastAsia="Times New Roman" w:cs="Times New Roman"/>
                <w:bCs/>
                <w:noProof w:val="0"/>
                <w:color w:val="000000"/>
                <w:sz w:val="18"/>
                <w:szCs w:val="18"/>
                <w:lang w:val="en-CA" w:eastAsia="en-CA"/>
              </w:rPr>
              <w:t>843</w:t>
            </w:r>
          </w:p>
        </w:tc>
      </w:tr>
      <w:tr w:rsidR="00523C22" w:rsidRPr="00247A13" w14:paraId="5D2BEBAC" w14:textId="77777777" w:rsidTr="000C16B4">
        <w:trPr>
          <w:trHeight w:hRule="exact" w:val="255"/>
          <w:jc w:val="center"/>
        </w:trPr>
        <w:tc>
          <w:tcPr>
            <w:tcW w:w="1289" w:type="dxa"/>
            <w:tcBorders>
              <w:top w:val="nil"/>
              <w:left w:val="nil"/>
              <w:bottom w:val="nil"/>
              <w:right w:val="nil"/>
            </w:tcBorders>
            <w:shd w:val="clear" w:color="auto" w:fill="auto"/>
            <w:noWrap/>
            <w:hideMark/>
          </w:tcPr>
          <w:p w14:paraId="1ECD3798" w14:textId="4B8CD980"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Mean</w:t>
            </w:r>
            <w:r w:rsidR="007F1F17" w:rsidRPr="00247A13">
              <w:rPr>
                <w:rFonts w:eastAsia="Times New Roman" w:cs="Times New Roman"/>
                <w:noProof w:val="0"/>
                <w:color w:val="000000"/>
                <w:sz w:val="18"/>
                <w:szCs w:val="18"/>
                <w:lang w:val="en-CA" w:eastAsia="en-CA"/>
              </w:rPr>
              <w:t xml:space="preserve"> AUC</w:t>
            </w:r>
          </w:p>
        </w:tc>
        <w:tc>
          <w:tcPr>
            <w:tcW w:w="1056" w:type="dxa"/>
            <w:tcBorders>
              <w:top w:val="nil"/>
              <w:left w:val="nil"/>
              <w:bottom w:val="nil"/>
              <w:right w:val="nil"/>
            </w:tcBorders>
            <w:shd w:val="clear" w:color="auto" w:fill="auto"/>
            <w:noWrap/>
            <w:hideMark/>
          </w:tcPr>
          <w:p w14:paraId="41DA76F8" w14:textId="55290577" w:rsidR="00523C22" w:rsidRPr="00247A13" w:rsidRDefault="004A776C"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0.</w:t>
            </w:r>
            <w:r w:rsidR="00523C22" w:rsidRPr="00247A13">
              <w:rPr>
                <w:rFonts w:eastAsia="Times New Roman" w:cs="Times New Roman"/>
                <w:noProof w:val="0"/>
                <w:color w:val="000000"/>
                <w:sz w:val="18"/>
                <w:szCs w:val="18"/>
                <w:lang w:val="en-CA" w:eastAsia="en-CA"/>
              </w:rPr>
              <w:t>84</w:t>
            </w:r>
            <w:r w:rsidR="007D59EC" w:rsidRPr="00247A13">
              <w:rPr>
                <w:rFonts w:eastAsia="Times New Roman" w:cs="Times New Roman"/>
                <w:noProof w:val="0"/>
                <w:color w:val="000000"/>
                <w:sz w:val="18"/>
                <w:szCs w:val="18"/>
                <w:lang w:val="en-CA" w:eastAsia="en-CA"/>
              </w:rPr>
              <w:t>6</w:t>
            </w:r>
          </w:p>
        </w:tc>
        <w:tc>
          <w:tcPr>
            <w:tcW w:w="1624" w:type="dxa"/>
            <w:tcBorders>
              <w:top w:val="nil"/>
              <w:left w:val="nil"/>
              <w:bottom w:val="nil"/>
              <w:right w:val="nil"/>
            </w:tcBorders>
            <w:shd w:val="clear" w:color="auto" w:fill="auto"/>
            <w:noWrap/>
            <w:hideMark/>
          </w:tcPr>
          <w:p w14:paraId="7512DD22" w14:textId="3A13DB43" w:rsidR="00523C22" w:rsidRPr="00247A13" w:rsidRDefault="004A776C"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w:t>
            </w:r>
            <w:r w:rsidR="00523C22" w:rsidRPr="00247A13">
              <w:rPr>
                <w:rFonts w:eastAsia="Times New Roman" w:cs="Times New Roman"/>
                <w:noProof w:val="0"/>
                <w:color w:val="000000"/>
                <w:sz w:val="18"/>
                <w:szCs w:val="18"/>
                <w:lang w:val="en-CA" w:eastAsia="en-CA"/>
              </w:rPr>
              <w:t>869</w:t>
            </w:r>
          </w:p>
        </w:tc>
        <w:tc>
          <w:tcPr>
            <w:tcW w:w="1418" w:type="dxa"/>
            <w:tcBorders>
              <w:top w:val="nil"/>
              <w:left w:val="nil"/>
              <w:bottom w:val="nil"/>
              <w:right w:val="nil"/>
            </w:tcBorders>
            <w:shd w:val="clear" w:color="auto" w:fill="auto"/>
            <w:noWrap/>
            <w:hideMark/>
          </w:tcPr>
          <w:p w14:paraId="6FBA67C5" w14:textId="7F987F85" w:rsidR="00523C22" w:rsidRPr="00247A13" w:rsidRDefault="004A776C"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w:t>
            </w:r>
            <w:r w:rsidR="00523C22" w:rsidRPr="00247A13">
              <w:rPr>
                <w:rFonts w:eastAsia="Times New Roman" w:cs="Times New Roman"/>
                <w:noProof w:val="0"/>
                <w:color w:val="000000"/>
                <w:sz w:val="18"/>
                <w:szCs w:val="18"/>
                <w:lang w:val="en-CA" w:eastAsia="en-CA"/>
              </w:rPr>
              <w:t>844</w:t>
            </w:r>
          </w:p>
        </w:tc>
      </w:tr>
      <w:tr w:rsidR="00523C22" w:rsidRPr="00247A13" w14:paraId="36C46CE6" w14:textId="77777777" w:rsidTr="000C16B4">
        <w:trPr>
          <w:trHeight w:hRule="exact" w:val="255"/>
          <w:jc w:val="center"/>
        </w:trPr>
        <w:tc>
          <w:tcPr>
            <w:tcW w:w="1289" w:type="dxa"/>
            <w:tcBorders>
              <w:top w:val="nil"/>
              <w:left w:val="nil"/>
              <w:bottom w:val="nil"/>
              <w:right w:val="nil"/>
            </w:tcBorders>
            <w:shd w:val="clear" w:color="auto" w:fill="auto"/>
            <w:noWrap/>
            <w:hideMark/>
          </w:tcPr>
          <w:p w14:paraId="78FD101B" w14:textId="4D2CA014" w:rsidR="00523C22" w:rsidRPr="00247A13" w:rsidRDefault="007F1F17"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eastAsia="en-CA"/>
              </w:rPr>
              <w:t xml:space="preserve">Mean </w:t>
            </w:r>
            <w:r w:rsidR="00523C22" w:rsidRPr="00247A13">
              <w:rPr>
                <w:rFonts w:eastAsia="Times New Roman" w:cs="Times New Roman"/>
                <w:noProof w:val="0"/>
                <w:color w:val="000000"/>
                <w:sz w:val="18"/>
                <w:szCs w:val="18"/>
                <w:lang w:eastAsia="en-CA"/>
              </w:rPr>
              <w:t>σ</w:t>
            </w:r>
          </w:p>
        </w:tc>
        <w:tc>
          <w:tcPr>
            <w:tcW w:w="1056" w:type="dxa"/>
            <w:tcBorders>
              <w:top w:val="nil"/>
              <w:left w:val="nil"/>
              <w:bottom w:val="nil"/>
              <w:right w:val="nil"/>
            </w:tcBorders>
            <w:shd w:val="clear" w:color="auto" w:fill="auto"/>
            <w:noWrap/>
            <w:hideMark/>
          </w:tcPr>
          <w:p w14:paraId="1F5FC7DC" w14:textId="6839B47D"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0.</w:t>
            </w:r>
            <w:r w:rsidR="004A776C" w:rsidRPr="00247A13">
              <w:rPr>
                <w:rFonts w:eastAsia="Times New Roman" w:cs="Times New Roman"/>
                <w:noProof w:val="0"/>
                <w:color w:val="000000"/>
                <w:sz w:val="18"/>
                <w:szCs w:val="18"/>
                <w:lang w:val="en-CA" w:eastAsia="en-CA"/>
              </w:rPr>
              <w:t>00</w:t>
            </w:r>
            <w:r w:rsidRPr="00247A13">
              <w:rPr>
                <w:rFonts w:eastAsia="Times New Roman" w:cs="Times New Roman"/>
                <w:noProof w:val="0"/>
                <w:color w:val="000000"/>
                <w:sz w:val="18"/>
                <w:szCs w:val="18"/>
                <w:lang w:val="en-CA" w:eastAsia="en-CA"/>
              </w:rPr>
              <w:t>2</w:t>
            </w:r>
          </w:p>
        </w:tc>
        <w:tc>
          <w:tcPr>
            <w:tcW w:w="1624" w:type="dxa"/>
            <w:tcBorders>
              <w:top w:val="nil"/>
              <w:left w:val="nil"/>
              <w:bottom w:val="nil"/>
              <w:right w:val="nil"/>
            </w:tcBorders>
            <w:shd w:val="clear" w:color="auto" w:fill="auto"/>
            <w:noWrap/>
            <w:hideMark/>
          </w:tcPr>
          <w:p w14:paraId="3882F3B3" w14:textId="5FE80DB5"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0.</w:t>
            </w:r>
            <w:r w:rsidR="004A776C" w:rsidRPr="00247A13">
              <w:rPr>
                <w:rFonts w:eastAsia="Times New Roman" w:cs="Times New Roman"/>
                <w:noProof w:val="0"/>
                <w:color w:val="000000"/>
                <w:sz w:val="18"/>
                <w:szCs w:val="18"/>
                <w:lang w:val="en-CA" w:eastAsia="en-CA"/>
              </w:rPr>
              <w:t>00</w:t>
            </w:r>
            <w:r w:rsidRPr="00247A13">
              <w:rPr>
                <w:rFonts w:eastAsia="Times New Roman" w:cs="Times New Roman"/>
                <w:noProof w:val="0"/>
                <w:color w:val="000000"/>
                <w:sz w:val="18"/>
                <w:szCs w:val="18"/>
                <w:lang w:val="en-CA" w:eastAsia="en-CA"/>
              </w:rPr>
              <w:t>2</w:t>
            </w:r>
          </w:p>
        </w:tc>
        <w:tc>
          <w:tcPr>
            <w:tcW w:w="1418" w:type="dxa"/>
            <w:tcBorders>
              <w:top w:val="nil"/>
              <w:left w:val="nil"/>
              <w:bottom w:val="nil"/>
              <w:right w:val="nil"/>
            </w:tcBorders>
            <w:shd w:val="clear" w:color="auto" w:fill="auto"/>
            <w:noWrap/>
            <w:hideMark/>
          </w:tcPr>
          <w:p w14:paraId="12CBFD63" w14:textId="0D9EE1A6" w:rsidR="00523C22" w:rsidRPr="00247A13" w:rsidRDefault="004A776C"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.0</w:t>
            </w:r>
            <w:r w:rsidR="00523C22" w:rsidRPr="00247A13">
              <w:rPr>
                <w:rFonts w:eastAsia="Times New Roman" w:cs="Times New Roman"/>
                <w:noProof w:val="0"/>
                <w:color w:val="000000"/>
                <w:sz w:val="18"/>
                <w:szCs w:val="18"/>
                <w:lang w:val="en-CA" w:eastAsia="en-CA"/>
              </w:rPr>
              <w:t>0</w:t>
            </w:r>
            <w:r w:rsidR="007D59EC" w:rsidRPr="00247A13">
              <w:rPr>
                <w:rFonts w:eastAsia="Times New Roman" w:cs="Times New Roman"/>
                <w:noProof w:val="0"/>
                <w:color w:val="000000"/>
                <w:sz w:val="18"/>
                <w:szCs w:val="18"/>
                <w:lang w:val="en-CA" w:eastAsia="en-CA"/>
              </w:rPr>
              <w:t>4</w:t>
            </w:r>
          </w:p>
        </w:tc>
      </w:tr>
      <w:tr w:rsidR="00523C22" w:rsidRPr="00247A13" w14:paraId="61838C8A" w14:textId="77777777" w:rsidTr="00607C95">
        <w:trPr>
          <w:trHeight w:hRule="exact" w:val="348"/>
          <w:jc w:val="center"/>
        </w:trPr>
        <w:tc>
          <w:tcPr>
            <w:tcW w:w="1289" w:type="dxa"/>
            <w:tcBorders>
              <w:top w:val="nil"/>
              <w:left w:val="nil"/>
              <w:bottom w:val="nil"/>
              <w:right w:val="nil"/>
            </w:tcBorders>
            <w:shd w:val="clear" w:color="auto" w:fill="auto"/>
            <w:noWrap/>
            <w:hideMark/>
          </w:tcPr>
          <w:p w14:paraId="2892744B" w14:textId="090C5CB4" w:rsidR="00523C22" w:rsidRPr="00247A13" w:rsidRDefault="007F1F17"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eastAsia="en-CA"/>
              </w:rPr>
              <w:t xml:space="preserve">Mean </w:t>
            </w:r>
            <w:r w:rsidR="00523C22" w:rsidRPr="00247A13">
              <w:rPr>
                <w:rFonts w:eastAsia="Times New Roman" w:cs="Times New Roman"/>
                <w:noProof w:val="0"/>
                <w:color w:val="000000"/>
                <w:sz w:val="18"/>
                <w:szCs w:val="18"/>
                <w:lang w:eastAsia="en-CA"/>
              </w:rPr>
              <w:t>σ²</w:t>
            </w:r>
          </w:p>
        </w:tc>
        <w:tc>
          <w:tcPr>
            <w:tcW w:w="1056" w:type="dxa"/>
            <w:tcBorders>
              <w:top w:val="nil"/>
              <w:left w:val="nil"/>
              <w:bottom w:val="nil"/>
              <w:right w:val="nil"/>
            </w:tcBorders>
            <w:shd w:val="clear" w:color="auto" w:fill="auto"/>
            <w:noWrap/>
            <w:hideMark/>
          </w:tcPr>
          <w:p w14:paraId="158438B1" w14:textId="228D8A8E"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0.</w:t>
            </w:r>
            <w:r w:rsidR="004A776C" w:rsidRPr="00247A13">
              <w:rPr>
                <w:rFonts w:eastAsia="Times New Roman" w:cs="Times New Roman"/>
                <w:noProof w:val="0"/>
                <w:color w:val="000000"/>
                <w:sz w:val="18"/>
                <w:szCs w:val="18"/>
                <w:lang w:val="en-CA" w:eastAsia="en-CA"/>
              </w:rPr>
              <w:t>00</w:t>
            </w:r>
            <w:r w:rsidR="007D59EC" w:rsidRPr="00247A13">
              <w:rPr>
                <w:rFonts w:eastAsia="Times New Roman" w:cs="Times New Roman"/>
                <w:noProof w:val="0"/>
                <w:color w:val="000000"/>
                <w:sz w:val="18"/>
                <w:szCs w:val="18"/>
                <w:lang w:val="en-CA" w:eastAsia="en-CA"/>
              </w:rPr>
              <w:t>1</w:t>
            </w:r>
          </w:p>
        </w:tc>
        <w:tc>
          <w:tcPr>
            <w:tcW w:w="1624" w:type="dxa"/>
            <w:tcBorders>
              <w:top w:val="nil"/>
              <w:left w:val="nil"/>
              <w:bottom w:val="nil"/>
              <w:right w:val="nil"/>
            </w:tcBorders>
            <w:shd w:val="clear" w:color="auto" w:fill="auto"/>
            <w:noWrap/>
            <w:hideMark/>
          </w:tcPr>
          <w:p w14:paraId="0C7F90CE" w14:textId="6113A60F" w:rsidR="00523C22" w:rsidRPr="00247A13" w:rsidRDefault="00523C22"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0.</w:t>
            </w:r>
            <w:r w:rsidR="004A776C" w:rsidRPr="00247A13">
              <w:rPr>
                <w:rFonts w:eastAsia="Times New Roman" w:cs="Times New Roman"/>
                <w:noProof w:val="0"/>
                <w:color w:val="000000"/>
                <w:sz w:val="18"/>
                <w:szCs w:val="18"/>
                <w:lang w:val="en-CA" w:eastAsia="en-CA"/>
              </w:rPr>
              <w:t>00</w:t>
            </w:r>
            <w:r w:rsidR="007D59EC" w:rsidRPr="00247A13">
              <w:rPr>
                <w:rFonts w:eastAsia="Times New Roman" w:cs="Times New Roman"/>
                <w:noProof w:val="0"/>
                <w:color w:val="000000"/>
                <w:sz w:val="18"/>
                <w:szCs w:val="18"/>
                <w:lang w:val="en-CA" w:eastAsia="en-CA"/>
              </w:rPr>
              <w:t>1</w:t>
            </w:r>
          </w:p>
        </w:tc>
        <w:tc>
          <w:tcPr>
            <w:tcW w:w="1418" w:type="dxa"/>
            <w:tcBorders>
              <w:top w:val="nil"/>
              <w:left w:val="nil"/>
              <w:bottom w:val="nil"/>
              <w:right w:val="nil"/>
            </w:tcBorders>
            <w:shd w:val="clear" w:color="auto" w:fill="auto"/>
            <w:noWrap/>
            <w:hideMark/>
          </w:tcPr>
          <w:p w14:paraId="14E2F2A6" w14:textId="0BE30702" w:rsidR="00523C22" w:rsidRPr="00247A13" w:rsidRDefault="004A776C" w:rsidP="00E13EBB">
            <w:pPr>
              <w:spacing w:after="0" w:line="240" w:lineRule="auto"/>
              <w:jc w:val="center"/>
              <w:rPr>
                <w:rFonts w:eastAsia="Times New Roman" w:cs="Times New Roman"/>
                <w:noProof w:val="0"/>
                <w:color w:val="000000"/>
                <w:sz w:val="18"/>
                <w:szCs w:val="18"/>
                <w:lang w:val="en-CA" w:eastAsia="en-CA"/>
              </w:rPr>
            </w:pPr>
            <w:r w:rsidRPr="00247A13">
              <w:rPr>
                <w:rFonts w:eastAsia="Times New Roman" w:cs="Times New Roman"/>
                <w:noProof w:val="0"/>
                <w:color w:val="000000"/>
                <w:sz w:val="18"/>
                <w:szCs w:val="18"/>
                <w:lang w:val="en-CA" w:eastAsia="en-CA"/>
              </w:rPr>
              <w:t>.0</w:t>
            </w:r>
            <w:r w:rsidR="00523C22" w:rsidRPr="00247A13">
              <w:rPr>
                <w:rFonts w:eastAsia="Times New Roman" w:cs="Times New Roman"/>
                <w:noProof w:val="0"/>
                <w:color w:val="000000"/>
                <w:sz w:val="18"/>
                <w:szCs w:val="18"/>
                <w:lang w:val="en-CA" w:eastAsia="en-CA"/>
              </w:rPr>
              <w:t>01</w:t>
            </w:r>
          </w:p>
        </w:tc>
      </w:tr>
      <w:tr w:rsidR="00E45D85" w:rsidRPr="00247A13" w14:paraId="43A18DB7" w14:textId="77777777" w:rsidTr="000C16B4">
        <w:trPr>
          <w:trHeight w:hRule="exact" w:val="255"/>
          <w:jc w:val="center"/>
        </w:trPr>
        <w:tc>
          <w:tcPr>
            <w:tcW w:w="1289" w:type="dxa"/>
            <w:tcBorders>
              <w:top w:val="nil"/>
              <w:left w:val="nil"/>
              <w:bottom w:val="nil"/>
              <w:right w:val="nil"/>
            </w:tcBorders>
            <w:shd w:val="clear" w:color="auto" w:fill="auto"/>
            <w:noWrap/>
          </w:tcPr>
          <w:p w14:paraId="01F99D3C" w14:textId="77777777" w:rsidR="00E45D85" w:rsidRPr="00247A13" w:rsidRDefault="00E45D85" w:rsidP="00E13EBB">
            <w:pPr>
              <w:spacing w:after="0" w:line="240" w:lineRule="auto"/>
              <w:jc w:val="center"/>
              <w:rPr>
                <w:rFonts w:eastAsia="Times New Roman" w:cs="Times New Roman"/>
                <w:noProof w:val="0"/>
                <w:color w:val="000000"/>
                <w:sz w:val="18"/>
                <w:szCs w:val="18"/>
                <w:lang w:eastAsia="en-CA"/>
              </w:rPr>
            </w:pPr>
          </w:p>
        </w:tc>
        <w:tc>
          <w:tcPr>
            <w:tcW w:w="1056" w:type="dxa"/>
            <w:tcBorders>
              <w:top w:val="nil"/>
              <w:left w:val="nil"/>
              <w:bottom w:val="nil"/>
              <w:right w:val="nil"/>
            </w:tcBorders>
            <w:shd w:val="clear" w:color="auto" w:fill="auto"/>
            <w:noWrap/>
          </w:tcPr>
          <w:p w14:paraId="6011B0D4" w14:textId="77777777" w:rsidR="00E45D85" w:rsidRPr="00247A13" w:rsidRDefault="00E45D85" w:rsidP="00E13EBB">
            <w:pPr>
              <w:spacing w:after="0" w:line="240" w:lineRule="auto"/>
              <w:jc w:val="center"/>
              <w:rPr>
                <w:rFonts w:eastAsia="Times New Roman" w:cs="Times New Roman"/>
                <w:noProof w:val="0"/>
                <w:color w:val="000000"/>
                <w:sz w:val="18"/>
                <w:szCs w:val="18"/>
                <w:lang w:val="en-CA" w:eastAsia="en-CA"/>
              </w:rPr>
            </w:pPr>
          </w:p>
        </w:tc>
        <w:tc>
          <w:tcPr>
            <w:tcW w:w="1624" w:type="dxa"/>
            <w:tcBorders>
              <w:top w:val="nil"/>
              <w:left w:val="nil"/>
              <w:bottom w:val="nil"/>
              <w:right w:val="nil"/>
            </w:tcBorders>
            <w:shd w:val="clear" w:color="auto" w:fill="auto"/>
            <w:noWrap/>
          </w:tcPr>
          <w:p w14:paraId="21B9B167" w14:textId="77777777" w:rsidR="00E45D85" w:rsidRPr="00247A13" w:rsidRDefault="00E45D85" w:rsidP="00E13EBB">
            <w:pPr>
              <w:spacing w:after="0" w:line="240" w:lineRule="auto"/>
              <w:jc w:val="center"/>
              <w:rPr>
                <w:rFonts w:eastAsia="Times New Roman" w:cs="Times New Roman"/>
                <w:noProof w:val="0"/>
                <w:color w:val="000000"/>
                <w:sz w:val="18"/>
                <w:szCs w:val="18"/>
                <w:lang w:val="en-CA" w:eastAsia="en-CA"/>
              </w:rPr>
            </w:pPr>
          </w:p>
        </w:tc>
        <w:tc>
          <w:tcPr>
            <w:tcW w:w="1418" w:type="dxa"/>
            <w:tcBorders>
              <w:top w:val="nil"/>
              <w:left w:val="nil"/>
              <w:bottom w:val="nil"/>
              <w:right w:val="nil"/>
            </w:tcBorders>
            <w:shd w:val="clear" w:color="auto" w:fill="auto"/>
            <w:noWrap/>
          </w:tcPr>
          <w:p w14:paraId="6BD7749D" w14:textId="77777777" w:rsidR="00E45D85" w:rsidRPr="00247A13" w:rsidRDefault="00E45D85" w:rsidP="00E13EBB">
            <w:pPr>
              <w:spacing w:after="0" w:line="240" w:lineRule="auto"/>
              <w:jc w:val="center"/>
              <w:rPr>
                <w:rFonts w:eastAsia="Times New Roman" w:cs="Times New Roman"/>
                <w:noProof w:val="0"/>
                <w:color w:val="000000"/>
                <w:sz w:val="18"/>
                <w:szCs w:val="18"/>
                <w:lang w:val="en-CA" w:eastAsia="en-CA"/>
              </w:rPr>
            </w:pPr>
          </w:p>
        </w:tc>
      </w:tr>
    </w:tbl>
    <w:p w14:paraId="14DB54B0" w14:textId="4115EFB5" w:rsidR="0006337E" w:rsidRPr="00E45D85" w:rsidRDefault="00607C95" w:rsidP="006F6CC9">
      <w:pPr>
        <w:ind w:firstLine="284"/>
        <w:jc w:val="left"/>
        <w:rPr>
          <w:rFonts w:cs="Times New Roman"/>
          <w:color w:val="000000" w:themeColor="text1"/>
          <w:lang w:val="en-CA"/>
        </w:rPr>
      </w:pPr>
      <w:r>
        <w:rPr>
          <w:rFonts w:cs="Times New Roman"/>
          <w:lang w:val="en-CA"/>
        </w:rPr>
        <w:t>O</w:t>
      </w:r>
      <w:r w:rsidR="00E45D85">
        <w:rPr>
          <w:rFonts w:cs="Times New Roman"/>
          <w:lang w:val="en-CA"/>
        </w:rPr>
        <w:t xml:space="preserve">ur model </w:t>
      </w:r>
      <w:r>
        <w:rPr>
          <w:rFonts w:cs="Times New Roman"/>
          <w:lang w:val="en-CA"/>
        </w:rPr>
        <w:t>predicts</w:t>
      </w:r>
      <w:r w:rsidR="00E45D85">
        <w:rPr>
          <w:rFonts w:cs="Times New Roman"/>
          <w:lang w:val="en-CA"/>
        </w:rPr>
        <w:t xml:space="preserve"> that </w:t>
      </w:r>
      <w:r w:rsidR="0016168C" w:rsidRPr="00E45D85">
        <w:rPr>
          <w:rFonts w:cs="Times New Roman"/>
          <w:color w:val="000000" w:themeColor="text1"/>
          <w:lang w:val="en-CA"/>
          <w:rPrChange w:id="922" w:author="Daniel Stewart" w:date="2022-03-16T15:39:00Z">
            <w:rPr>
              <w:rFonts w:cs="Times New Roman"/>
              <w:lang w:val="en-CA"/>
            </w:rPr>
          </w:rPrChange>
        </w:rPr>
        <w:t>10</w:t>
      </w:r>
      <w:r w:rsidR="00097EFE" w:rsidRPr="00E45D85">
        <w:rPr>
          <w:rFonts w:cs="Times New Roman"/>
          <w:color w:val="000000" w:themeColor="text1"/>
          <w:lang w:val="en-CA"/>
          <w:rPrChange w:id="923" w:author="Daniel Stewart" w:date="2022-03-16T15:39:00Z">
            <w:rPr>
              <w:rFonts w:cs="Times New Roman"/>
              <w:lang w:val="en-CA"/>
            </w:rPr>
          </w:rPrChange>
        </w:rPr>
        <w:t xml:space="preserve">% of the estuary </w:t>
      </w:r>
      <w:r w:rsidR="003A506A" w:rsidRPr="00E45D85">
        <w:rPr>
          <w:rFonts w:cs="Times New Roman"/>
          <w:color w:val="000000" w:themeColor="text1"/>
          <w:lang w:val="en-CA"/>
        </w:rPr>
        <w:t>has</w:t>
      </w:r>
      <w:r w:rsidR="00097EFE" w:rsidRPr="00E45D85">
        <w:rPr>
          <w:rFonts w:cs="Times New Roman"/>
          <w:color w:val="000000" w:themeColor="text1"/>
          <w:lang w:val="en-CA"/>
          <w:rPrChange w:id="924" w:author="Daniel Stewart" w:date="2022-03-16T15:39:00Z">
            <w:rPr>
              <w:rFonts w:cs="Times New Roman"/>
              <w:lang w:val="en-CA"/>
            </w:rPr>
          </w:rPrChange>
        </w:rPr>
        <w:t xml:space="preserve"> </w:t>
      </w:r>
      <w:ins w:id="925" w:author="Daniel Stewart" w:date="2022-03-17T10:28:00Z">
        <w:r w:rsidR="00104A96" w:rsidRPr="00E45D85">
          <w:rPr>
            <w:rFonts w:cs="Times New Roman"/>
            <w:color w:val="000000" w:themeColor="text1"/>
            <w:lang w:val="en-CA"/>
          </w:rPr>
          <w:t xml:space="preserve">high </w:t>
        </w:r>
      </w:ins>
      <w:r w:rsidR="00FB3384" w:rsidRPr="00E45D85">
        <w:rPr>
          <w:rFonts w:cs="Times New Roman"/>
          <w:color w:val="000000" w:themeColor="text1"/>
          <w:lang w:val="en-CA"/>
        </w:rPr>
        <w:t>(&gt; 75%)</w:t>
      </w:r>
      <w:r>
        <w:rPr>
          <w:rFonts w:cs="Times New Roman"/>
          <w:color w:val="000000" w:themeColor="text1"/>
          <w:lang w:val="en-CA"/>
        </w:rPr>
        <w:t xml:space="preserve">, </w:t>
      </w:r>
      <w:r w:rsidR="003A506A" w:rsidRPr="00E45D85">
        <w:rPr>
          <w:rFonts w:cs="Times New Roman"/>
          <w:color w:val="000000" w:themeColor="text1"/>
          <w:lang w:val="en-CA"/>
        </w:rPr>
        <w:t xml:space="preserve">19% has moderate (50 </w:t>
      </w:r>
      <w:r w:rsidR="003A506A" w:rsidRPr="00E45D85">
        <w:rPr>
          <w:rFonts w:cs="Times New Roman"/>
          <w:noProof w:val="0"/>
          <w:color w:val="000000" w:themeColor="text1"/>
          <w:sz w:val="18"/>
          <w:szCs w:val="18"/>
          <w:lang w:val="en-CA"/>
        </w:rPr>
        <w:t>–</w:t>
      </w:r>
      <w:r w:rsidR="003A506A" w:rsidRPr="00E45D85">
        <w:rPr>
          <w:rFonts w:cs="Times New Roman"/>
          <w:color w:val="000000" w:themeColor="text1"/>
          <w:lang w:val="en-CA"/>
        </w:rPr>
        <w:t xml:space="preserve"> 75%)</w:t>
      </w:r>
      <w:r w:rsidR="0006337E">
        <w:rPr>
          <w:rFonts w:cs="Times New Roman"/>
          <w:color w:val="000000" w:themeColor="text1"/>
          <w:lang w:val="en-CA"/>
        </w:rPr>
        <w:t>, 16% has low (25</w:t>
      </w:r>
      <w:r>
        <w:rPr>
          <w:rFonts w:cs="Times New Roman"/>
          <w:color w:val="000000" w:themeColor="text1"/>
          <w:lang w:val="en-CA"/>
        </w:rPr>
        <w:t xml:space="preserve"> </w:t>
      </w:r>
      <w:r w:rsidRPr="00E45D85">
        <w:rPr>
          <w:rFonts w:cs="Times New Roman"/>
          <w:noProof w:val="0"/>
          <w:color w:val="000000" w:themeColor="text1"/>
          <w:sz w:val="18"/>
          <w:szCs w:val="18"/>
          <w:lang w:val="en-CA"/>
        </w:rPr>
        <w:t>–</w:t>
      </w:r>
      <w:r>
        <w:rPr>
          <w:rFonts w:cs="Times New Roman"/>
          <w:noProof w:val="0"/>
          <w:color w:val="000000" w:themeColor="text1"/>
          <w:sz w:val="18"/>
          <w:szCs w:val="18"/>
          <w:lang w:val="en-CA"/>
        </w:rPr>
        <w:t xml:space="preserve"> </w:t>
      </w:r>
      <w:r w:rsidR="0006337E">
        <w:rPr>
          <w:rFonts w:cs="Times New Roman"/>
          <w:color w:val="000000" w:themeColor="text1"/>
          <w:lang w:val="en-CA"/>
        </w:rPr>
        <w:t>50%), and 55% has very low (&lt;</w:t>
      </w:r>
      <w:r>
        <w:rPr>
          <w:rFonts w:cs="Times New Roman"/>
          <w:color w:val="000000" w:themeColor="text1"/>
          <w:lang w:val="en-CA"/>
        </w:rPr>
        <w:t xml:space="preserve"> </w:t>
      </w:r>
      <w:r w:rsidR="0006337E">
        <w:rPr>
          <w:rFonts w:cs="Times New Roman"/>
          <w:color w:val="000000" w:themeColor="text1"/>
          <w:lang w:val="en-CA"/>
        </w:rPr>
        <w:t xml:space="preserve">25%) </w:t>
      </w:r>
      <w:r w:rsidR="00462F1E">
        <w:rPr>
          <w:rFonts w:cs="Times New Roman"/>
          <w:color w:val="000000" w:themeColor="text1"/>
          <w:lang w:val="en-CA"/>
        </w:rPr>
        <w:t xml:space="preserve">habitat </w:t>
      </w:r>
      <w:r w:rsidR="0006337E">
        <w:rPr>
          <w:rFonts w:cs="Times New Roman"/>
          <w:color w:val="000000" w:themeColor="text1"/>
          <w:lang w:val="en-CA"/>
        </w:rPr>
        <w:t xml:space="preserve">suitability </w:t>
      </w:r>
      <w:r w:rsidR="00097EFE" w:rsidRPr="00E45D85">
        <w:rPr>
          <w:rFonts w:cs="Times New Roman"/>
          <w:color w:val="000000" w:themeColor="text1"/>
          <w:lang w:val="en-CA"/>
          <w:rPrChange w:id="926" w:author="Daniel Stewart" w:date="2022-03-16T15:39:00Z">
            <w:rPr>
              <w:rFonts w:cs="Times New Roman"/>
              <w:lang w:val="en-CA"/>
            </w:rPr>
          </w:rPrChange>
        </w:rPr>
        <w:t>probabilities</w:t>
      </w:r>
      <w:r w:rsidR="00FB3384" w:rsidRPr="00E45D85">
        <w:rPr>
          <w:rFonts w:cs="Times New Roman"/>
          <w:color w:val="000000" w:themeColor="text1"/>
          <w:lang w:val="en-CA"/>
        </w:rPr>
        <w:t xml:space="preserve"> for non-native cattail</w:t>
      </w:r>
      <w:r w:rsidR="002D3BBB">
        <w:rPr>
          <w:rFonts w:cs="Times New Roman"/>
          <w:color w:val="000000" w:themeColor="text1"/>
          <w:lang w:val="en-CA"/>
        </w:rPr>
        <w:t>s</w:t>
      </w:r>
      <w:r w:rsidR="00462F1E">
        <w:rPr>
          <w:rFonts w:cs="Times New Roman"/>
          <w:color w:val="000000" w:themeColor="text1"/>
          <w:lang w:val="en-CA"/>
        </w:rPr>
        <w:t xml:space="preserve"> (Fig. 4)</w:t>
      </w:r>
      <w:r w:rsidR="003A506A" w:rsidRPr="00E45D85">
        <w:rPr>
          <w:rFonts w:cs="Times New Roman"/>
          <w:color w:val="000000" w:themeColor="text1"/>
          <w:lang w:val="en-CA"/>
        </w:rPr>
        <w:t xml:space="preserve">. </w:t>
      </w:r>
      <w:r w:rsidR="00462F1E">
        <w:rPr>
          <w:rFonts w:cs="Times New Roman"/>
          <w:color w:val="000000" w:themeColor="text1"/>
          <w:lang w:val="en-CA"/>
        </w:rPr>
        <w:t xml:space="preserve">Based on our spectral analysis, cattail currently occupies </w:t>
      </w:r>
      <w:r w:rsidR="0016168C" w:rsidRPr="00E45D85">
        <w:rPr>
          <w:rFonts w:cs="Times New Roman"/>
          <w:color w:val="000000" w:themeColor="text1"/>
          <w:lang w:val="en-CA"/>
          <w:rPrChange w:id="927" w:author="Daniel Stewart" w:date="2022-03-16T15:39:00Z">
            <w:rPr>
              <w:rFonts w:cs="Times New Roman"/>
              <w:lang w:val="en-CA"/>
            </w:rPr>
          </w:rPrChange>
        </w:rPr>
        <w:t>10%</w:t>
      </w:r>
      <w:r w:rsidR="00462F1E">
        <w:rPr>
          <w:rFonts w:cs="Times New Roman"/>
          <w:color w:val="000000" w:themeColor="text1"/>
          <w:lang w:val="en-CA"/>
        </w:rPr>
        <w:t xml:space="preserve">, </w:t>
      </w:r>
      <w:r w:rsidR="0016168C" w:rsidRPr="00E45D85">
        <w:rPr>
          <w:rFonts w:cs="Times New Roman"/>
          <w:color w:val="000000" w:themeColor="text1"/>
          <w:lang w:val="en-CA"/>
          <w:rPrChange w:id="928" w:author="Daniel Stewart" w:date="2022-03-16T15:39:00Z">
            <w:rPr>
              <w:rFonts w:cs="Times New Roman"/>
              <w:lang w:val="en-CA"/>
            </w:rPr>
          </w:rPrChange>
        </w:rPr>
        <w:t>6%</w:t>
      </w:r>
      <w:r w:rsidR="00462F1E">
        <w:rPr>
          <w:rFonts w:cs="Times New Roman"/>
          <w:color w:val="000000" w:themeColor="text1"/>
          <w:lang w:val="en-CA"/>
        </w:rPr>
        <w:t>, 4% and 2%</w:t>
      </w:r>
      <w:r w:rsidR="00097EFE" w:rsidRPr="00E45D85">
        <w:rPr>
          <w:rFonts w:cs="Times New Roman"/>
          <w:color w:val="000000" w:themeColor="text1"/>
          <w:lang w:val="en-CA"/>
          <w:rPrChange w:id="929" w:author="Daniel Stewart" w:date="2022-03-16T15:39:00Z">
            <w:rPr>
              <w:rFonts w:cs="Times New Roman"/>
              <w:lang w:val="en-CA"/>
            </w:rPr>
          </w:rPrChange>
        </w:rPr>
        <w:t xml:space="preserve"> </w:t>
      </w:r>
      <w:r w:rsidR="00462F1E">
        <w:rPr>
          <w:rFonts w:cs="Times New Roman"/>
          <w:color w:val="000000" w:themeColor="text1"/>
          <w:lang w:val="en-CA"/>
        </w:rPr>
        <w:t xml:space="preserve">of these </w:t>
      </w:r>
      <w:r w:rsidR="00304327">
        <w:rPr>
          <w:rFonts w:cs="Times New Roman"/>
          <w:color w:val="000000" w:themeColor="text1"/>
          <w:lang w:val="en-CA"/>
        </w:rPr>
        <w:t xml:space="preserve">areas </w:t>
      </w:r>
      <w:r w:rsidR="00B2406E" w:rsidRPr="00E45D85">
        <w:rPr>
          <w:rFonts w:cs="Times New Roman"/>
          <w:color w:val="000000" w:themeColor="text1"/>
          <w:lang w:val="en-CA"/>
          <w:rPrChange w:id="930" w:author="Daniel Stewart" w:date="2022-03-16T15:39:00Z">
            <w:rPr>
              <w:rFonts w:cs="Times New Roman"/>
              <w:lang w:val="en-CA"/>
            </w:rPr>
          </w:rPrChange>
        </w:rPr>
        <w:t>respectively</w:t>
      </w:r>
      <w:r w:rsidR="00462F1E">
        <w:rPr>
          <w:rFonts w:cs="Times New Roman"/>
          <w:color w:val="000000" w:themeColor="text1"/>
          <w:lang w:val="en-CA"/>
        </w:rPr>
        <w:t>.</w:t>
      </w:r>
      <w:bookmarkStart w:id="931" w:name="_Hlk56172659"/>
      <w:r w:rsidR="00462F1E">
        <w:rPr>
          <w:rFonts w:cs="Times New Roman"/>
          <w:color w:val="000000" w:themeColor="text1"/>
          <w:lang w:val="en-CA"/>
        </w:rPr>
        <w:t xml:space="preserve"> </w:t>
      </w:r>
      <w:r w:rsidR="00FA064F">
        <w:rPr>
          <w:rFonts w:cs="Times New Roman"/>
          <w:color w:val="000000" w:themeColor="text1"/>
          <w:lang w:val="en-CA"/>
        </w:rPr>
        <w:t>The majority of p</w:t>
      </w:r>
      <w:r w:rsidR="00DC345A">
        <w:rPr>
          <w:rFonts w:cs="Times New Roman"/>
          <w:color w:val="000000" w:themeColor="text1"/>
          <w:lang w:val="en-CA"/>
        </w:rPr>
        <w:t>rotected</w:t>
      </w:r>
      <w:r w:rsidR="00FA064F">
        <w:rPr>
          <w:rFonts w:cs="Times New Roman"/>
          <w:color w:val="000000" w:themeColor="text1"/>
          <w:lang w:val="en-CA"/>
        </w:rPr>
        <w:t xml:space="preserve"> (75%) and unprotected (</w:t>
      </w:r>
      <w:r w:rsidR="002F196C">
        <w:rPr>
          <w:rFonts w:cs="Times New Roman"/>
          <w:color w:val="000000" w:themeColor="text1"/>
          <w:lang w:val="en-CA"/>
        </w:rPr>
        <w:t>67%</w:t>
      </w:r>
      <w:r w:rsidR="00FA064F">
        <w:rPr>
          <w:rFonts w:cs="Times New Roman"/>
          <w:color w:val="000000" w:themeColor="text1"/>
          <w:lang w:val="en-CA"/>
        </w:rPr>
        <w:t xml:space="preserve">) </w:t>
      </w:r>
      <w:r w:rsidR="00304327">
        <w:rPr>
          <w:rFonts w:cs="Times New Roman"/>
          <w:color w:val="000000" w:themeColor="text1"/>
          <w:lang w:val="en-CA"/>
        </w:rPr>
        <w:t>are comprised of very low and low suitability habitats</w:t>
      </w:r>
      <w:r w:rsidR="00A03479">
        <w:rPr>
          <w:rFonts w:cs="Times New Roman"/>
          <w:color w:val="000000" w:themeColor="text1"/>
          <w:lang w:val="en-CA"/>
        </w:rPr>
        <w:t xml:space="preserve">. </w:t>
      </w:r>
      <w:r w:rsidR="00A03479" w:rsidRPr="00E45D85">
        <w:rPr>
          <w:rFonts w:cs="Times New Roman"/>
          <w:color w:val="000000" w:themeColor="text1"/>
          <w:lang w:val="en-CA"/>
          <w:rPrChange w:id="932" w:author="Daniel Stewart" w:date="2022-03-16T15:40:00Z">
            <w:rPr>
              <w:rFonts w:cs="Times New Roman"/>
              <w:lang w:val="en-CA"/>
            </w:rPr>
          </w:rPrChange>
        </w:rPr>
        <w:t xml:space="preserve">Restoration sites </w:t>
      </w:r>
      <w:r w:rsidR="00A03479">
        <w:rPr>
          <w:rFonts w:cs="Times New Roman"/>
          <w:color w:val="000000" w:themeColor="text1"/>
          <w:lang w:val="en-CA"/>
        </w:rPr>
        <w:t>differ</w:t>
      </w:r>
      <w:r w:rsidR="00A03479" w:rsidRPr="00E45D85">
        <w:rPr>
          <w:rFonts w:cs="Times New Roman"/>
          <w:color w:val="000000" w:themeColor="text1"/>
          <w:lang w:val="en-CA"/>
          <w:rPrChange w:id="933" w:author="Daniel Stewart" w:date="2022-03-16T15:40:00Z">
            <w:rPr>
              <w:rFonts w:cs="Times New Roman"/>
              <w:lang w:val="en-CA"/>
            </w:rPr>
          </w:rPrChange>
        </w:rPr>
        <w:t>,</w:t>
      </w:r>
      <w:r w:rsidR="00A03479">
        <w:rPr>
          <w:rFonts w:cs="Times New Roman"/>
          <w:color w:val="000000" w:themeColor="text1"/>
          <w:lang w:val="en-CA"/>
        </w:rPr>
        <w:t xml:space="preserve"> as </w:t>
      </w:r>
      <w:r w:rsidR="006F6CC9">
        <w:rPr>
          <w:rFonts w:cs="Times New Roman"/>
          <w:color w:val="000000" w:themeColor="text1"/>
          <w:lang w:val="en-CA"/>
        </w:rPr>
        <w:t>24</w:t>
      </w:r>
      <w:r w:rsidR="00A03479">
        <w:rPr>
          <w:rFonts w:cs="Times New Roman"/>
          <w:color w:val="000000" w:themeColor="text1"/>
          <w:lang w:val="en-CA"/>
        </w:rPr>
        <w:t>%</w:t>
      </w:r>
      <w:r w:rsidR="006F6CC9">
        <w:rPr>
          <w:rFonts w:cs="Times New Roman"/>
          <w:color w:val="000000" w:themeColor="text1"/>
          <w:lang w:val="en-CA"/>
        </w:rPr>
        <w:t xml:space="preserve"> of their habitats had moderate and 27% had high suitability values, the latter </w:t>
      </w:r>
      <w:r w:rsidR="00A03479" w:rsidRPr="00E45D85">
        <w:rPr>
          <w:rFonts w:cs="Times New Roman"/>
          <w:color w:val="000000" w:themeColor="text1"/>
          <w:lang w:val="en-CA"/>
          <w:rPrChange w:id="934" w:author="Daniel Stewart" w:date="2022-03-16T15:40:00Z">
            <w:rPr>
              <w:rFonts w:cs="Times New Roman"/>
              <w:lang w:val="en-CA"/>
            </w:rPr>
          </w:rPrChange>
        </w:rPr>
        <w:t>representing over double the proportions of unprotected areas, and triple that of protected areas</w:t>
      </w:r>
      <w:r w:rsidR="006F6CC9">
        <w:rPr>
          <w:rFonts w:cs="Times New Roman"/>
          <w:color w:val="000000" w:themeColor="text1"/>
          <w:lang w:val="en-CA"/>
        </w:rPr>
        <w:t xml:space="preserve"> </w:t>
      </w:r>
      <w:r w:rsidR="006F6CC9" w:rsidRPr="00E45D85">
        <w:rPr>
          <w:rFonts w:cs="Times New Roman"/>
          <w:color w:val="000000" w:themeColor="text1"/>
          <w:lang w:val="en-CA"/>
          <w:rPrChange w:id="935" w:author="Daniel Stewart" w:date="2022-03-16T15:40:00Z">
            <w:rPr>
              <w:rFonts w:cs="Times New Roman"/>
              <w:lang w:val="en-CA"/>
            </w:rPr>
          </w:rPrChange>
        </w:rPr>
        <w:t>(Fig. 5)</w:t>
      </w:r>
      <w:r w:rsidR="00A03479" w:rsidRPr="00E45D85">
        <w:rPr>
          <w:rFonts w:cs="Times New Roman"/>
          <w:color w:val="000000" w:themeColor="text1"/>
          <w:lang w:val="en-CA"/>
          <w:rPrChange w:id="936" w:author="Daniel Stewart" w:date="2022-03-16T15:40:00Z">
            <w:rPr>
              <w:rFonts w:cs="Times New Roman"/>
              <w:lang w:val="en-CA"/>
            </w:rPr>
          </w:rPrChange>
        </w:rPr>
        <w:t>.</w:t>
      </w:r>
      <w:r w:rsidR="00A03479">
        <w:rPr>
          <w:rFonts w:cs="Times New Roman"/>
          <w:color w:val="000000" w:themeColor="text1"/>
          <w:lang w:val="en-CA"/>
        </w:rPr>
        <w:t xml:space="preserve"> </w:t>
      </w:r>
      <w:r w:rsidR="00FD1DD4">
        <w:rPr>
          <w:rFonts w:cs="Times New Roman"/>
          <w:color w:val="000000" w:themeColor="text1"/>
          <w:lang w:val="en-CA"/>
        </w:rPr>
        <w:t>High s</w:t>
      </w:r>
      <w:r w:rsidR="0006337E" w:rsidRPr="00E45D85">
        <w:rPr>
          <w:rFonts w:cs="Times New Roman"/>
          <w:color w:val="000000" w:themeColor="text1"/>
          <w:lang w:val="en-CA"/>
          <w:rPrChange w:id="937" w:author="Daniel Stewart" w:date="2022-03-16T15:40:00Z">
            <w:rPr>
              <w:rFonts w:cs="Times New Roman"/>
              <w:lang w:val="en-CA"/>
            </w:rPr>
          </w:rPrChange>
        </w:rPr>
        <w:t>uitab</w:t>
      </w:r>
      <w:r w:rsidR="00FD1DD4">
        <w:rPr>
          <w:rFonts w:cs="Times New Roman"/>
          <w:color w:val="000000" w:themeColor="text1"/>
          <w:lang w:val="en-CA"/>
        </w:rPr>
        <w:t>ility</w:t>
      </w:r>
      <w:r w:rsidR="0006337E" w:rsidRPr="00E45D85">
        <w:rPr>
          <w:rFonts w:cs="Times New Roman"/>
          <w:color w:val="000000" w:themeColor="text1"/>
          <w:lang w:val="en-CA"/>
          <w:rPrChange w:id="938" w:author="Daniel Stewart" w:date="2022-03-16T15:40:00Z">
            <w:rPr>
              <w:rFonts w:cs="Times New Roman"/>
              <w:lang w:val="en-CA"/>
            </w:rPr>
          </w:rPrChange>
        </w:rPr>
        <w:t xml:space="preserve"> habitats in restoration sites</w:t>
      </w:r>
      <w:r w:rsidR="006F6CC9">
        <w:rPr>
          <w:rFonts w:cs="Times New Roman"/>
          <w:color w:val="000000" w:themeColor="text1"/>
          <w:lang w:val="en-CA"/>
        </w:rPr>
        <w:t xml:space="preserve"> are also more proportionally</w:t>
      </w:r>
      <w:r w:rsidR="0006337E" w:rsidRPr="00E45D85">
        <w:rPr>
          <w:rFonts w:cs="Times New Roman"/>
          <w:color w:val="000000" w:themeColor="text1"/>
          <w:lang w:val="en-CA"/>
          <w:rPrChange w:id="939" w:author="Daniel Stewart" w:date="2022-03-16T15:40:00Z">
            <w:rPr>
              <w:rFonts w:cs="Times New Roman"/>
              <w:lang w:val="en-CA"/>
            </w:rPr>
          </w:rPrChange>
        </w:rPr>
        <w:t xml:space="preserve"> invaded, with 17% occupancy</w:t>
      </w:r>
      <w:del w:id="940" w:author="Daniel Stewart" w:date="2022-03-17T10:40:00Z">
        <w:r w:rsidR="0006337E" w:rsidRPr="00E45D85" w:rsidDel="00515920">
          <w:rPr>
            <w:rFonts w:cs="Times New Roman"/>
            <w:color w:val="000000" w:themeColor="text1"/>
            <w:lang w:val="en-CA"/>
            <w:rPrChange w:id="941" w:author="Daniel Stewart" w:date="2022-03-16T15:40:00Z">
              <w:rPr>
                <w:rFonts w:cs="Times New Roman"/>
                <w:lang w:val="en-CA"/>
              </w:rPr>
            </w:rPrChange>
          </w:rPr>
          <w:delText xml:space="preserve"> &gt;75%</w:delText>
        </w:r>
      </w:del>
      <w:r w:rsidR="0006337E" w:rsidRPr="00E45D85">
        <w:rPr>
          <w:rFonts w:cs="Times New Roman"/>
          <w:color w:val="000000" w:themeColor="text1"/>
          <w:lang w:val="en-CA"/>
          <w:rPrChange w:id="942" w:author="Daniel Stewart" w:date="2022-03-16T15:40:00Z">
            <w:rPr>
              <w:rFonts w:cs="Times New Roman"/>
              <w:lang w:val="en-CA"/>
            </w:rPr>
          </w:rPrChange>
        </w:rPr>
        <w:t xml:space="preserve">, while </w:t>
      </w:r>
      <w:r w:rsidR="00FD1DD4">
        <w:rPr>
          <w:rFonts w:cs="Times New Roman"/>
          <w:color w:val="000000" w:themeColor="text1"/>
          <w:lang w:val="en-CA"/>
        </w:rPr>
        <w:t>comparable</w:t>
      </w:r>
      <w:r w:rsidR="0006337E" w:rsidRPr="00E45D85">
        <w:rPr>
          <w:rFonts w:cs="Times New Roman"/>
          <w:color w:val="000000" w:themeColor="text1"/>
          <w:lang w:val="en-CA"/>
          <w:rPrChange w:id="943" w:author="Daniel Stewart" w:date="2022-03-16T15:40:00Z">
            <w:rPr>
              <w:rFonts w:cs="Times New Roman"/>
              <w:lang w:val="en-CA"/>
            </w:rPr>
          </w:rPrChange>
        </w:rPr>
        <w:t xml:space="preserve"> habitats in protected and unprotected areas are </w:t>
      </w:r>
      <w:r w:rsidR="00FD1DD4">
        <w:rPr>
          <w:rFonts w:cs="Times New Roman"/>
          <w:color w:val="000000" w:themeColor="text1"/>
          <w:lang w:val="en-CA"/>
        </w:rPr>
        <w:t>8</w:t>
      </w:r>
      <w:r w:rsidR="0006337E" w:rsidRPr="00E45D85">
        <w:rPr>
          <w:rFonts w:cs="Times New Roman"/>
          <w:color w:val="000000" w:themeColor="text1"/>
          <w:lang w:val="en-CA"/>
          <w:rPrChange w:id="944" w:author="Daniel Stewart" w:date="2022-03-16T15:40:00Z">
            <w:rPr>
              <w:rFonts w:cs="Times New Roman"/>
              <w:lang w:val="en-CA"/>
            </w:rPr>
          </w:rPrChange>
        </w:rPr>
        <w:t xml:space="preserve">% and 11% occupied respectively. </w:t>
      </w:r>
    </w:p>
    <w:p w14:paraId="05EC0845" w14:textId="0CE43811" w:rsidR="00FA064F" w:rsidRDefault="00FA064F" w:rsidP="00A0213F">
      <w:pPr>
        <w:keepNext/>
        <w:ind w:firstLine="284"/>
        <w:jc w:val="left"/>
        <w:rPr>
          <w:rFonts w:cs="Times New Roman"/>
          <w:noProof w:val="0"/>
          <w:lang w:val="en-CA"/>
        </w:rPr>
      </w:pPr>
      <w:r>
        <w:lastRenderedPageBreak/>
        <mc:AlternateContent>
          <mc:Choice Requires="wps">
            <w:drawing>
              <wp:anchor distT="0" distB="0" distL="114300" distR="114300" simplePos="0" relativeHeight="251753472" behindDoc="0" locked="0" layoutInCell="1" allowOverlap="1" wp14:anchorId="24A29422" wp14:editId="309BA511">
                <wp:simplePos x="0" y="0"/>
                <wp:positionH relativeFrom="column">
                  <wp:posOffset>88900</wp:posOffset>
                </wp:positionH>
                <wp:positionV relativeFrom="paragraph">
                  <wp:posOffset>5011420</wp:posOffset>
                </wp:positionV>
                <wp:extent cx="5833110" cy="635"/>
                <wp:effectExtent l="0" t="0" r="0" b="12065"/>
                <wp:wrapTopAndBottom/>
                <wp:docPr id="4" name="Text Box 4"/>
                <wp:cNvGraphicFramePr/>
                <a:graphic xmlns:a="http://schemas.openxmlformats.org/drawingml/2006/main">
                  <a:graphicData uri="http://schemas.microsoft.com/office/word/2010/wordprocessingShape">
                    <wps:wsp>
                      <wps:cNvSpPr txBox="1"/>
                      <wps:spPr>
                        <a:xfrm>
                          <a:off x="0" y="0"/>
                          <a:ext cx="5833110" cy="635"/>
                        </a:xfrm>
                        <a:prstGeom prst="rect">
                          <a:avLst/>
                        </a:prstGeom>
                        <a:solidFill>
                          <a:prstClr val="white"/>
                        </a:solidFill>
                        <a:ln>
                          <a:noFill/>
                        </a:ln>
                      </wps:spPr>
                      <wps:txbx>
                        <w:txbxContent>
                          <w:p w14:paraId="2B54F739" w14:textId="43EB2D3C" w:rsidR="00DF6A60" w:rsidRPr="00DF6A60" w:rsidRDefault="00DF6A60" w:rsidP="00DF6A60">
                            <w:pPr>
                              <w:pStyle w:val="Caption"/>
                              <w:rPr>
                                <w:rFonts w:ascii="Times New Roman" w:hAnsi="Times New Roman" w:cs="Times New Roman"/>
                                <w:b/>
                                <w:bCs/>
                                <w:i w:val="0"/>
                                <w:iCs w:val="0"/>
                                <w:noProof/>
                                <w:sz w:val="20"/>
                                <w:szCs w:val="22"/>
                              </w:rPr>
                            </w:pPr>
                            <w:r w:rsidRPr="00DF6A60">
                              <w:rPr>
                                <w:b/>
                                <w:bCs/>
                                <w:i w:val="0"/>
                                <w:iCs w:val="0"/>
                              </w:rPr>
                              <w:t xml:space="preserve">Fig </w:t>
                            </w:r>
                            <w:r w:rsidRPr="00DF6A60">
                              <w:rPr>
                                <w:b/>
                                <w:bCs/>
                                <w:i w:val="0"/>
                                <w:iCs w:val="0"/>
                              </w:rPr>
                              <w:fldChar w:fldCharType="begin"/>
                            </w:r>
                            <w:r w:rsidRPr="00DF6A60">
                              <w:rPr>
                                <w:b/>
                                <w:bCs/>
                                <w:i w:val="0"/>
                                <w:iCs w:val="0"/>
                              </w:rPr>
                              <w:instrText xml:space="preserve"> SEQ Figure \* ARABIC </w:instrText>
                            </w:r>
                            <w:r w:rsidRPr="00DF6A60">
                              <w:rPr>
                                <w:b/>
                                <w:bCs/>
                                <w:i w:val="0"/>
                                <w:iCs w:val="0"/>
                              </w:rPr>
                              <w:fldChar w:fldCharType="separate"/>
                            </w:r>
                            <w:r w:rsidRPr="00DF6A60">
                              <w:rPr>
                                <w:b/>
                                <w:bCs/>
                                <w:i w:val="0"/>
                                <w:iCs w:val="0"/>
                                <w:noProof/>
                              </w:rPr>
                              <w:t>4</w:t>
                            </w:r>
                            <w:r w:rsidRPr="00DF6A60">
                              <w:rPr>
                                <w:b/>
                                <w:bCs/>
                                <w:i w:val="0"/>
                                <w:iCs w:val="0"/>
                              </w:rPr>
                              <w:fldChar w:fldCharType="end"/>
                            </w:r>
                            <w:r>
                              <w:rPr>
                                <w:b/>
                                <w:bCs/>
                                <w:i w:val="0"/>
                                <w:iCs w:val="0"/>
                              </w:rPr>
                              <w:t xml:space="preserve"> </w:t>
                            </w:r>
                            <w:r w:rsidRPr="00214C84">
                              <w:rPr>
                                <w:i w:val="0"/>
                              </w:rPr>
                              <w:t>Percent area</w:t>
                            </w:r>
                            <w:r w:rsidR="003C7097">
                              <w:rPr>
                                <w:i w:val="0"/>
                              </w:rPr>
                              <w:t xml:space="preserve"> (left)</w:t>
                            </w:r>
                            <w:r w:rsidRPr="00214C84">
                              <w:rPr>
                                <w:i w:val="0"/>
                              </w:rPr>
                              <w:t xml:space="preserve"> and percent area occupied by </w:t>
                            </w:r>
                            <w:r w:rsidR="003C7097">
                              <w:rPr>
                                <w:i w:val="0"/>
                              </w:rPr>
                              <w:t>non-native cattail (right)</w:t>
                            </w:r>
                            <w:r w:rsidRPr="00214C84">
                              <w:rPr>
                                <w:i w:val="0"/>
                              </w:rPr>
                              <w:t xml:space="preserve">l based on </w:t>
                            </w:r>
                            <w:r>
                              <w:rPr>
                                <w:i w:val="0"/>
                              </w:rPr>
                              <w:t xml:space="preserve">suitability and </w:t>
                            </w:r>
                            <w:r w:rsidRPr="00214C84">
                              <w:rPr>
                                <w:i w:val="0"/>
                              </w:rPr>
                              <w:t xml:space="preserve">susceptibility class for </w:t>
                            </w:r>
                            <w:r>
                              <w:rPr>
                                <w:i w:val="0"/>
                              </w:rPr>
                              <w:t>protected areas, unprotected areas</w:t>
                            </w:r>
                            <w:r w:rsidRPr="00214C84">
                              <w:rPr>
                                <w:i w:val="0"/>
                              </w:rPr>
                              <w:t>,</w:t>
                            </w:r>
                            <w:r>
                              <w:rPr>
                                <w:i w:val="0"/>
                              </w:rPr>
                              <w:t xml:space="preserve"> restoration sites,</w:t>
                            </w:r>
                            <w:r w:rsidRPr="00214C84">
                              <w:rPr>
                                <w:i w:val="0"/>
                              </w:rPr>
                              <w:t xml:space="preserve"> and the overall estuary</w:t>
                            </w:r>
                            <w:r>
                              <w:rPr>
                                <w:i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29422" id="Text Box 4" o:spid="_x0000_s1029" type="#_x0000_t202" style="position:absolute;left:0;text-align:left;margin-left:7pt;margin-top:394.6pt;width:459.3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" stroked="f">
                <v:textbox style="mso-fit-shape-to-text:t" inset="0,0,0,0">
                  <w:txbxContent>
                    <w:p w14:paraId="2B54F739" w14:textId="43EB2D3C" w:rsidR="00DF6A60" w:rsidRPr="00DF6A60" w:rsidRDefault="00DF6A60" w:rsidP="00DF6A60">
                      <w:pPr>
                        <w:pStyle w:val="Caption"/>
                        <w:rPr>
                          <w:rFonts w:ascii="Times New Roman" w:hAnsi="Times New Roman" w:cs="Times New Roman"/>
                          <w:b/>
                          <w:bCs/>
                          <w:i w:val="0"/>
                          <w:iCs w:val="0"/>
                          <w:noProof/>
                          <w:sz w:val="20"/>
                          <w:szCs w:val="22"/>
                        </w:rPr>
                      </w:pPr>
                      <w:r w:rsidRPr="00DF6A60">
                        <w:rPr>
                          <w:b/>
                          <w:bCs/>
                          <w:i w:val="0"/>
                          <w:iCs w:val="0"/>
                        </w:rPr>
                        <w:t xml:space="preserve">Fig </w:t>
                      </w:r>
                      <w:r w:rsidRPr="00DF6A60">
                        <w:rPr>
                          <w:b/>
                          <w:bCs/>
                          <w:i w:val="0"/>
                          <w:iCs w:val="0"/>
                        </w:rPr>
                        <w:fldChar w:fldCharType="begin"/>
                      </w:r>
                      <w:r w:rsidRPr="00DF6A60">
                        <w:rPr>
                          <w:b/>
                          <w:bCs/>
                          <w:i w:val="0"/>
                          <w:iCs w:val="0"/>
                        </w:rPr>
                        <w:instrText xml:space="preserve"> SEQ Figure \* ARABIC </w:instrText>
                      </w:r>
                      <w:r w:rsidRPr="00DF6A60">
                        <w:rPr>
                          <w:b/>
                          <w:bCs/>
                          <w:i w:val="0"/>
                          <w:iCs w:val="0"/>
                        </w:rPr>
                        <w:fldChar w:fldCharType="separate"/>
                      </w:r>
                      <w:r w:rsidRPr="00DF6A60">
                        <w:rPr>
                          <w:b/>
                          <w:bCs/>
                          <w:i w:val="0"/>
                          <w:iCs w:val="0"/>
                          <w:noProof/>
                        </w:rPr>
                        <w:t>4</w:t>
                      </w:r>
                      <w:r w:rsidRPr="00DF6A60">
                        <w:rPr>
                          <w:b/>
                          <w:bCs/>
                          <w:i w:val="0"/>
                          <w:iCs w:val="0"/>
                        </w:rPr>
                        <w:fldChar w:fldCharType="end"/>
                      </w:r>
                      <w:r>
                        <w:rPr>
                          <w:b/>
                          <w:bCs/>
                          <w:i w:val="0"/>
                          <w:iCs w:val="0"/>
                        </w:rPr>
                        <w:t xml:space="preserve"> </w:t>
                      </w:r>
                      <w:r w:rsidRPr="00214C84">
                        <w:rPr>
                          <w:i w:val="0"/>
                        </w:rPr>
                        <w:t>Percent area</w:t>
                      </w:r>
                      <w:r w:rsidR="003C7097">
                        <w:rPr>
                          <w:i w:val="0"/>
                        </w:rPr>
                        <w:t xml:space="preserve"> (left)</w:t>
                      </w:r>
                      <w:r w:rsidRPr="00214C84">
                        <w:rPr>
                          <w:i w:val="0"/>
                        </w:rPr>
                        <w:t xml:space="preserve"> and percent area occupied by </w:t>
                      </w:r>
                      <w:r w:rsidR="003C7097">
                        <w:rPr>
                          <w:i w:val="0"/>
                        </w:rPr>
                        <w:t>non-native cattail (right)</w:t>
                      </w:r>
                      <w:r w:rsidRPr="00214C84">
                        <w:rPr>
                          <w:i w:val="0"/>
                        </w:rPr>
                        <w:t xml:space="preserve">l based on </w:t>
                      </w:r>
                      <w:r>
                        <w:rPr>
                          <w:i w:val="0"/>
                        </w:rPr>
                        <w:t xml:space="preserve">suitability and </w:t>
                      </w:r>
                      <w:r w:rsidRPr="00214C84">
                        <w:rPr>
                          <w:i w:val="0"/>
                        </w:rPr>
                        <w:t xml:space="preserve">susceptibility class for </w:t>
                      </w:r>
                      <w:r>
                        <w:rPr>
                          <w:i w:val="0"/>
                        </w:rPr>
                        <w:t>protected areas, unprotected areas</w:t>
                      </w:r>
                      <w:r w:rsidRPr="00214C84">
                        <w:rPr>
                          <w:i w:val="0"/>
                        </w:rPr>
                        <w:t>,</w:t>
                      </w:r>
                      <w:r>
                        <w:rPr>
                          <w:i w:val="0"/>
                        </w:rPr>
                        <w:t xml:space="preserve"> restoration sites,</w:t>
                      </w:r>
                      <w:r w:rsidRPr="00214C84">
                        <w:rPr>
                          <w:i w:val="0"/>
                        </w:rPr>
                        <w:t xml:space="preserve"> and the overall estuary</w:t>
                      </w:r>
                      <w:r>
                        <w:rPr>
                          <w:i w:val="0"/>
                        </w:rPr>
                        <w:t>.</w:t>
                      </w:r>
                    </w:p>
                  </w:txbxContent>
                </v:textbox>
                <w10:wrap type="topAndBottom"/>
              </v:shape>
            </w:pict>
          </mc:Fallback>
        </mc:AlternateContent>
      </w:r>
      <w:r>
        <w:rPr>
          <w:rFonts w:cs="Times New Roman"/>
          <w:lang w:val="en-CA"/>
        </w:rPr>
        <w:drawing>
          <wp:anchor distT="0" distB="0" distL="114300" distR="114300" simplePos="0" relativeHeight="251751424" behindDoc="0" locked="0" layoutInCell="1" allowOverlap="1" wp14:anchorId="3E74B9C7" wp14:editId="28289ED5">
            <wp:simplePos x="0" y="0"/>
            <wp:positionH relativeFrom="column">
              <wp:posOffset>92075</wp:posOffset>
            </wp:positionH>
            <wp:positionV relativeFrom="paragraph">
              <wp:posOffset>0</wp:posOffset>
            </wp:positionV>
            <wp:extent cx="5659755" cy="4851400"/>
            <wp:effectExtent l="0" t="0" r="444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659755" cy="4851400"/>
                    </a:xfrm>
                    <a:prstGeom prst="rect">
                      <a:avLst/>
                    </a:prstGeom>
                  </pic:spPr>
                </pic:pic>
              </a:graphicData>
            </a:graphic>
            <wp14:sizeRelH relativeFrom="page">
              <wp14:pctWidth>0</wp14:pctWidth>
            </wp14:sizeRelH>
            <wp14:sizeRelV relativeFrom="page">
              <wp14:pctHeight>0</wp14:pctHeight>
            </wp14:sizeRelV>
          </wp:anchor>
        </w:drawing>
      </w:r>
    </w:p>
    <w:bookmarkEnd w:id="931"/>
    <w:p w14:paraId="16188499" w14:textId="2E0378BA" w:rsidR="00A0213F" w:rsidRDefault="00063797" w:rsidP="00FA064F">
      <w:pPr>
        <w:ind w:firstLine="284"/>
        <w:jc w:val="left"/>
        <w:rPr>
          <w:rFonts w:cs="Times New Roman"/>
          <w:noProof w:val="0"/>
          <w:lang w:val="en-CA"/>
        </w:rPr>
      </w:pPr>
      <w:r w:rsidRPr="00247A13">
        <w:rPr>
          <w:rFonts w:cs="Times New Roman"/>
          <w:noProof w:val="0"/>
          <w:lang w:val="en-CA"/>
        </w:rPr>
        <w:t xml:space="preserve">Currently 4% </w:t>
      </w:r>
      <w:r w:rsidR="000B40A9" w:rsidRPr="00247A13">
        <w:rPr>
          <w:rFonts w:cs="Times New Roman"/>
          <w:noProof w:val="0"/>
          <w:lang w:val="en-CA"/>
        </w:rPr>
        <w:t xml:space="preserve">of the </w:t>
      </w:r>
      <w:r w:rsidR="007D59EC" w:rsidRPr="00247A13">
        <w:rPr>
          <w:rFonts w:cs="Times New Roman"/>
          <w:noProof w:val="0"/>
          <w:lang w:val="en-CA"/>
        </w:rPr>
        <w:t xml:space="preserve">modelled </w:t>
      </w:r>
      <w:r w:rsidR="00FD0BD2" w:rsidRPr="00247A13">
        <w:rPr>
          <w:rFonts w:cs="Times New Roman"/>
          <w:noProof w:val="0"/>
          <w:lang w:val="en-CA"/>
        </w:rPr>
        <w:t>estuary</w:t>
      </w:r>
      <w:r w:rsidR="000B40A9" w:rsidRPr="00247A13">
        <w:rPr>
          <w:rFonts w:cs="Times New Roman"/>
          <w:noProof w:val="0"/>
          <w:lang w:val="en-CA"/>
        </w:rPr>
        <w:t xml:space="preserve"> has </w:t>
      </w:r>
      <w:ins w:id="945" w:author="Daniel Stewart" w:date="2022-03-17T10:40:00Z">
        <w:r w:rsidR="00515920">
          <w:rPr>
            <w:rFonts w:cs="Times New Roman"/>
            <w:noProof w:val="0"/>
            <w:lang w:val="en-CA"/>
          </w:rPr>
          <w:t>high</w:t>
        </w:r>
      </w:ins>
      <w:del w:id="946" w:author="Daniel Stewart" w:date="2022-03-17T10:40:00Z">
        <w:r w:rsidR="000B40A9" w:rsidRPr="00247A13" w:rsidDel="00515920">
          <w:rPr>
            <w:rFonts w:cs="Times New Roman"/>
            <w:noProof w:val="0"/>
            <w:lang w:val="en-CA"/>
          </w:rPr>
          <w:delText>a</w:delText>
        </w:r>
      </w:del>
      <w:r w:rsidR="007C3ABA">
        <w:rPr>
          <w:rFonts w:cs="Times New Roman"/>
          <w:noProof w:val="0"/>
          <w:lang w:val="en-CA"/>
        </w:rPr>
        <w:t xml:space="preserve">, </w:t>
      </w:r>
      <w:r w:rsidRPr="00247A13">
        <w:rPr>
          <w:rFonts w:cs="Times New Roman"/>
          <w:noProof w:val="0"/>
          <w:lang w:val="en-CA"/>
        </w:rPr>
        <w:t>16</w:t>
      </w:r>
      <w:r w:rsidR="008A504F" w:rsidRPr="00247A13">
        <w:rPr>
          <w:rFonts w:cs="Times New Roman"/>
          <w:noProof w:val="0"/>
          <w:lang w:val="en-CA"/>
        </w:rPr>
        <w:t>% has</w:t>
      </w:r>
      <w:r w:rsidR="007C3ABA">
        <w:rPr>
          <w:rFonts w:cs="Times New Roman"/>
          <w:noProof w:val="0"/>
          <w:lang w:val="en-CA"/>
        </w:rPr>
        <w:t xml:space="preserve"> </w:t>
      </w:r>
      <w:ins w:id="947" w:author="Daniel Stewart" w:date="2022-03-17T10:41:00Z">
        <w:r w:rsidR="00515920">
          <w:rPr>
            <w:rFonts w:cs="Times New Roman"/>
            <w:noProof w:val="0"/>
            <w:lang w:val="en-CA"/>
          </w:rPr>
          <w:t>moderate</w:t>
        </w:r>
      </w:ins>
      <w:r w:rsidR="008A504F" w:rsidRPr="00247A13">
        <w:rPr>
          <w:rFonts w:cs="Times New Roman"/>
          <w:noProof w:val="0"/>
          <w:lang w:val="en-CA"/>
        </w:rPr>
        <w:t>,</w:t>
      </w:r>
      <w:r w:rsidRPr="00247A13">
        <w:rPr>
          <w:rFonts w:cs="Times New Roman"/>
          <w:noProof w:val="0"/>
          <w:lang w:val="en-CA"/>
        </w:rPr>
        <w:t xml:space="preserve"> </w:t>
      </w:r>
      <w:r w:rsidR="007C3ABA">
        <w:rPr>
          <w:rFonts w:cs="Times New Roman"/>
          <w:noProof w:val="0"/>
          <w:lang w:val="en-CA"/>
        </w:rPr>
        <w:t xml:space="preserve">20% has low, and 60% </w:t>
      </w:r>
      <w:r w:rsidR="00E52F4B">
        <w:rPr>
          <w:rFonts w:cs="Times New Roman"/>
          <w:noProof w:val="0"/>
          <w:lang w:val="en-CA"/>
        </w:rPr>
        <w:t xml:space="preserve">has very low </w:t>
      </w:r>
      <w:r w:rsidR="00E52F4B" w:rsidRPr="00247A13">
        <w:rPr>
          <w:rFonts w:cs="Times New Roman"/>
          <w:noProof w:val="0"/>
          <w:lang w:val="en-CA"/>
        </w:rPr>
        <w:t>susceptibility probabilit</w:t>
      </w:r>
      <w:r w:rsidR="00445A0D">
        <w:rPr>
          <w:rFonts w:cs="Times New Roman"/>
          <w:noProof w:val="0"/>
          <w:lang w:val="en-CA"/>
        </w:rPr>
        <w:t>ies for non-native cattail</w:t>
      </w:r>
      <w:r w:rsidR="002D3BBB">
        <w:rPr>
          <w:rFonts w:cs="Times New Roman"/>
          <w:noProof w:val="0"/>
          <w:lang w:val="en-CA"/>
        </w:rPr>
        <w:t>s</w:t>
      </w:r>
      <w:r w:rsidR="00E52F4B">
        <w:rPr>
          <w:rFonts w:cs="Times New Roman"/>
          <w:noProof w:val="0"/>
          <w:lang w:val="en-CA"/>
        </w:rPr>
        <w:t xml:space="preserve">. </w:t>
      </w:r>
      <w:r w:rsidR="00445A0D">
        <w:rPr>
          <w:rFonts w:cs="Times New Roman"/>
          <w:noProof w:val="0"/>
          <w:lang w:val="en-CA"/>
        </w:rPr>
        <w:t xml:space="preserve">Occupancy, determined by our spectral analysis, is currently 18%, 6%, 4% and 2% in these habitats respectively. </w:t>
      </w:r>
      <w:r w:rsidR="00D96945">
        <w:rPr>
          <w:rFonts w:cs="Times New Roman"/>
          <w:noProof w:val="0"/>
          <w:lang w:val="en-CA"/>
        </w:rPr>
        <w:t>S</w:t>
      </w:r>
      <w:r w:rsidR="00735A34" w:rsidRPr="00247A13">
        <w:rPr>
          <w:rFonts w:cs="Times New Roman"/>
          <w:noProof w:val="0"/>
          <w:lang w:val="en-CA"/>
        </w:rPr>
        <w:t>usceptibility</w:t>
      </w:r>
      <w:r w:rsidR="00D373A4" w:rsidRPr="00247A13">
        <w:rPr>
          <w:rFonts w:cs="Times New Roman"/>
          <w:noProof w:val="0"/>
          <w:lang w:val="en-CA"/>
        </w:rPr>
        <w:t xml:space="preserve"> probabilit</w:t>
      </w:r>
      <w:r w:rsidR="00B24EF2" w:rsidRPr="00247A13">
        <w:rPr>
          <w:rFonts w:cs="Times New Roman"/>
          <w:noProof w:val="0"/>
          <w:lang w:val="en-CA"/>
        </w:rPr>
        <w:t>ies</w:t>
      </w:r>
      <w:r w:rsidR="00735A34" w:rsidRPr="00247A13">
        <w:rPr>
          <w:rFonts w:cs="Times New Roman"/>
          <w:noProof w:val="0"/>
          <w:lang w:val="en-CA"/>
        </w:rPr>
        <w:t xml:space="preserve"> </w:t>
      </w:r>
      <w:r w:rsidR="00D373A4" w:rsidRPr="00247A13">
        <w:rPr>
          <w:rFonts w:cs="Times New Roman"/>
          <w:noProof w:val="0"/>
          <w:lang w:val="en-CA"/>
        </w:rPr>
        <w:t xml:space="preserve">follow similar trends across all habitat </w:t>
      </w:r>
      <w:r w:rsidR="00A0213F">
        <w:rPr>
          <w:rFonts w:cs="Times New Roman"/>
          <w:noProof w:val="0"/>
          <w:lang w:val="en-CA"/>
        </w:rPr>
        <w:t>t</w:t>
      </w:r>
      <w:r w:rsidR="00A0213F" w:rsidRPr="00247A13">
        <w:rPr>
          <w:rFonts w:cs="Times New Roman"/>
          <w:noProof w:val="0"/>
          <w:lang w:val="en-CA"/>
        </w:rPr>
        <w:t>ypes;</w:t>
      </w:r>
      <w:r w:rsidR="00D96945">
        <w:rPr>
          <w:rFonts w:cs="Times New Roman"/>
          <w:noProof w:val="0"/>
          <w:lang w:val="en-CA"/>
        </w:rPr>
        <w:t xml:space="preserve"> however</w:t>
      </w:r>
      <w:r w:rsidR="00A0213F">
        <w:rPr>
          <w:rFonts w:cs="Times New Roman"/>
          <w:noProof w:val="0"/>
          <w:lang w:val="en-CA"/>
        </w:rPr>
        <w:t>,</w:t>
      </w:r>
      <w:r w:rsidR="00735A34" w:rsidRPr="00247A13">
        <w:rPr>
          <w:rFonts w:cs="Times New Roman"/>
          <w:noProof w:val="0"/>
          <w:lang w:val="en-CA"/>
        </w:rPr>
        <w:t xml:space="preserve"> </w:t>
      </w:r>
      <w:r w:rsidR="001659F4" w:rsidRPr="00247A13">
        <w:rPr>
          <w:rFonts w:cs="Times New Roman"/>
          <w:noProof w:val="0"/>
          <w:lang w:val="en-CA"/>
        </w:rPr>
        <w:t xml:space="preserve">restoration </w:t>
      </w:r>
      <w:r w:rsidR="00735A34" w:rsidRPr="00247A13">
        <w:rPr>
          <w:rFonts w:cs="Times New Roman"/>
          <w:noProof w:val="0"/>
          <w:lang w:val="en-CA"/>
        </w:rPr>
        <w:t xml:space="preserve">sites </w:t>
      </w:r>
      <w:r w:rsidR="0081410B">
        <w:rPr>
          <w:rFonts w:cs="Times New Roman"/>
          <w:noProof w:val="0"/>
          <w:lang w:val="en-CA"/>
        </w:rPr>
        <w:t>contain significantly</w:t>
      </w:r>
      <w:r w:rsidR="00735A34" w:rsidRPr="00247A13">
        <w:rPr>
          <w:rFonts w:cs="Times New Roman"/>
          <w:noProof w:val="0"/>
          <w:lang w:val="en-CA"/>
        </w:rPr>
        <w:t xml:space="preserve"> less low-</w:t>
      </w:r>
      <w:r w:rsidR="0081410B" w:rsidRPr="00247A13">
        <w:rPr>
          <w:rFonts w:cs="Times New Roman"/>
          <w:noProof w:val="0"/>
          <w:lang w:val="en-CA"/>
        </w:rPr>
        <w:t>suscepti</w:t>
      </w:r>
      <w:r w:rsidR="0081410B">
        <w:rPr>
          <w:rFonts w:cs="Times New Roman"/>
          <w:noProof w:val="0"/>
          <w:lang w:val="en-CA"/>
        </w:rPr>
        <w:t>bility</w:t>
      </w:r>
      <w:r w:rsidR="00445A0D">
        <w:rPr>
          <w:rFonts w:cs="Times New Roman"/>
          <w:noProof w:val="0"/>
          <w:lang w:val="en-CA"/>
        </w:rPr>
        <w:t xml:space="preserve">, </w:t>
      </w:r>
      <w:r w:rsidR="00735A34" w:rsidRPr="00247A13">
        <w:rPr>
          <w:rFonts w:cs="Times New Roman"/>
          <w:noProof w:val="0"/>
          <w:lang w:val="en-CA"/>
        </w:rPr>
        <w:t xml:space="preserve">and </w:t>
      </w:r>
      <w:r w:rsidR="00495051" w:rsidRPr="00247A13">
        <w:rPr>
          <w:rFonts w:cs="Times New Roman"/>
          <w:noProof w:val="0"/>
          <w:lang w:val="en-CA"/>
        </w:rPr>
        <w:t xml:space="preserve">more </w:t>
      </w:r>
      <w:r w:rsidR="00D625E7" w:rsidRPr="00247A13">
        <w:rPr>
          <w:rFonts w:cs="Times New Roman"/>
          <w:noProof w:val="0"/>
          <w:lang w:val="en-CA"/>
        </w:rPr>
        <w:t>high</w:t>
      </w:r>
      <w:r w:rsidR="00495051" w:rsidRPr="00247A13">
        <w:rPr>
          <w:rFonts w:cs="Times New Roman"/>
          <w:noProof w:val="0"/>
          <w:lang w:val="en-CA"/>
        </w:rPr>
        <w:t>-</w:t>
      </w:r>
      <w:r w:rsidR="00D625E7" w:rsidRPr="00247A13">
        <w:rPr>
          <w:rFonts w:cs="Times New Roman"/>
          <w:noProof w:val="0"/>
          <w:lang w:val="en-CA"/>
        </w:rPr>
        <w:t>susceptib</w:t>
      </w:r>
      <w:r w:rsidR="0081410B">
        <w:rPr>
          <w:rFonts w:cs="Times New Roman"/>
          <w:noProof w:val="0"/>
          <w:lang w:val="en-CA"/>
        </w:rPr>
        <w:t>ility</w:t>
      </w:r>
      <w:r w:rsidR="00735A34" w:rsidRPr="00247A13">
        <w:rPr>
          <w:rFonts w:cs="Times New Roman"/>
          <w:noProof w:val="0"/>
          <w:lang w:val="en-CA"/>
        </w:rPr>
        <w:t xml:space="preserve"> </w:t>
      </w:r>
      <w:del w:id="948" w:author="Daniel Stewart" w:date="2022-03-17T10:41:00Z">
        <w:r w:rsidR="00735A34" w:rsidRPr="00247A13" w:rsidDel="00515920">
          <w:rPr>
            <w:rFonts w:cs="Times New Roman"/>
            <w:noProof w:val="0"/>
            <w:lang w:val="en-CA"/>
          </w:rPr>
          <w:delText xml:space="preserve">(&gt;75%) </w:delText>
        </w:r>
      </w:del>
      <w:r w:rsidR="00735A34" w:rsidRPr="00247A13">
        <w:rPr>
          <w:rFonts w:cs="Times New Roman"/>
          <w:noProof w:val="0"/>
          <w:lang w:val="en-CA"/>
        </w:rPr>
        <w:t>habitat</w:t>
      </w:r>
      <w:r w:rsidR="00A53583" w:rsidRPr="00247A13">
        <w:rPr>
          <w:rFonts w:cs="Times New Roman"/>
          <w:noProof w:val="0"/>
          <w:lang w:val="en-CA"/>
        </w:rPr>
        <w:t xml:space="preserve"> than other habitat</w:t>
      </w:r>
      <w:r w:rsidR="00534CE4" w:rsidRPr="00247A13">
        <w:rPr>
          <w:rFonts w:cs="Times New Roman"/>
          <w:noProof w:val="0"/>
          <w:lang w:val="en-CA"/>
        </w:rPr>
        <w:t xml:space="preserve"> types</w:t>
      </w:r>
      <w:r w:rsidR="00B24EF2" w:rsidRPr="00247A13">
        <w:rPr>
          <w:rFonts w:cs="Times New Roman"/>
          <w:noProof w:val="0"/>
          <w:lang w:val="en-CA"/>
        </w:rPr>
        <w:t xml:space="preserve"> (Fig. </w:t>
      </w:r>
      <w:r w:rsidR="00445A0D">
        <w:rPr>
          <w:rFonts w:cs="Times New Roman"/>
          <w:noProof w:val="0"/>
          <w:lang w:val="en-CA"/>
        </w:rPr>
        <w:t>4</w:t>
      </w:r>
      <w:r w:rsidR="00B24EF2" w:rsidRPr="00247A13">
        <w:rPr>
          <w:rFonts w:cs="Times New Roman"/>
          <w:noProof w:val="0"/>
          <w:lang w:val="en-CA"/>
        </w:rPr>
        <w:t>)</w:t>
      </w:r>
      <w:r w:rsidR="00735A34" w:rsidRPr="00247A13">
        <w:rPr>
          <w:rFonts w:cs="Times New Roman"/>
          <w:noProof w:val="0"/>
          <w:lang w:val="en-CA"/>
        </w:rPr>
        <w:t>.</w:t>
      </w:r>
      <w:r w:rsidR="00D96945">
        <w:rPr>
          <w:rFonts w:cs="Times New Roman"/>
          <w:noProof w:val="0"/>
          <w:lang w:val="en-CA"/>
        </w:rPr>
        <w:t xml:space="preserve"> Restoration sites are also more proportionally invaded </w:t>
      </w:r>
      <w:r w:rsidR="00A0213F">
        <w:rPr>
          <w:rFonts w:cs="Times New Roman"/>
          <w:noProof w:val="0"/>
          <w:lang w:val="en-CA"/>
        </w:rPr>
        <w:t>in all susceptibility classes</w:t>
      </w:r>
      <w:r w:rsidR="00A53583" w:rsidRPr="00247A13">
        <w:rPr>
          <w:rFonts w:cs="Times New Roman"/>
          <w:noProof w:val="0"/>
          <w:lang w:val="en-CA"/>
        </w:rPr>
        <w:t xml:space="preserve">, </w:t>
      </w:r>
      <w:r w:rsidR="00A0213F">
        <w:rPr>
          <w:rFonts w:cs="Times New Roman"/>
          <w:noProof w:val="0"/>
          <w:lang w:val="en-CA"/>
        </w:rPr>
        <w:t>apart from</w:t>
      </w:r>
      <w:r w:rsidR="003D1EBD" w:rsidRPr="00247A13">
        <w:rPr>
          <w:rFonts w:cs="Times New Roman"/>
          <w:noProof w:val="0"/>
          <w:lang w:val="en-CA"/>
        </w:rPr>
        <w:t xml:space="preserve"> high-susceptible habitats</w:t>
      </w:r>
      <w:r w:rsidR="00E5078F">
        <w:rPr>
          <w:rFonts w:cs="Times New Roman"/>
          <w:noProof w:val="0"/>
          <w:lang w:val="en-CA"/>
        </w:rPr>
        <w:t>, where</w:t>
      </w:r>
      <w:r w:rsidR="003D1EBD" w:rsidRPr="00247A13">
        <w:rPr>
          <w:rFonts w:cs="Times New Roman"/>
          <w:noProof w:val="0"/>
          <w:lang w:val="en-CA"/>
        </w:rPr>
        <w:t xml:space="preserve"> unprotected areas have the highest cattail occupancy</w:t>
      </w:r>
      <w:r w:rsidR="00E5078F">
        <w:rPr>
          <w:rFonts w:cs="Times New Roman"/>
          <w:noProof w:val="0"/>
          <w:lang w:val="en-CA"/>
        </w:rPr>
        <w:t xml:space="preserve">. </w:t>
      </w:r>
    </w:p>
    <w:p w14:paraId="066CFCF6" w14:textId="78A1C10C" w:rsidR="0020755D" w:rsidRDefault="0020755D" w:rsidP="00A0213F">
      <w:pPr>
        <w:pStyle w:val="Heading1"/>
      </w:pPr>
      <w:commentRangeStart w:id="949"/>
      <w:r w:rsidRPr="00247A13">
        <w:lastRenderedPageBreak/>
        <w:t>Discussion</w:t>
      </w:r>
      <w:commentRangeEnd w:id="949"/>
      <w:r w:rsidR="009258AB">
        <w:rPr>
          <w:rStyle w:val="CommentReference"/>
          <w:rFonts w:eastAsiaTheme="minorHAnsi" w:cstheme="minorBidi"/>
          <w:color w:val="auto"/>
          <w:lang w:val="en-US"/>
        </w:rPr>
        <w:commentReference w:id="949"/>
      </w:r>
    </w:p>
    <w:p w14:paraId="7882B900" w14:textId="4677CF9A" w:rsidR="0020755D" w:rsidRPr="00247A13" w:rsidRDefault="00731FB1" w:rsidP="00E13EBB">
      <w:pPr>
        <w:pStyle w:val="Heading2"/>
      </w:pPr>
      <w:bookmarkStart w:id="950" w:name="_Hlk46829699"/>
      <w:r>
        <w:t xml:space="preserve">Cryptic </w:t>
      </w:r>
      <w:r w:rsidR="00D50BAD">
        <w:t>Cattail Invasions</w:t>
      </w:r>
      <w:r w:rsidR="0040143C">
        <w:t xml:space="preserve"> </w:t>
      </w:r>
      <w:r>
        <w:t>in the Pacific Northwest</w:t>
      </w:r>
    </w:p>
    <w:p w14:paraId="289FB6C3" w14:textId="32D7532A" w:rsidR="009A0714" w:rsidRDefault="009F4876" w:rsidP="005F2E57">
      <w:pPr>
        <w:ind w:firstLine="284"/>
        <w:jc w:val="left"/>
        <w:rPr>
          <w:rFonts w:cs="Times New Roman"/>
          <w:iCs/>
          <w:noProof w:val="0"/>
          <w:lang w:val="en-CA"/>
        </w:rPr>
      </w:pPr>
      <w:bookmarkStart w:id="951" w:name="_Hlk38523664"/>
      <w:bookmarkEnd w:id="950"/>
      <w:r>
        <w:rPr>
          <w:rFonts w:cs="Times New Roman"/>
          <w:noProof w:val="0"/>
          <w:lang w:val="en-CA"/>
        </w:rPr>
        <w:t>Th</w:t>
      </w:r>
      <w:r w:rsidR="00153C0D">
        <w:rPr>
          <w:rFonts w:cs="Times New Roman"/>
          <w:noProof w:val="0"/>
          <w:lang w:val="en-CA"/>
        </w:rPr>
        <w:t xml:space="preserve">is study </w:t>
      </w:r>
      <w:r w:rsidR="00DC020F">
        <w:rPr>
          <w:rFonts w:cs="Times New Roman"/>
          <w:noProof w:val="0"/>
          <w:lang w:val="en-CA"/>
        </w:rPr>
        <w:t>offer</w:t>
      </w:r>
      <w:r w:rsidR="00731FB1">
        <w:rPr>
          <w:rFonts w:cs="Times New Roman"/>
          <w:noProof w:val="0"/>
          <w:lang w:val="en-CA"/>
        </w:rPr>
        <w:t>s</w:t>
      </w:r>
      <w:r w:rsidR="00DC020F">
        <w:rPr>
          <w:rFonts w:cs="Times New Roman"/>
          <w:noProof w:val="0"/>
          <w:lang w:val="en-CA"/>
        </w:rPr>
        <w:t xml:space="preserve"> n</w:t>
      </w:r>
      <w:r w:rsidR="00D50BAD">
        <w:rPr>
          <w:rFonts w:cs="Times New Roman"/>
          <w:noProof w:val="0"/>
          <w:lang w:val="en-CA"/>
        </w:rPr>
        <w:t xml:space="preserve">ew </w:t>
      </w:r>
      <w:r w:rsidR="00DC020F">
        <w:rPr>
          <w:rFonts w:cs="Times New Roman"/>
          <w:noProof w:val="0"/>
          <w:lang w:val="en-CA"/>
        </w:rPr>
        <w:t xml:space="preserve">information on the distribution, abundance, and behaviour of </w:t>
      </w:r>
      <w:r w:rsidR="008150FA">
        <w:rPr>
          <w:rFonts w:cs="Times New Roman"/>
          <w:noProof w:val="0"/>
          <w:lang w:val="en-CA"/>
        </w:rPr>
        <w:t>non-native cattail</w:t>
      </w:r>
      <w:r w:rsidR="00575206">
        <w:rPr>
          <w:rFonts w:cs="Times New Roman"/>
          <w:noProof w:val="0"/>
          <w:lang w:val="en-CA"/>
        </w:rPr>
        <w:t>s</w:t>
      </w:r>
      <w:r w:rsidR="00DC020F">
        <w:rPr>
          <w:rFonts w:cs="Times New Roman"/>
          <w:noProof w:val="0"/>
          <w:lang w:val="en-CA"/>
        </w:rPr>
        <w:t xml:space="preserve"> in </w:t>
      </w:r>
      <w:r w:rsidR="00FA064F">
        <w:rPr>
          <w:rFonts w:cs="Times New Roman"/>
          <w:noProof w:val="0"/>
          <w:lang w:val="en-CA"/>
        </w:rPr>
        <w:t>W</w:t>
      </w:r>
      <w:r w:rsidR="003A1050">
        <w:rPr>
          <w:rFonts w:cs="Times New Roman"/>
          <w:noProof w:val="0"/>
          <w:lang w:val="en-CA"/>
        </w:rPr>
        <w:t>estern Canada</w:t>
      </w:r>
      <w:r>
        <w:rPr>
          <w:rFonts w:cs="Times New Roman"/>
          <w:noProof w:val="0"/>
          <w:lang w:val="en-CA"/>
        </w:rPr>
        <w:t xml:space="preserve">. Prior to this </w:t>
      </w:r>
      <w:r w:rsidR="0013092F">
        <w:rPr>
          <w:rFonts w:cs="Times New Roman"/>
          <w:noProof w:val="0"/>
          <w:lang w:val="en-CA"/>
        </w:rPr>
        <w:t xml:space="preserve">research </w:t>
      </w:r>
      <w:r>
        <w:rPr>
          <w:rFonts w:cs="Times New Roman"/>
          <w:i/>
          <w:iCs/>
          <w:noProof w:val="0"/>
          <w:lang w:val="en-CA"/>
        </w:rPr>
        <w:t xml:space="preserve">T. angustifolia </w:t>
      </w:r>
      <w:r>
        <w:rPr>
          <w:rFonts w:cs="Times New Roman"/>
          <w:noProof w:val="0"/>
          <w:lang w:val="en-CA"/>
        </w:rPr>
        <w:t>was</w:t>
      </w:r>
      <w:r w:rsidR="00233B95">
        <w:rPr>
          <w:rFonts w:cs="Times New Roman"/>
          <w:noProof w:val="0"/>
          <w:lang w:val="en-CA"/>
        </w:rPr>
        <w:t xml:space="preserve"> sporadically</w:t>
      </w:r>
      <w:r>
        <w:rPr>
          <w:rFonts w:cs="Times New Roman"/>
          <w:noProof w:val="0"/>
          <w:lang w:val="en-CA"/>
        </w:rPr>
        <w:t xml:space="preserve"> known in the </w:t>
      </w:r>
      <w:r w:rsidR="00973DE4">
        <w:rPr>
          <w:rFonts w:cs="Times New Roman"/>
          <w:noProof w:val="0"/>
          <w:lang w:val="en-CA"/>
        </w:rPr>
        <w:t>FRE</w:t>
      </w:r>
      <w:r w:rsidR="006B2136">
        <w:rPr>
          <w:rFonts w:cs="Times New Roman"/>
          <w:noProof w:val="0"/>
          <w:lang w:val="en-CA"/>
        </w:rPr>
        <w:t>,</w:t>
      </w:r>
      <w:r>
        <w:rPr>
          <w:rFonts w:cs="Times New Roman"/>
          <w:noProof w:val="0"/>
          <w:lang w:val="en-CA"/>
        </w:rPr>
        <w:t xml:space="preserve"> but </w:t>
      </w:r>
      <w:r w:rsidR="006B2136">
        <w:rPr>
          <w:rFonts w:cs="Times New Roman"/>
          <w:noProof w:val="0"/>
          <w:lang w:val="en-CA"/>
        </w:rPr>
        <w:t xml:space="preserve">there was </w:t>
      </w:r>
      <w:r w:rsidR="00731FB1">
        <w:rPr>
          <w:rFonts w:cs="Times New Roman"/>
          <w:noProof w:val="0"/>
          <w:lang w:val="en-CA"/>
        </w:rPr>
        <w:t>no</w:t>
      </w:r>
      <w:r w:rsidR="006B2136">
        <w:rPr>
          <w:rFonts w:cs="Times New Roman"/>
          <w:noProof w:val="0"/>
          <w:lang w:val="en-CA"/>
        </w:rPr>
        <w:t xml:space="preserve"> understanding of how established </w:t>
      </w:r>
      <w:r w:rsidR="006B4889">
        <w:rPr>
          <w:rFonts w:cs="Times New Roman"/>
          <w:noProof w:val="0"/>
          <w:lang w:val="en-CA"/>
        </w:rPr>
        <w:t>it was</w:t>
      </w:r>
      <w:r w:rsidR="00B966D0">
        <w:rPr>
          <w:rFonts w:cs="Times New Roman"/>
          <w:noProof w:val="0"/>
          <w:lang w:val="en-CA"/>
        </w:rPr>
        <w:t xml:space="preserve">, </w:t>
      </w:r>
      <w:r w:rsidR="006B2136">
        <w:rPr>
          <w:rFonts w:cs="Times New Roman"/>
          <w:noProof w:val="0"/>
          <w:lang w:val="en-CA"/>
        </w:rPr>
        <w:t xml:space="preserve">nor whether hybridization with </w:t>
      </w:r>
      <w:r w:rsidR="006B2136">
        <w:rPr>
          <w:rFonts w:cs="Times New Roman"/>
          <w:i/>
          <w:iCs/>
          <w:noProof w:val="0"/>
          <w:lang w:val="en-CA"/>
        </w:rPr>
        <w:t xml:space="preserve">T. </w:t>
      </w:r>
      <w:r w:rsidR="006B2136">
        <w:rPr>
          <w:rFonts w:cs="Times New Roman"/>
          <w:i/>
          <w:noProof w:val="0"/>
          <w:lang w:val="en-CA"/>
        </w:rPr>
        <w:t>latifolia</w:t>
      </w:r>
      <w:r w:rsidR="00B966D0">
        <w:rPr>
          <w:rFonts w:cs="Times New Roman"/>
          <w:iCs/>
          <w:noProof w:val="0"/>
          <w:lang w:val="en-CA"/>
        </w:rPr>
        <w:t xml:space="preserve"> was occurring</w:t>
      </w:r>
      <w:r w:rsidR="00731FB1">
        <w:rPr>
          <w:rFonts w:cs="Times New Roman"/>
          <w:iCs/>
          <w:noProof w:val="0"/>
          <w:lang w:val="en-CA"/>
        </w:rPr>
        <w:t xml:space="preserve">. Our research </w:t>
      </w:r>
      <w:r w:rsidR="00040FBE">
        <w:rPr>
          <w:rFonts w:cs="Times New Roman"/>
          <w:iCs/>
          <w:noProof w:val="0"/>
          <w:lang w:val="en-CA"/>
        </w:rPr>
        <w:t>addresses th</w:t>
      </w:r>
      <w:r w:rsidR="00386AA4">
        <w:rPr>
          <w:rFonts w:cs="Times New Roman"/>
          <w:iCs/>
          <w:noProof w:val="0"/>
          <w:lang w:val="en-CA"/>
        </w:rPr>
        <w:t>ese</w:t>
      </w:r>
      <w:r w:rsidR="00040FBE">
        <w:rPr>
          <w:rFonts w:cs="Times New Roman"/>
          <w:iCs/>
          <w:noProof w:val="0"/>
          <w:lang w:val="en-CA"/>
        </w:rPr>
        <w:t xml:space="preserve"> knowledge gap</w:t>
      </w:r>
      <w:r w:rsidR="00386AA4">
        <w:rPr>
          <w:rFonts w:cs="Times New Roman"/>
          <w:iCs/>
          <w:noProof w:val="0"/>
          <w:lang w:val="en-CA"/>
        </w:rPr>
        <w:t>s</w:t>
      </w:r>
      <w:r w:rsidR="00040FBE">
        <w:rPr>
          <w:rFonts w:cs="Times New Roman"/>
          <w:iCs/>
          <w:noProof w:val="0"/>
          <w:lang w:val="en-CA"/>
        </w:rPr>
        <w:t xml:space="preserve">, </w:t>
      </w:r>
      <w:r w:rsidR="00731FB1">
        <w:rPr>
          <w:rFonts w:cs="Times New Roman"/>
          <w:iCs/>
          <w:noProof w:val="0"/>
          <w:lang w:val="en-CA"/>
        </w:rPr>
        <w:t>demonstrat</w:t>
      </w:r>
      <w:r w:rsidR="00040FBE">
        <w:rPr>
          <w:rFonts w:cs="Times New Roman"/>
          <w:iCs/>
          <w:noProof w:val="0"/>
          <w:lang w:val="en-CA"/>
        </w:rPr>
        <w:t>ing</w:t>
      </w:r>
      <w:r w:rsidR="00731FB1">
        <w:rPr>
          <w:rFonts w:cs="Times New Roman"/>
          <w:iCs/>
          <w:noProof w:val="0"/>
          <w:lang w:val="en-CA"/>
        </w:rPr>
        <w:t xml:space="preserve"> that non-native cattail</w:t>
      </w:r>
      <w:r w:rsidR="00575206">
        <w:rPr>
          <w:rFonts w:cs="Times New Roman"/>
          <w:iCs/>
          <w:noProof w:val="0"/>
          <w:lang w:val="en-CA"/>
        </w:rPr>
        <w:t>s are</w:t>
      </w:r>
      <w:r w:rsidR="00731FB1">
        <w:rPr>
          <w:rFonts w:cs="Times New Roman"/>
          <w:iCs/>
          <w:noProof w:val="0"/>
          <w:lang w:val="en-CA"/>
        </w:rPr>
        <w:t xml:space="preserve"> well-adapted to reproduce, establish, and persist in </w:t>
      </w:r>
      <w:r w:rsidR="0040143C">
        <w:rPr>
          <w:rFonts w:cs="Times New Roman"/>
          <w:iCs/>
          <w:noProof w:val="0"/>
          <w:lang w:val="en-CA"/>
        </w:rPr>
        <w:t xml:space="preserve">tidal marshes </w:t>
      </w:r>
      <w:r w:rsidR="006B4889">
        <w:rPr>
          <w:rFonts w:cs="Times New Roman"/>
          <w:iCs/>
          <w:noProof w:val="0"/>
          <w:lang w:val="en-CA"/>
        </w:rPr>
        <w:t>in</w:t>
      </w:r>
      <w:r w:rsidR="0040143C">
        <w:rPr>
          <w:rFonts w:cs="Times New Roman"/>
          <w:iCs/>
          <w:noProof w:val="0"/>
          <w:lang w:val="en-CA"/>
        </w:rPr>
        <w:t xml:space="preserve"> the region</w:t>
      </w:r>
      <w:r w:rsidR="00731FB1">
        <w:rPr>
          <w:rFonts w:cs="Times New Roman"/>
          <w:iCs/>
          <w:noProof w:val="0"/>
          <w:lang w:val="en-CA"/>
        </w:rPr>
        <w:t xml:space="preserve">, as </w:t>
      </w:r>
      <w:r w:rsidR="006B4889">
        <w:rPr>
          <w:rFonts w:cs="Times New Roman"/>
          <w:iCs/>
          <w:noProof w:val="0"/>
          <w:lang w:val="en-CA"/>
        </w:rPr>
        <w:t>evidenced by the</w:t>
      </w:r>
      <w:r w:rsidR="00731FB1">
        <w:rPr>
          <w:rFonts w:cs="Times New Roman"/>
          <w:iCs/>
          <w:noProof w:val="0"/>
          <w:lang w:val="en-CA"/>
        </w:rPr>
        <w:t xml:space="preserve"> 500,000 m</w:t>
      </w:r>
      <w:r w:rsidR="00731FB1" w:rsidRPr="00731FB1">
        <w:rPr>
          <w:rFonts w:cs="Times New Roman"/>
          <w:iCs/>
          <w:noProof w:val="0"/>
          <w:vertAlign w:val="superscript"/>
          <w:lang w:val="en-CA"/>
        </w:rPr>
        <w:t>2</w:t>
      </w:r>
      <w:r w:rsidR="00731FB1">
        <w:rPr>
          <w:rFonts w:cs="Times New Roman"/>
          <w:iCs/>
          <w:noProof w:val="0"/>
          <w:lang w:val="en-CA"/>
        </w:rPr>
        <w:t xml:space="preserve"> </w:t>
      </w:r>
      <w:r w:rsidR="006B4889">
        <w:rPr>
          <w:rFonts w:cs="Times New Roman"/>
          <w:iCs/>
          <w:noProof w:val="0"/>
          <w:lang w:val="en-CA"/>
        </w:rPr>
        <w:t>of occupied habitat in</w:t>
      </w:r>
      <w:r w:rsidR="00731FB1">
        <w:rPr>
          <w:rFonts w:cs="Times New Roman"/>
          <w:iCs/>
          <w:noProof w:val="0"/>
          <w:lang w:val="en-CA"/>
        </w:rPr>
        <w:t xml:space="preserve"> </w:t>
      </w:r>
      <w:r w:rsidR="008150FA">
        <w:rPr>
          <w:rFonts w:cs="Times New Roman"/>
          <w:iCs/>
          <w:noProof w:val="0"/>
          <w:lang w:val="en-CA"/>
        </w:rPr>
        <w:t>the</w:t>
      </w:r>
      <w:r w:rsidR="00134BF2">
        <w:rPr>
          <w:rFonts w:cs="Times New Roman"/>
          <w:iCs/>
          <w:noProof w:val="0"/>
          <w:lang w:val="en-CA"/>
        </w:rPr>
        <w:t xml:space="preserve"> FRE</w:t>
      </w:r>
      <w:r w:rsidR="00731FB1">
        <w:rPr>
          <w:rFonts w:cs="Times New Roman"/>
          <w:iCs/>
          <w:noProof w:val="0"/>
          <w:lang w:val="en-CA"/>
        </w:rPr>
        <w:t xml:space="preserve">. </w:t>
      </w:r>
      <w:r w:rsidR="009A0714">
        <w:rPr>
          <w:rFonts w:cs="Times New Roman"/>
          <w:iCs/>
          <w:noProof w:val="0"/>
          <w:lang w:val="en-CA"/>
        </w:rPr>
        <w:t xml:space="preserve">We also confirm </w:t>
      </w:r>
      <w:r w:rsidR="005C1A4E">
        <w:rPr>
          <w:rFonts w:cs="Times New Roman"/>
          <w:iCs/>
          <w:noProof w:val="0"/>
          <w:lang w:val="en-CA"/>
        </w:rPr>
        <w:t xml:space="preserve">for the first time </w:t>
      </w:r>
      <w:r w:rsidR="009A0714">
        <w:rPr>
          <w:rFonts w:cs="Times New Roman"/>
          <w:iCs/>
          <w:noProof w:val="0"/>
          <w:lang w:val="en-CA"/>
        </w:rPr>
        <w:t xml:space="preserve">that </w:t>
      </w:r>
      <w:r w:rsidR="009A0714" w:rsidRPr="00247A13">
        <w:rPr>
          <w:rFonts w:cs="Times New Roman"/>
          <w:i/>
          <w:noProof w:val="0"/>
          <w:lang w:val="en-CA"/>
        </w:rPr>
        <w:t>T.</w:t>
      </w:r>
      <w:del w:id="952" w:author="Daniel Stewart" w:date="2022-02-11T15:52:00Z">
        <w:r w:rsidR="009A0714" w:rsidRPr="00247A13" w:rsidDel="001D2D68">
          <w:rPr>
            <w:rFonts w:cs="Times New Roman"/>
            <w:i/>
            <w:noProof w:val="0"/>
            <w:lang w:val="en-CA"/>
          </w:rPr>
          <w:delText xml:space="preserve"> </w:delText>
        </w:r>
        <w:r w:rsidR="009A0714" w:rsidRPr="00247A13" w:rsidDel="001D2D68">
          <w:rPr>
            <w:rFonts w:cs="Times New Roman"/>
            <w:noProof w:val="0"/>
            <w:lang w:val="en-CA"/>
          </w:rPr>
          <w:delText xml:space="preserve">x </w:delText>
        </w:r>
      </w:del>
      <w:ins w:id="953" w:author="Daniel Stewart" w:date="2022-02-11T15:52:00Z">
        <w:r w:rsidR="009A0714">
          <w:rPr>
            <w:rFonts w:cs="Times New Roman"/>
            <w:i/>
            <w:noProof w:val="0"/>
            <w:lang w:val="en-CA"/>
          </w:rPr>
          <w:t xml:space="preserve"> × </w:t>
        </w:r>
      </w:ins>
      <w:r w:rsidR="009A0714" w:rsidRPr="00247A13">
        <w:rPr>
          <w:rFonts w:cs="Times New Roman"/>
          <w:i/>
          <w:noProof w:val="0"/>
          <w:lang w:val="en-CA"/>
        </w:rPr>
        <w:t>glauca</w:t>
      </w:r>
      <w:r w:rsidR="009A0714">
        <w:rPr>
          <w:rFonts w:cs="Times New Roman"/>
          <w:iCs/>
          <w:noProof w:val="0"/>
          <w:lang w:val="en-CA"/>
        </w:rPr>
        <w:t xml:space="preserve"> is present in the estuary</w:t>
      </w:r>
      <w:r w:rsidR="009A0714">
        <w:rPr>
          <w:rFonts w:cs="Times New Roman"/>
          <w:iCs/>
          <w:noProof w:val="0"/>
          <w:lang w:val="en-CA"/>
        </w:rPr>
        <w:t>, which is significant considering</w:t>
      </w:r>
      <w:r w:rsidR="003A1050">
        <w:rPr>
          <w:rFonts w:cs="Times New Roman"/>
          <w:iCs/>
          <w:noProof w:val="0"/>
          <w:lang w:val="en-CA"/>
        </w:rPr>
        <w:t xml:space="preserve"> </w:t>
      </w:r>
      <w:r w:rsidR="003A1050">
        <w:rPr>
          <w:rFonts w:cs="Times New Roman"/>
          <w:iCs/>
          <w:noProof w:val="0"/>
          <w:lang w:val="en-CA"/>
        </w:rPr>
        <w:t>the FRE occurs outside of the known continental distribution of this taxon</w:t>
      </w:r>
      <w:r w:rsidR="003A1050">
        <w:rPr>
          <w:rFonts w:cs="Times New Roman"/>
          <w:iCs/>
          <w:noProof w:val="0"/>
          <w:lang w:val="en-CA"/>
        </w:rPr>
        <w:t>, and</w:t>
      </w:r>
      <w:r w:rsidR="009A0714">
        <w:rPr>
          <w:rFonts w:cs="Times New Roman"/>
          <w:iCs/>
          <w:noProof w:val="0"/>
          <w:lang w:val="en-CA"/>
        </w:rPr>
        <w:t xml:space="preserve"> it had not been formally documented in British Columbia prior</w:t>
      </w:r>
      <w:r w:rsidR="003A1050">
        <w:rPr>
          <w:rFonts w:cs="Times New Roman"/>
          <w:iCs/>
          <w:noProof w:val="0"/>
          <w:lang w:val="en-CA"/>
        </w:rPr>
        <w:t>.</w:t>
      </w:r>
      <w:r w:rsidR="00386AA4">
        <w:rPr>
          <w:rFonts w:cs="Times New Roman"/>
          <w:iCs/>
          <w:noProof w:val="0"/>
          <w:lang w:val="en-CA"/>
        </w:rPr>
        <w:t xml:space="preserve"> </w:t>
      </w:r>
    </w:p>
    <w:p w14:paraId="38481014" w14:textId="4421885C" w:rsidR="00534849" w:rsidRDefault="003A1050" w:rsidP="007C3CD7">
      <w:pPr>
        <w:ind w:firstLine="284"/>
        <w:jc w:val="left"/>
        <w:rPr>
          <w:rFonts w:cs="Times New Roman"/>
          <w:noProof w:val="0"/>
          <w:lang w:val="en-CA"/>
        </w:rPr>
      </w:pPr>
      <w:r>
        <w:rPr>
          <w:rFonts w:cs="Times New Roman"/>
          <w:noProof w:val="0"/>
          <w:lang w:val="en-CA"/>
        </w:rPr>
        <w:t>W</w:t>
      </w:r>
      <w:r w:rsidR="00391F62" w:rsidRPr="00247A13">
        <w:rPr>
          <w:rFonts w:cs="Times New Roman"/>
          <w:noProof w:val="0"/>
          <w:lang w:val="en-CA"/>
        </w:rPr>
        <w:t xml:space="preserve">e </w:t>
      </w:r>
      <w:r>
        <w:rPr>
          <w:rFonts w:cs="Times New Roman"/>
          <w:noProof w:val="0"/>
          <w:lang w:val="en-CA"/>
        </w:rPr>
        <w:t xml:space="preserve">propose that </w:t>
      </w:r>
      <w:r w:rsidR="00D5628A">
        <w:rPr>
          <w:rFonts w:cs="Times New Roman"/>
          <w:i/>
          <w:iCs/>
          <w:noProof w:val="0"/>
          <w:lang w:val="en-CA"/>
        </w:rPr>
        <w:t xml:space="preserve">T. angustifolia </w:t>
      </w:r>
      <w:r w:rsidR="00D5628A" w:rsidRPr="00D5628A">
        <w:rPr>
          <w:rFonts w:cs="Times New Roman"/>
          <w:noProof w:val="0"/>
          <w:lang w:val="en-CA"/>
        </w:rPr>
        <w:t>and</w:t>
      </w:r>
      <w:r w:rsidR="00D5628A" w:rsidRPr="00D5628A">
        <w:rPr>
          <w:rFonts w:cs="Times New Roman"/>
          <w:i/>
          <w:noProof w:val="0"/>
          <w:lang w:val="en-CA"/>
        </w:rPr>
        <w:t xml:space="preserve"> </w:t>
      </w:r>
      <w:r w:rsidR="00D5628A" w:rsidRPr="00247A13">
        <w:rPr>
          <w:rFonts w:cs="Times New Roman"/>
          <w:i/>
          <w:noProof w:val="0"/>
          <w:lang w:val="en-CA"/>
        </w:rPr>
        <w:t>T.</w:t>
      </w:r>
      <w:del w:id="954" w:author="Daniel Stewart" w:date="2022-02-11T15:52:00Z">
        <w:r w:rsidR="00D5628A" w:rsidRPr="00247A13" w:rsidDel="001D2D68">
          <w:rPr>
            <w:rFonts w:cs="Times New Roman"/>
            <w:i/>
            <w:noProof w:val="0"/>
            <w:lang w:val="en-CA"/>
          </w:rPr>
          <w:delText xml:space="preserve"> </w:delText>
        </w:r>
        <w:r w:rsidR="00D5628A" w:rsidRPr="00247A13" w:rsidDel="001D2D68">
          <w:rPr>
            <w:rFonts w:cs="Times New Roman"/>
            <w:noProof w:val="0"/>
            <w:lang w:val="en-CA"/>
          </w:rPr>
          <w:delText xml:space="preserve">x </w:delText>
        </w:r>
      </w:del>
      <w:ins w:id="955" w:author="Daniel Stewart" w:date="2022-02-11T15:52:00Z">
        <w:r w:rsidR="00D5628A">
          <w:rPr>
            <w:rFonts w:cs="Times New Roman"/>
            <w:i/>
            <w:noProof w:val="0"/>
            <w:lang w:val="en-CA"/>
          </w:rPr>
          <w:t xml:space="preserve"> × </w:t>
        </w:r>
      </w:ins>
      <w:r w:rsidR="00D5628A" w:rsidRPr="00247A13">
        <w:rPr>
          <w:rFonts w:cs="Times New Roman"/>
          <w:i/>
          <w:noProof w:val="0"/>
          <w:lang w:val="en-CA"/>
        </w:rPr>
        <w:t>glauca</w:t>
      </w:r>
      <w:r w:rsidR="002E16F1" w:rsidRPr="00247A13">
        <w:rPr>
          <w:rFonts w:cs="Times New Roman"/>
          <w:noProof w:val="0"/>
          <w:lang w:val="en-CA"/>
        </w:rPr>
        <w:t xml:space="preserve"> </w:t>
      </w:r>
      <w:r>
        <w:rPr>
          <w:rFonts w:cs="Times New Roman"/>
          <w:noProof w:val="0"/>
          <w:lang w:val="en-CA"/>
        </w:rPr>
        <w:t xml:space="preserve">qualify </w:t>
      </w:r>
      <w:r w:rsidR="002E16F1" w:rsidRPr="00247A13">
        <w:rPr>
          <w:rFonts w:cs="Times New Roman"/>
          <w:noProof w:val="0"/>
          <w:lang w:val="en-CA"/>
        </w:rPr>
        <w:t>as cryptic</w:t>
      </w:r>
      <w:r w:rsidR="00FA7FE1">
        <w:rPr>
          <w:rFonts w:cs="Times New Roman"/>
          <w:noProof w:val="0"/>
          <w:lang w:val="en-CA"/>
        </w:rPr>
        <w:t xml:space="preserve"> invasive</w:t>
      </w:r>
      <w:r w:rsidR="009C1BE8">
        <w:rPr>
          <w:rFonts w:cs="Times New Roman"/>
          <w:noProof w:val="0"/>
          <w:lang w:val="en-CA"/>
        </w:rPr>
        <w:t xml:space="preserve"> species</w:t>
      </w:r>
      <w:r>
        <w:rPr>
          <w:rFonts w:cs="Times New Roman"/>
          <w:noProof w:val="0"/>
          <w:lang w:val="en-CA"/>
        </w:rPr>
        <w:t xml:space="preserve"> to the FRE</w:t>
      </w:r>
      <w:r w:rsidR="008150EA" w:rsidRPr="00247A13">
        <w:rPr>
          <w:rFonts w:cs="Times New Roman"/>
          <w:noProof w:val="0"/>
          <w:lang w:val="en-CA"/>
        </w:rPr>
        <w:t>,</w:t>
      </w:r>
      <w:r w:rsidR="002E16F1" w:rsidRPr="00247A13">
        <w:rPr>
          <w:rFonts w:cs="Times New Roman"/>
          <w:noProof w:val="0"/>
          <w:lang w:val="en-CA"/>
        </w:rPr>
        <w:t xml:space="preserve"> as </w:t>
      </w:r>
      <w:r w:rsidR="00D31D97">
        <w:rPr>
          <w:rFonts w:cs="Times New Roman"/>
          <w:noProof w:val="0"/>
          <w:lang w:val="en-CA"/>
        </w:rPr>
        <w:t xml:space="preserve">evidence suggests they have been present and establishing for decades with minimal </w:t>
      </w:r>
      <w:r w:rsidR="00FA7FE1">
        <w:rPr>
          <w:rFonts w:cs="Times New Roman"/>
          <w:noProof w:val="0"/>
          <w:lang w:val="en-CA"/>
        </w:rPr>
        <w:t>detection</w:t>
      </w:r>
      <w:r w:rsidR="00D31D97">
        <w:rPr>
          <w:rFonts w:cs="Times New Roman"/>
          <w:noProof w:val="0"/>
          <w:lang w:val="en-CA"/>
        </w:rPr>
        <w:t xml:space="preserve">. </w:t>
      </w:r>
      <w:r w:rsidR="00B17A1D" w:rsidRPr="00247A13">
        <w:rPr>
          <w:rFonts w:cs="Times New Roman"/>
          <w:noProof w:val="0"/>
          <w:lang w:val="en-CA"/>
        </w:rPr>
        <w:t>E</w:t>
      </w:r>
      <w:r w:rsidR="00BE55A7" w:rsidRPr="00247A13">
        <w:rPr>
          <w:rFonts w:cs="Times New Roman"/>
          <w:noProof w:val="0"/>
          <w:lang w:val="en-CA"/>
        </w:rPr>
        <w:t>vidence</w:t>
      </w:r>
      <w:r w:rsidR="00391F62" w:rsidRPr="00247A13">
        <w:rPr>
          <w:rFonts w:cs="Times New Roman"/>
          <w:noProof w:val="0"/>
          <w:lang w:val="en-CA"/>
        </w:rPr>
        <w:t xml:space="preserve"> </w:t>
      </w:r>
      <w:r w:rsidR="00B17A1D" w:rsidRPr="00247A13">
        <w:rPr>
          <w:rFonts w:cs="Times New Roman"/>
          <w:noProof w:val="0"/>
          <w:lang w:val="en-CA"/>
        </w:rPr>
        <w:t xml:space="preserve">of </w:t>
      </w:r>
      <w:r w:rsidR="00391F62" w:rsidRPr="00247A13">
        <w:rPr>
          <w:rFonts w:cs="Times New Roman"/>
          <w:noProof w:val="0"/>
          <w:lang w:val="en-CA"/>
        </w:rPr>
        <w:t>th</w:t>
      </w:r>
      <w:r w:rsidR="007E41C5" w:rsidRPr="00247A13">
        <w:rPr>
          <w:rFonts w:cs="Times New Roman"/>
          <w:noProof w:val="0"/>
          <w:lang w:val="en-CA"/>
        </w:rPr>
        <w:t>eir</w:t>
      </w:r>
      <w:r w:rsidR="0052273D" w:rsidRPr="00247A13">
        <w:rPr>
          <w:rFonts w:cs="Times New Roman"/>
          <w:noProof w:val="0"/>
          <w:lang w:val="en-CA"/>
        </w:rPr>
        <w:t xml:space="preserve"> long</w:t>
      </w:r>
      <w:r w:rsidR="00391F62" w:rsidRPr="00247A13">
        <w:rPr>
          <w:rFonts w:cs="Times New Roman"/>
          <w:noProof w:val="0"/>
          <w:lang w:val="en-CA"/>
        </w:rPr>
        <w:t xml:space="preserve"> duration</w:t>
      </w:r>
      <w:r w:rsidR="00BE55A7" w:rsidRPr="00247A13">
        <w:rPr>
          <w:rFonts w:cs="Times New Roman"/>
          <w:noProof w:val="0"/>
          <w:lang w:val="en-CA"/>
        </w:rPr>
        <w:t xml:space="preserve"> </w:t>
      </w:r>
      <w:r w:rsidR="007E41C5" w:rsidRPr="00247A13">
        <w:rPr>
          <w:rFonts w:cs="Times New Roman"/>
          <w:noProof w:val="0"/>
          <w:lang w:val="en-CA"/>
        </w:rPr>
        <w:t xml:space="preserve">in the estuary </w:t>
      </w:r>
      <w:r w:rsidR="00BE55A7" w:rsidRPr="00247A13">
        <w:rPr>
          <w:rFonts w:cs="Times New Roman"/>
          <w:noProof w:val="0"/>
          <w:lang w:val="en-CA"/>
        </w:rPr>
        <w:t>i</w:t>
      </w:r>
      <w:r w:rsidR="0052273D" w:rsidRPr="00247A13">
        <w:rPr>
          <w:rFonts w:cs="Times New Roman"/>
          <w:noProof w:val="0"/>
          <w:lang w:val="en-CA"/>
        </w:rPr>
        <w:t>ncludes</w:t>
      </w:r>
      <w:r w:rsidR="00BE55A7" w:rsidRPr="00247A13">
        <w:rPr>
          <w:rFonts w:cs="Times New Roman"/>
          <w:noProof w:val="0"/>
          <w:lang w:val="en-CA"/>
        </w:rPr>
        <w:t xml:space="preserve"> the</w:t>
      </w:r>
      <w:r w:rsidR="00305D7D" w:rsidRPr="00247A13">
        <w:rPr>
          <w:rFonts w:cs="Times New Roman"/>
          <w:noProof w:val="0"/>
          <w:lang w:val="en-CA"/>
        </w:rPr>
        <w:t>ir</w:t>
      </w:r>
      <w:r w:rsidR="001E1FC3">
        <w:rPr>
          <w:rFonts w:cs="Times New Roman"/>
          <w:noProof w:val="0"/>
          <w:lang w:val="en-CA"/>
        </w:rPr>
        <w:t xml:space="preserve"> extensive</w:t>
      </w:r>
      <w:r w:rsidR="00BE55A7" w:rsidRPr="00247A13">
        <w:rPr>
          <w:rFonts w:cs="Times New Roman"/>
          <w:noProof w:val="0"/>
          <w:lang w:val="en-CA"/>
        </w:rPr>
        <w:t xml:space="preserve"> </w:t>
      </w:r>
      <w:r w:rsidR="00C16724">
        <w:rPr>
          <w:rFonts w:cs="Times New Roman"/>
          <w:noProof w:val="0"/>
          <w:lang w:val="en-CA"/>
        </w:rPr>
        <w:t>coverage</w:t>
      </w:r>
      <w:r w:rsidR="00D31D97">
        <w:rPr>
          <w:rFonts w:cs="Times New Roman"/>
          <w:noProof w:val="0"/>
          <w:lang w:val="en-CA"/>
        </w:rPr>
        <w:t>,</w:t>
      </w:r>
      <w:r w:rsidR="002E16F1" w:rsidRPr="00247A13">
        <w:rPr>
          <w:rFonts w:cs="Times New Roman"/>
          <w:noProof w:val="0"/>
          <w:lang w:val="en-CA"/>
        </w:rPr>
        <w:t xml:space="preserve"> </w:t>
      </w:r>
      <w:r w:rsidR="00BE55A7" w:rsidRPr="00247A13">
        <w:rPr>
          <w:rFonts w:cs="Times New Roman"/>
          <w:noProof w:val="0"/>
          <w:lang w:val="en-CA"/>
        </w:rPr>
        <w:t xml:space="preserve">widespread </w:t>
      </w:r>
      <w:r w:rsidR="002E16F1" w:rsidRPr="00247A13">
        <w:rPr>
          <w:rFonts w:cs="Times New Roman"/>
          <w:noProof w:val="0"/>
          <w:lang w:val="en-CA"/>
        </w:rPr>
        <w:t>distribution</w:t>
      </w:r>
      <w:r w:rsidR="00D5628A">
        <w:rPr>
          <w:rFonts w:cs="Times New Roman"/>
          <w:noProof w:val="0"/>
          <w:lang w:val="en-CA"/>
        </w:rPr>
        <w:t xml:space="preserve"> over </w:t>
      </w:r>
      <w:r w:rsidR="00C16724">
        <w:rPr>
          <w:rFonts w:cs="Times New Roman"/>
          <w:noProof w:val="0"/>
          <w:lang w:val="en-CA"/>
        </w:rPr>
        <w:t>our study area</w:t>
      </w:r>
      <w:r w:rsidR="00AF10A8">
        <w:rPr>
          <w:rFonts w:cs="Times New Roman"/>
          <w:noProof w:val="0"/>
          <w:lang w:val="en-CA"/>
        </w:rPr>
        <w:t>, and herbarium</w:t>
      </w:r>
      <w:r w:rsidR="00765BEA">
        <w:rPr>
          <w:rFonts w:cs="Times New Roman"/>
          <w:noProof w:val="0"/>
          <w:lang w:val="en-CA"/>
        </w:rPr>
        <w:t xml:space="preserve"> records</w:t>
      </w:r>
      <w:r w:rsidR="00AF10A8">
        <w:rPr>
          <w:rFonts w:cs="Times New Roman"/>
          <w:noProof w:val="0"/>
          <w:lang w:val="en-CA"/>
        </w:rPr>
        <w:t>, where we found</w:t>
      </w:r>
      <w:r w:rsidR="00765BEA">
        <w:rPr>
          <w:rFonts w:cs="Times New Roman"/>
          <w:noProof w:val="0"/>
          <w:lang w:val="en-CA"/>
        </w:rPr>
        <w:t xml:space="preserve"> </w:t>
      </w:r>
      <w:r w:rsidR="00C16724">
        <w:rPr>
          <w:rFonts w:cs="Times New Roman"/>
          <w:noProof w:val="0"/>
          <w:lang w:val="en-CA"/>
        </w:rPr>
        <w:t xml:space="preserve">collections that appear to be </w:t>
      </w:r>
      <w:r w:rsidR="00AF10A8">
        <w:rPr>
          <w:rFonts w:cs="Times New Roman"/>
          <w:noProof w:val="0"/>
          <w:lang w:val="en-CA"/>
        </w:rPr>
        <w:t xml:space="preserve">misidentified </w:t>
      </w:r>
      <w:r w:rsidR="00765BEA" w:rsidRPr="00247A13">
        <w:rPr>
          <w:rFonts w:cs="Times New Roman"/>
          <w:i/>
          <w:noProof w:val="0"/>
          <w:lang w:val="en-CA"/>
        </w:rPr>
        <w:t>T.</w:t>
      </w:r>
      <w:del w:id="956" w:author="Daniel Stewart" w:date="2022-02-11T15:52:00Z">
        <w:r w:rsidR="00765BEA" w:rsidRPr="00247A13" w:rsidDel="001D2D68">
          <w:rPr>
            <w:rFonts w:cs="Times New Roman"/>
            <w:i/>
            <w:noProof w:val="0"/>
            <w:lang w:val="en-CA"/>
          </w:rPr>
          <w:delText xml:space="preserve"> </w:delText>
        </w:r>
        <w:r w:rsidR="00765BEA" w:rsidRPr="00247A13" w:rsidDel="001D2D68">
          <w:rPr>
            <w:rFonts w:cs="Times New Roman"/>
            <w:noProof w:val="0"/>
            <w:lang w:val="en-CA"/>
          </w:rPr>
          <w:delText xml:space="preserve">x </w:delText>
        </w:r>
      </w:del>
      <w:ins w:id="957" w:author="Daniel Stewart" w:date="2022-02-11T15:52:00Z">
        <w:r w:rsidR="00765BEA">
          <w:rPr>
            <w:rFonts w:cs="Times New Roman"/>
            <w:i/>
            <w:noProof w:val="0"/>
            <w:lang w:val="en-CA"/>
          </w:rPr>
          <w:t xml:space="preserve"> × </w:t>
        </w:r>
      </w:ins>
      <w:r w:rsidR="00765BEA" w:rsidRPr="00247A13">
        <w:rPr>
          <w:rFonts w:cs="Times New Roman"/>
          <w:i/>
          <w:noProof w:val="0"/>
          <w:lang w:val="en-CA"/>
        </w:rPr>
        <w:t>glauca</w:t>
      </w:r>
      <w:r w:rsidR="00AF10A8">
        <w:rPr>
          <w:rFonts w:cs="Times New Roman"/>
          <w:noProof w:val="0"/>
          <w:lang w:val="en-CA"/>
        </w:rPr>
        <w:t xml:space="preserve"> dating to </w:t>
      </w:r>
      <w:r w:rsidR="00C16724">
        <w:rPr>
          <w:rFonts w:cs="Times New Roman"/>
          <w:noProof w:val="0"/>
          <w:lang w:val="en-CA"/>
        </w:rPr>
        <w:t xml:space="preserve">the late 1970s </w:t>
      </w:r>
      <w:r w:rsidR="00AF10A8">
        <w:rPr>
          <w:rFonts w:cs="Times New Roman"/>
          <w:noProof w:val="0"/>
          <w:lang w:val="en-CA"/>
        </w:rPr>
        <w:t>(D. Stewart, unpublished data</w:t>
      </w:r>
      <w:r w:rsidR="00C16724">
        <w:rPr>
          <w:rFonts w:cs="Times New Roman"/>
          <w:noProof w:val="0"/>
          <w:lang w:val="en-CA"/>
        </w:rPr>
        <w:t xml:space="preserve">). </w:t>
      </w:r>
      <w:r w:rsidR="001712D1" w:rsidRPr="00247A13">
        <w:rPr>
          <w:rFonts w:cs="Times New Roman"/>
          <w:noProof w:val="0"/>
          <w:lang w:val="en-CA"/>
        </w:rPr>
        <w:t xml:space="preserve">This raises the question of </w:t>
      </w:r>
      <w:r w:rsidR="007749AC" w:rsidRPr="00247A13">
        <w:rPr>
          <w:rFonts w:cs="Times New Roman"/>
          <w:noProof w:val="0"/>
          <w:lang w:val="en-CA"/>
        </w:rPr>
        <w:t>how th</w:t>
      </w:r>
      <w:r w:rsidR="00EA017E" w:rsidRPr="00247A13">
        <w:rPr>
          <w:rFonts w:cs="Times New Roman"/>
          <w:noProof w:val="0"/>
          <w:lang w:val="en-CA"/>
        </w:rPr>
        <w:t>ese</w:t>
      </w:r>
      <w:r w:rsidR="00167AB7" w:rsidRPr="00247A13">
        <w:rPr>
          <w:rFonts w:cs="Times New Roman"/>
          <w:noProof w:val="0"/>
          <w:lang w:val="en-CA"/>
        </w:rPr>
        <w:t xml:space="preserve"> non-native</w:t>
      </w:r>
      <w:r w:rsidR="00EA017E" w:rsidRPr="00247A13">
        <w:rPr>
          <w:rFonts w:cs="Times New Roman"/>
          <w:noProof w:val="0"/>
          <w:lang w:val="en-CA"/>
        </w:rPr>
        <w:t xml:space="preserve"> </w:t>
      </w:r>
      <w:r w:rsidR="00E91664" w:rsidRPr="00247A13">
        <w:rPr>
          <w:rFonts w:cs="Times New Roman"/>
          <w:noProof w:val="0"/>
          <w:lang w:val="en-CA"/>
        </w:rPr>
        <w:t>taxa</w:t>
      </w:r>
      <w:r w:rsidR="00EA017E" w:rsidRPr="00247A13">
        <w:rPr>
          <w:rFonts w:cs="Times New Roman"/>
          <w:noProof w:val="0"/>
          <w:lang w:val="en-CA"/>
        </w:rPr>
        <w:t xml:space="preserve"> could be </w:t>
      </w:r>
      <w:r w:rsidR="00765BEA">
        <w:rPr>
          <w:rFonts w:cs="Times New Roman"/>
          <w:noProof w:val="0"/>
          <w:lang w:val="en-CA"/>
        </w:rPr>
        <w:t>present</w:t>
      </w:r>
      <w:r w:rsidR="00EA017E" w:rsidRPr="00247A13">
        <w:rPr>
          <w:rFonts w:cs="Times New Roman"/>
          <w:noProof w:val="0"/>
          <w:lang w:val="en-CA"/>
        </w:rPr>
        <w:t xml:space="preserve"> for</w:t>
      </w:r>
      <w:r w:rsidR="004F2681" w:rsidRPr="00247A13">
        <w:rPr>
          <w:rFonts w:cs="Times New Roman"/>
          <w:noProof w:val="0"/>
          <w:lang w:val="en-CA"/>
        </w:rPr>
        <w:t xml:space="preserve"> so long </w:t>
      </w:r>
      <w:r w:rsidR="007749AC" w:rsidRPr="00247A13">
        <w:rPr>
          <w:rFonts w:cs="Times New Roman"/>
          <w:noProof w:val="0"/>
          <w:lang w:val="en-CA"/>
        </w:rPr>
        <w:t>without detection</w:t>
      </w:r>
      <w:r w:rsidR="00AF10A8">
        <w:rPr>
          <w:rFonts w:cs="Times New Roman"/>
          <w:noProof w:val="0"/>
          <w:lang w:val="en-CA"/>
        </w:rPr>
        <w:t xml:space="preserve">, </w:t>
      </w:r>
      <w:r w:rsidR="00BE772F">
        <w:rPr>
          <w:rFonts w:cs="Times New Roman"/>
          <w:noProof w:val="0"/>
          <w:lang w:val="en-CA"/>
        </w:rPr>
        <w:t xml:space="preserve">particularly in an urban estuary that has undergone </w:t>
      </w:r>
      <w:r w:rsidR="0025577E">
        <w:rPr>
          <w:rFonts w:cs="Times New Roman"/>
          <w:noProof w:val="0"/>
          <w:lang w:val="en-CA"/>
        </w:rPr>
        <w:t xml:space="preserve">significant </w:t>
      </w:r>
      <w:r w:rsidR="00BE772F">
        <w:rPr>
          <w:rFonts w:cs="Times New Roman"/>
          <w:noProof w:val="0"/>
          <w:lang w:val="en-CA"/>
        </w:rPr>
        <w:t xml:space="preserve">study </w:t>
      </w:r>
      <w:r w:rsidR="00BE772F">
        <w:rPr>
          <w:rFonts w:cs="Times New Roman"/>
          <w:noProof w:val="0"/>
          <w:lang w:val="en-CA"/>
        </w:rPr>
        <w:fldChar w:fldCharType="begin"/>
      </w:r>
      <w:r w:rsidR="0025577E">
        <w:rPr>
          <w:rFonts w:cs="Times New Roman"/>
          <w:noProof w:val="0"/>
          <w:lang w:val="en-CA"/>
        </w:rPr>
        <w:instrText xml:space="preserve"> ADDIN ZOTERO_ITEM CSL_CITATION {"citationID":"FUzjL1pW","properties":{"formattedCitation":"(McLaren 1972; Bradfield &amp; Porter 1982; Hutchinson 1982)","plainCitation":"(McLaren 1972; Bradfield &amp; Porter 1982; Hutchinson 1982)","noteIndex":0},"citationItems":[{"id":501,"uris":["http://zotero.org/users/6112721/items/76MB8SZ5"],"itemData":{"id":501,"type":"report","publisher":"Fish &amp; Wildlife Branch, B.C. Department of Recreation &amp; Conservation","title":"A Vegetation Study of the Islands and Associated Marshes in the South Arm of the Fraser River, B.C., From the Deas Island Tunnel to Westham Island Foreshore","author":[{"family":"McLaren","given":"Karen A."}],"issued":{"date-parts":[["1972"]]}}},{"id":1158,"uris":["http://zotero.org/users/6112721/items/RMDZ9G3W"],"itemData":{"id":1158,"type":"article-journal","abstract":"Vegetation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trijoliata.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creeks.\nPrincipal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comparisons and helped to focus attention on factors influencing community development.","container-title":"Canadian Journal of Botany","language":"en","page":"440-451","source":"Zotero","title":"Vegetation structure and diversity components of a Fraser estuary tidal marsh","volume":"60","author":[{"family":"Bradfield","given":"Gary E"},{"family":"Porter","given":"Glendon L"}],"issued":{"date-parts":[["1982"]]}}},{"id":1551,"uris":["http://zotero.org/users/6112721/items/P5C7MJXZ"],"itemData":{"id":1551,"type":"article-journal","abstract":"A study of plant–environment relations was conducted on the foreshore marshes of Lulu Island in the Fraser River delta. Analysis of tidal records indicated that the marsh platform could be subdivided into three elevational zones: a low marsh dominated by Scirpus americanus and S. maritimus; a middle marsh dominated by Carex lyngbyei, Triglochin maritimum, and S. maritimus; and a high marsh community of Agrostis exarata, Potentilla pacifica, Distichlis spicata, and Typha latifolia. This is interpreted as a successional sequence. The low marsh experiences a maximum continuous submergence of 21–16 h, the middle marsh a maximum of 8 h, and the high marsh a maximum continuous exposure of &gt; 200 h. ANOVA results demonstrate the overwhelming importance of elevation (Typha, Potentilla, Distichlis) and elevation–salinity interactions (Scirpus spp., Carex, Agrostis) as controls on plant distribution. In addition substrate texture and moisture content are significantly associated with variations in species abundance. The Lulu Island marshes are floristically and ecologically similar to estuarine and deltaic marshes of Washington and Oregon. Variations in vegetation and successional pattern within this group are likely a function of fluvial regimes, which influence salinity and sediment characteristics.","container-title":"Canadian Journal of Botany","DOI":"10.1139/b82-061","ISSN":"0008-4026","issue":"4","journalAbbreviation":"Can. J. Bot.","language":"en","page":"452-462","source":"DOI.org (Crossref)","title":"Vegetation–environment relations in a brackish marsh, Lulu Island, Richmond, B.C.","volume":"60","author":[{"family":"Hutchinson","given":"I."}],"issued":{"date-parts":[["1982"]]}}}],"schema":"https://github.com/citation-style-language/schema/raw/master/csl-citation.json"} </w:instrText>
      </w:r>
      <w:r w:rsidR="00BE772F">
        <w:rPr>
          <w:rFonts w:cs="Times New Roman"/>
          <w:noProof w:val="0"/>
          <w:lang w:val="en-CA"/>
        </w:rPr>
        <w:fldChar w:fldCharType="separate"/>
      </w:r>
      <w:r w:rsidR="0025577E">
        <w:rPr>
          <w:rFonts w:cs="Times New Roman"/>
          <w:lang w:val="en-CA"/>
        </w:rPr>
        <w:t>(e.g., McLaren 1972; Bradfield &amp; Porter 1982; Hutchinson 1982)</w:t>
      </w:r>
      <w:r w:rsidR="00BE772F">
        <w:rPr>
          <w:rFonts w:cs="Times New Roman"/>
          <w:noProof w:val="0"/>
          <w:lang w:val="en-CA"/>
        </w:rPr>
        <w:fldChar w:fldCharType="end"/>
      </w:r>
      <w:r w:rsidR="00BE772F">
        <w:rPr>
          <w:rFonts w:cs="Times New Roman"/>
          <w:noProof w:val="0"/>
          <w:lang w:val="en-CA"/>
        </w:rPr>
        <w:t xml:space="preserve">. </w:t>
      </w:r>
      <w:r w:rsidR="00292683">
        <w:rPr>
          <w:rFonts w:cs="Times New Roman"/>
          <w:noProof w:val="0"/>
          <w:lang w:val="en-CA"/>
        </w:rPr>
        <w:t xml:space="preserve">Potential reasons include </w:t>
      </w:r>
      <w:r w:rsidR="00A07930" w:rsidRPr="00247A13">
        <w:rPr>
          <w:rFonts w:cs="Times New Roman"/>
          <w:noProof w:val="0"/>
          <w:lang w:val="en-CA"/>
        </w:rPr>
        <w:t>the morphological similarity between</w:t>
      </w:r>
      <w:r w:rsidR="00167AB7" w:rsidRPr="00247A13">
        <w:rPr>
          <w:rFonts w:cs="Times New Roman"/>
          <w:noProof w:val="0"/>
          <w:lang w:val="en-CA"/>
        </w:rPr>
        <w:t xml:space="preserve"> native and</w:t>
      </w:r>
      <w:r w:rsidR="00A07930" w:rsidRPr="00247A13">
        <w:rPr>
          <w:rFonts w:cs="Times New Roman"/>
          <w:noProof w:val="0"/>
          <w:lang w:val="en-CA"/>
        </w:rPr>
        <w:t xml:space="preserve"> </w:t>
      </w:r>
      <w:r w:rsidR="008B4864" w:rsidRPr="00247A13">
        <w:rPr>
          <w:rFonts w:cs="Times New Roman"/>
          <w:noProof w:val="0"/>
          <w:lang w:val="en-CA"/>
        </w:rPr>
        <w:t>non-native</w:t>
      </w:r>
      <w:r w:rsidR="00A07930" w:rsidRPr="00247A13">
        <w:rPr>
          <w:rFonts w:cs="Times New Roman"/>
          <w:noProof w:val="0"/>
          <w:lang w:val="en-CA"/>
        </w:rPr>
        <w:t xml:space="preserve"> </w:t>
      </w:r>
      <w:r w:rsidR="00AF10A8">
        <w:rPr>
          <w:rFonts w:cs="Times New Roman"/>
          <w:noProof w:val="0"/>
          <w:lang w:val="en-CA"/>
        </w:rPr>
        <w:t>taxa</w:t>
      </w:r>
      <w:r w:rsidR="00292683">
        <w:rPr>
          <w:rFonts w:cs="Times New Roman"/>
          <w:noProof w:val="0"/>
          <w:lang w:val="en-CA"/>
        </w:rPr>
        <w:t>, and</w:t>
      </w:r>
      <w:r w:rsidR="00A07930" w:rsidRPr="00247A13">
        <w:rPr>
          <w:rFonts w:cs="Times New Roman"/>
          <w:noProof w:val="0"/>
          <w:lang w:val="en-CA"/>
        </w:rPr>
        <w:t xml:space="preserve"> </w:t>
      </w:r>
      <w:r w:rsidR="00C94724" w:rsidRPr="00247A13">
        <w:rPr>
          <w:rFonts w:cs="Times New Roman"/>
          <w:noProof w:val="0"/>
          <w:lang w:val="en-CA"/>
        </w:rPr>
        <w:t>the</w:t>
      </w:r>
      <w:r w:rsidR="009A514D" w:rsidRPr="00247A13">
        <w:rPr>
          <w:rFonts w:cs="Times New Roman"/>
          <w:noProof w:val="0"/>
          <w:lang w:val="en-CA"/>
        </w:rPr>
        <w:t xml:space="preserve"> </w:t>
      </w:r>
      <w:r w:rsidR="00AF10A8">
        <w:rPr>
          <w:rFonts w:cs="Times New Roman"/>
          <w:noProof w:val="0"/>
          <w:lang w:val="en-CA"/>
        </w:rPr>
        <w:t xml:space="preserve">overall </w:t>
      </w:r>
      <w:r w:rsidR="009A514D" w:rsidRPr="00247A13">
        <w:rPr>
          <w:rFonts w:cs="Times New Roman"/>
          <w:noProof w:val="0"/>
          <w:lang w:val="en-CA"/>
        </w:rPr>
        <w:t>taxon</w:t>
      </w:r>
      <w:r w:rsidR="00C94724" w:rsidRPr="00247A13">
        <w:rPr>
          <w:rFonts w:cs="Times New Roman"/>
          <w:noProof w:val="0"/>
          <w:lang w:val="en-CA"/>
        </w:rPr>
        <w:t>omic</w:t>
      </w:r>
      <w:r w:rsidR="009A514D" w:rsidRPr="00247A13">
        <w:rPr>
          <w:rFonts w:cs="Times New Roman"/>
          <w:noProof w:val="0"/>
          <w:lang w:val="en-CA"/>
        </w:rPr>
        <w:t xml:space="preserve"> uncertainty of </w:t>
      </w:r>
      <w:r w:rsidR="009A514D" w:rsidRPr="00247A13">
        <w:rPr>
          <w:rFonts w:cs="Times New Roman"/>
          <w:i/>
          <w:noProof w:val="0"/>
          <w:lang w:val="en-CA"/>
        </w:rPr>
        <w:t>Typha</w:t>
      </w:r>
      <w:r w:rsidR="009A514D" w:rsidRPr="00247A13">
        <w:rPr>
          <w:rFonts w:cs="Times New Roman"/>
          <w:noProof w:val="0"/>
          <w:lang w:val="en-CA"/>
        </w:rPr>
        <w:t xml:space="preserve"> in the region. </w:t>
      </w:r>
      <w:r w:rsidR="001C1D7B" w:rsidRPr="00247A13">
        <w:rPr>
          <w:rFonts w:cs="Times New Roman"/>
          <w:noProof w:val="0"/>
          <w:lang w:val="en-CA"/>
        </w:rPr>
        <w:t>H</w:t>
      </w:r>
      <w:r w:rsidR="00796827" w:rsidRPr="00247A13">
        <w:rPr>
          <w:rFonts w:cs="Times New Roman"/>
          <w:noProof w:val="0"/>
          <w:lang w:val="en-CA"/>
        </w:rPr>
        <w:t xml:space="preserve">istorical </w:t>
      </w:r>
      <w:r w:rsidR="00E11AB2" w:rsidRPr="00247A13">
        <w:rPr>
          <w:rFonts w:cs="Times New Roman"/>
          <w:noProof w:val="0"/>
          <w:lang w:val="en-CA"/>
        </w:rPr>
        <w:t>h</w:t>
      </w:r>
      <w:r w:rsidR="009A514D" w:rsidRPr="00247A13">
        <w:rPr>
          <w:rFonts w:cs="Times New Roman"/>
          <w:noProof w:val="0"/>
          <w:lang w:val="en-CA"/>
        </w:rPr>
        <w:t xml:space="preserve">erbarium specimens and </w:t>
      </w:r>
      <w:r w:rsidR="0022139F" w:rsidRPr="00247A13">
        <w:rPr>
          <w:rFonts w:cs="Times New Roman"/>
          <w:noProof w:val="0"/>
          <w:lang w:val="en-CA"/>
        </w:rPr>
        <w:t xml:space="preserve">technical </w:t>
      </w:r>
      <w:r w:rsidR="009A514D" w:rsidRPr="00247A13">
        <w:rPr>
          <w:rFonts w:cs="Times New Roman"/>
          <w:noProof w:val="0"/>
          <w:lang w:val="en-CA"/>
        </w:rPr>
        <w:t>guides</w:t>
      </w:r>
      <w:r w:rsidR="009D2054" w:rsidRPr="00247A13">
        <w:rPr>
          <w:rFonts w:cs="Times New Roman"/>
          <w:noProof w:val="0"/>
          <w:lang w:val="en-CA"/>
        </w:rPr>
        <w:t xml:space="preserve"> in </w:t>
      </w:r>
      <w:r w:rsidR="00796827" w:rsidRPr="00247A13">
        <w:rPr>
          <w:rFonts w:cs="Times New Roman"/>
          <w:noProof w:val="0"/>
          <w:lang w:val="en-CA"/>
        </w:rPr>
        <w:t xml:space="preserve">British Columbia </w:t>
      </w:r>
      <w:r w:rsidR="00E11AB2" w:rsidRPr="00247A13">
        <w:rPr>
          <w:rFonts w:cs="Times New Roman"/>
          <w:noProof w:val="0"/>
          <w:lang w:val="en-CA"/>
        </w:rPr>
        <w:t>refer</w:t>
      </w:r>
      <w:r w:rsidR="009A514D" w:rsidRPr="00247A13">
        <w:rPr>
          <w:rFonts w:cs="Times New Roman"/>
          <w:noProof w:val="0"/>
          <w:lang w:val="en-CA"/>
        </w:rPr>
        <w:t xml:space="preserve"> to </w:t>
      </w:r>
      <w:r w:rsidR="009A514D" w:rsidRPr="00247A13">
        <w:rPr>
          <w:rFonts w:cs="Times New Roman"/>
          <w:i/>
          <w:noProof w:val="0"/>
          <w:lang w:val="en-CA"/>
        </w:rPr>
        <w:t>T. latifolia</w:t>
      </w:r>
      <w:r w:rsidR="009A514D" w:rsidRPr="00247A13">
        <w:rPr>
          <w:rFonts w:cs="Times New Roman"/>
          <w:noProof w:val="0"/>
          <w:lang w:val="en-CA"/>
        </w:rPr>
        <w:t xml:space="preserve"> forma </w:t>
      </w:r>
      <w:proofErr w:type="spellStart"/>
      <w:r w:rsidR="009A514D" w:rsidRPr="00247A13">
        <w:rPr>
          <w:rFonts w:cs="Times New Roman"/>
          <w:i/>
          <w:noProof w:val="0"/>
          <w:lang w:val="en-CA"/>
        </w:rPr>
        <w:t>ambigua</w:t>
      </w:r>
      <w:proofErr w:type="spellEnd"/>
      <w:r w:rsidR="00C604D8">
        <w:rPr>
          <w:rFonts w:cs="Times New Roman"/>
          <w:i/>
          <w:noProof w:val="0"/>
          <w:lang w:val="en-CA"/>
        </w:rPr>
        <w:t xml:space="preserve"> </w:t>
      </w:r>
      <w:r w:rsidR="00C604D8">
        <w:rPr>
          <w:rFonts w:cs="Times New Roman"/>
          <w:iCs/>
          <w:noProof w:val="0"/>
          <w:lang w:val="en-CA"/>
        </w:rPr>
        <w:t>(Sonder)</w:t>
      </w:r>
      <w:r w:rsidR="009A514D" w:rsidRPr="00247A13">
        <w:rPr>
          <w:rFonts w:cs="Times New Roman"/>
          <w:noProof w:val="0"/>
          <w:lang w:val="en-CA"/>
        </w:rPr>
        <w:t>,</w:t>
      </w:r>
      <w:r w:rsidR="00017393">
        <w:rPr>
          <w:rFonts w:cs="Times New Roman"/>
          <w:noProof w:val="0"/>
          <w:lang w:val="en-CA"/>
        </w:rPr>
        <w:t xml:space="preserve"> </w:t>
      </w:r>
      <w:r w:rsidR="009A514D" w:rsidRPr="00247A13">
        <w:rPr>
          <w:rFonts w:cs="Times New Roman"/>
          <w:noProof w:val="0"/>
          <w:lang w:val="en-CA"/>
        </w:rPr>
        <w:t xml:space="preserve">described </w:t>
      </w:r>
      <w:r w:rsidR="00E11AB2" w:rsidRPr="00247A13">
        <w:rPr>
          <w:rFonts w:cs="Times New Roman"/>
          <w:noProof w:val="0"/>
          <w:lang w:val="en-CA"/>
        </w:rPr>
        <w:t xml:space="preserve">as </w:t>
      </w:r>
      <w:r w:rsidR="00C604D8">
        <w:rPr>
          <w:rFonts w:cs="Times New Roman"/>
          <w:noProof w:val="0"/>
          <w:lang w:val="en-CA"/>
        </w:rPr>
        <w:t>“[having] narrower than average leaves and relatively slender spikes…</w:t>
      </w:r>
      <w:r w:rsidR="00E11AB2" w:rsidRPr="00247A13">
        <w:rPr>
          <w:rFonts w:cs="Times New Roman"/>
          <w:noProof w:val="0"/>
          <w:lang w:val="en-CA"/>
        </w:rPr>
        <w:t xml:space="preserve">[often resembling] </w:t>
      </w:r>
      <w:r w:rsidR="00E11AB2" w:rsidRPr="00247A13">
        <w:rPr>
          <w:rFonts w:cs="Times New Roman"/>
          <w:i/>
          <w:noProof w:val="0"/>
          <w:lang w:val="en-CA"/>
        </w:rPr>
        <w:t>T. angustifolia</w:t>
      </w:r>
      <w:r w:rsidR="00E11AB2" w:rsidRPr="00247A13">
        <w:rPr>
          <w:rFonts w:cs="Times New Roman"/>
          <w:noProof w:val="0"/>
          <w:lang w:val="en-CA"/>
        </w:rPr>
        <w:t xml:space="preserve"> in gross appearance</w:t>
      </w:r>
      <w:r w:rsidR="00B53033">
        <w:rPr>
          <w:rFonts w:cs="Times New Roman"/>
          <w:noProof w:val="0"/>
          <w:lang w:val="en-CA"/>
        </w:rPr>
        <w:t>, and may be reported as that species</w:t>
      </w:r>
      <w:r w:rsidR="00C604D8">
        <w:rPr>
          <w:rFonts w:cs="Times New Roman"/>
          <w:noProof w:val="0"/>
          <w:lang w:val="en-CA"/>
        </w:rPr>
        <w:t>”</w:t>
      </w:r>
      <w:r w:rsidR="00E11AB2" w:rsidRPr="00247A13">
        <w:rPr>
          <w:rFonts w:cs="Times New Roman"/>
          <w:noProof w:val="0"/>
          <w:lang w:val="en-CA"/>
        </w:rPr>
        <w:t xml:space="preserve"> </w:t>
      </w:r>
      <w:r w:rsidR="007E2489">
        <w:rPr>
          <w:rFonts w:cs="Times New Roman"/>
          <w:noProof w:val="0"/>
          <w:lang w:val="en-CA"/>
        </w:rPr>
        <w:fldChar w:fldCharType="begin"/>
      </w:r>
      <w:r w:rsidR="007E2489">
        <w:rPr>
          <w:rFonts w:cs="Times New Roman"/>
          <w:noProof w:val="0"/>
          <w:lang w:val="en-CA"/>
        </w:rPr>
        <w:instrText xml:space="preserve"> ADDIN ZOTERO_ITEM CSL_CITATION {"citationID":"WLIMMEyg","properties":{"formattedCitation":"(Brayshaw 1985)","plainCitation":"(Brayshaw 1985)","noteIndex":0},"citationItems":[{"id":526,"uris":["http://zotero.org/users/6112721/items/PPF5Y6GV"],"itemData":{"id":526,"type":"book","collection-number":"26","collection-title":"Occaisional Papers of the British Columbia Museum","ISBN":"0-7718-8465-6","language":"en","number-of-pages":"167","publisher":"British Columbia Museum","title":"Pondweeds and Bur-reeds, and Their Relatives, of British Columbia","author":[{"family":"Brayshaw","given":"T. Christopher"}],"issued":{"date-parts":[["1985"]]}}}],"schema":"https://github.com/citation-style-language/schema/raw/master/csl-citation.json"}  </w:instrText>
      </w:r>
      <w:r w:rsidR="007E2489">
        <w:rPr>
          <w:rFonts w:cs="Times New Roman"/>
          <w:noProof w:val="0"/>
          <w:lang w:val="en-CA"/>
        </w:rPr>
        <w:fldChar w:fldCharType="separate"/>
      </w:r>
      <w:r w:rsidR="007E2489">
        <w:rPr>
          <w:rFonts w:cs="Times New Roman"/>
          <w:lang w:val="en-CA"/>
        </w:rPr>
        <w:t>(Brayshaw 1985)</w:t>
      </w:r>
      <w:r w:rsidR="007E2489">
        <w:rPr>
          <w:rFonts w:cs="Times New Roman"/>
          <w:noProof w:val="0"/>
          <w:lang w:val="en-CA"/>
        </w:rPr>
        <w:fldChar w:fldCharType="end"/>
      </w:r>
      <w:r w:rsidR="00E11AB2" w:rsidRPr="00247A13">
        <w:rPr>
          <w:rFonts w:cs="Times New Roman"/>
          <w:noProof w:val="0"/>
          <w:lang w:val="en-CA"/>
        </w:rPr>
        <w:t xml:space="preserve">. </w:t>
      </w:r>
      <w:r w:rsidR="00C604D8">
        <w:rPr>
          <w:rFonts w:cs="Times New Roman"/>
          <w:noProof w:val="0"/>
          <w:lang w:val="en-CA"/>
        </w:rPr>
        <w:t>D</w:t>
      </w:r>
      <w:r w:rsidR="009A514D" w:rsidRPr="00247A13">
        <w:rPr>
          <w:rFonts w:cs="Times New Roman"/>
          <w:noProof w:val="0"/>
          <w:lang w:val="en-CA"/>
        </w:rPr>
        <w:t xml:space="preserve">ue to this </w:t>
      </w:r>
      <w:r w:rsidR="00E1212E" w:rsidRPr="00247A13">
        <w:rPr>
          <w:rFonts w:cs="Times New Roman"/>
          <w:noProof w:val="0"/>
          <w:lang w:val="en-CA"/>
        </w:rPr>
        <w:t>misnomer,</w:t>
      </w:r>
      <w:r w:rsidR="009A514D" w:rsidRPr="00247A13">
        <w:rPr>
          <w:rFonts w:cs="Times New Roman"/>
          <w:noProof w:val="0"/>
          <w:lang w:val="en-CA"/>
        </w:rPr>
        <w:t xml:space="preserve"> it</w:t>
      </w:r>
      <w:r w:rsidR="00BA0742" w:rsidRPr="00247A13">
        <w:rPr>
          <w:rFonts w:cs="Times New Roman"/>
          <w:noProof w:val="0"/>
          <w:lang w:val="en-CA"/>
        </w:rPr>
        <w:t xml:space="preserve"> is</w:t>
      </w:r>
      <w:r w:rsidR="009A514D" w:rsidRPr="00247A13">
        <w:rPr>
          <w:rFonts w:cs="Times New Roman"/>
          <w:noProof w:val="0"/>
          <w:lang w:val="en-CA"/>
        </w:rPr>
        <w:t xml:space="preserve"> possible that </w:t>
      </w:r>
      <w:r w:rsidR="009A514D" w:rsidRPr="00247A13">
        <w:rPr>
          <w:rFonts w:cs="Times New Roman"/>
          <w:i/>
          <w:noProof w:val="0"/>
          <w:lang w:val="en-CA"/>
        </w:rPr>
        <w:t>T.</w:t>
      </w:r>
      <w:del w:id="958" w:author="Daniel Stewart" w:date="2022-02-11T15:52:00Z">
        <w:r w:rsidR="009A514D" w:rsidRPr="00247A13" w:rsidDel="001D2D68">
          <w:rPr>
            <w:rFonts w:cs="Times New Roman"/>
            <w:i/>
            <w:noProof w:val="0"/>
            <w:lang w:val="en-CA"/>
          </w:rPr>
          <w:delText xml:space="preserve"> </w:delText>
        </w:r>
        <w:r w:rsidR="009A514D" w:rsidRPr="00247A13" w:rsidDel="001D2D68">
          <w:rPr>
            <w:rFonts w:cs="Times New Roman"/>
            <w:noProof w:val="0"/>
            <w:lang w:val="en-CA"/>
          </w:rPr>
          <w:delText xml:space="preserve">x </w:delText>
        </w:r>
      </w:del>
      <w:ins w:id="959" w:author="Daniel Stewart" w:date="2022-02-11T15:52:00Z">
        <w:r w:rsidR="001D2D68">
          <w:rPr>
            <w:rFonts w:cs="Times New Roman"/>
            <w:i/>
            <w:noProof w:val="0"/>
            <w:lang w:val="en-CA"/>
          </w:rPr>
          <w:t xml:space="preserve"> × </w:t>
        </w:r>
      </w:ins>
      <w:r w:rsidR="009A514D" w:rsidRPr="00247A13">
        <w:rPr>
          <w:rFonts w:cs="Times New Roman"/>
          <w:i/>
          <w:noProof w:val="0"/>
          <w:lang w:val="en-CA"/>
        </w:rPr>
        <w:t xml:space="preserve">glauca </w:t>
      </w:r>
      <w:r w:rsidR="00B54C7D">
        <w:rPr>
          <w:rFonts w:cs="Times New Roman"/>
          <w:noProof w:val="0"/>
          <w:lang w:val="en-CA"/>
        </w:rPr>
        <w:t xml:space="preserve">was </w:t>
      </w:r>
      <w:r w:rsidR="009A514D" w:rsidRPr="00247A13">
        <w:rPr>
          <w:rFonts w:cs="Times New Roman"/>
          <w:noProof w:val="0"/>
          <w:lang w:val="en-CA"/>
        </w:rPr>
        <w:t xml:space="preserve">misidentified </w:t>
      </w:r>
      <w:r w:rsidR="00B54C7D">
        <w:rPr>
          <w:rFonts w:cs="Times New Roman"/>
          <w:noProof w:val="0"/>
          <w:lang w:val="en-CA"/>
        </w:rPr>
        <w:t xml:space="preserve">for decades </w:t>
      </w:r>
      <w:r w:rsidR="009A514D" w:rsidRPr="00247A13">
        <w:rPr>
          <w:rFonts w:cs="Times New Roman"/>
          <w:noProof w:val="0"/>
          <w:lang w:val="en-CA"/>
        </w:rPr>
        <w:t xml:space="preserve">as </w:t>
      </w:r>
      <w:r w:rsidR="00292683">
        <w:rPr>
          <w:rFonts w:cs="Times New Roman"/>
          <w:noProof w:val="0"/>
          <w:lang w:val="en-CA"/>
        </w:rPr>
        <w:t xml:space="preserve">a </w:t>
      </w:r>
      <w:r w:rsidR="00292683" w:rsidRPr="00247A13">
        <w:rPr>
          <w:rFonts w:cs="Times New Roman"/>
          <w:noProof w:val="0"/>
          <w:lang w:val="en-CA"/>
        </w:rPr>
        <w:t>native forma</w:t>
      </w:r>
      <w:r w:rsidR="009A514D" w:rsidRPr="00247A13">
        <w:rPr>
          <w:rFonts w:cs="Times New Roman"/>
          <w:noProof w:val="0"/>
          <w:lang w:val="en-CA"/>
        </w:rPr>
        <w:t xml:space="preserve">. </w:t>
      </w:r>
      <w:r w:rsidR="00FA064F">
        <w:rPr>
          <w:rFonts w:cs="Times New Roman"/>
          <w:noProof w:val="0"/>
          <w:lang w:val="en-CA"/>
        </w:rPr>
        <w:t>H</w:t>
      </w:r>
      <w:r w:rsidR="00553F59" w:rsidRPr="00247A13">
        <w:rPr>
          <w:rFonts w:cs="Times New Roman"/>
          <w:noProof w:val="0"/>
          <w:lang w:val="en-CA"/>
        </w:rPr>
        <w:t>uman access to</w:t>
      </w:r>
      <w:r w:rsidR="002966EF">
        <w:rPr>
          <w:rFonts w:cs="Times New Roman"/>
          <w:noProof w:val="0"/>
          <w:lang w:val="en-CA"/>
        </w:rPr>
        <w:t xml:space="preserve"> these</w:t>
      </w:r>
      <w:r w:rsidR="00553F59" w:rsidRPr="00247A13">
        <w:rPr>
          <w:rFonts w:cs="Times New Roman"/>
          <w:noProof w:val="0"/>
          <w:lang w:val="en-CA"/>
        </w:rPr>
        <w:t xml:space="preserve"> t</w:t>
      </w:r>
      <w:r w:rsidR="008348EC">
        <w:rPr>
          <w:rFonts w:cs="Times New Roman"/>
          <w:noProof w:val="0"/>
          <w:lang w:val="en-CA"/>
        </w:rPr>
        <w:t>idal marsh</w:t>
      </w:r>
      <w:r w:rsidR="00553F59" w:rsidRPr="00247A13">
        <w:rPr>
          <w:rFonts w:cs="Times New Roman"/>
          <w:noProof w:val="0"/>
          <w:lang w:val="en-CA"/>
        </w:rPr>
        <w:t xml:space="preserve"> habitats </w:t>
      </w:r>
      <w:r w:rsidR="00FA064F">
        <w:rPr>
          <w:rFonts w:cs="Times New Roman"/>
          <w:noProof w:val="0"/>
          <w:lang w:val="en-CA"/>
        </w:rPr>
        <w:t>may have also been</w:t>
      </w:r>
      <w:r w:rsidR="00540C7B" w:rsidRPr="00247A13">
        <w:rPr>
          <w:rFonts w:cs="Times New Roman"/>
          <w:noProof w:val="0"/>
          <w:lang w:val="en-CA"/>
        </w:rPr>
        <w:t xml:space="preserve"> limited by</w:t>
      </w:r>
      <w:r w:rsidR="00553F59" w:rsidRPr="00247A13">
        <w:rPr>
          <w:rFonts w:cs="Times New Roman"/>
          <w:noProof w:val="0"/>
          <w:lang w:val="en-CA"/>
        </w:rPr>
        <w:t xml:space="preserve"> </w:t>
      </w:r>
      <w:r w:rsidR="00540C7B" w:rsidRPr="00247A13">
        <w:rPr>
          <w:rFonts w:cs="Times New Roman"/>
          <w:noProof w:val="0"/>
          <w:lang w:val="en-CA"/>
        </w:rPr>
        <w:t>hazardous</w:t>
      </w:r>
      <w:r w:rsidR="00553F59" w:rsidRPr="00247A13">
        <w:rPr>
          <w:rFonts w:cs="Times New Roman"/>
          <w:noProof w:val="0"/>
          <w:lang w:val="en-CA"/>
        </w:rPr>
        <w:t xml:space="preserve"> topography</w:t>
      </w:r>
      <w:r w:rsidR="00540C7B" w:rsidRPr="00247A13">
        <w:rPr>
          <w:rFonts w:cs="Times New Roman"/>
          <w:noProof w:val="0"/>
          <w:lang w:val="en-CA"/>
        </w:rPr>
        <w:t xml:space="preserve">, </w:t>
      </w:r>
      <w:r w:rsidR="00553F59" w:rsidRPr="00247A13">
        <w:rPr>
          <w:rFonts w:cs="Times New Roman"/>
          <w:noProof w:val="0"/>
          <w:lang w:val="en-CA"/>
        </w:rPr>
        <w:t xml:space="preserve">tidal </w:t>
      </w:r>
      <w:r w:rsidR="00540C7B" w:rsidRPr="00247A13">
        <w:rPr>
          <w:rFonts w:cs="Times New Roman"/>
          <w:noProof w:val="0"/>
          <w:lang w:val="en-CA"/>
        </w:rPr>
        <w:t>cycle</w:t>
      </w:r>
      <w:r w:rsidR="001C002C" w:rsidRPr="00247A13">
        <w:rPr>
          <w:rFonts w:cs="Times New Roman"/>
          <w:noProof w:val="0"/>
          <w:lang w:val="en-CA"/>
        </w:rPr>
        <w:t>s</w:t>
      </w:r>
      <w:r w:rsidR="00540C7B" w:rsidRPr="00247A13">
        <w:rPr>
          <w:rFonts w:cs="Times New Roman"/>
          <w:noProof w:val="0"/>
          <w:lang w:val="en-CA"/>
        </w:rPr>
        <w:t>, and</w:t>
      </w:r>
      <w:r w:rsidR="001C002C" w:rsidRPr="00247A13">
        <w:rPr>
          <w:rFonts w:cs="Times New Roman"/>
          <w:noProof w:val="0"/>
          <w:lang w:val="en-CA"/>
        </w:rPr>
        <w:t xml:space="preserve"> </w:t>
      </w:r>
      <w:r w:rsidR="00540C7B" w:rsidRPr="00247A13">
        <w:rPr>
          <w:rFonts w:cs="Times New Roman"/>
          <w:noProof w:val="0"/>
          <w:lang w:val="en-CA"/>
        </w:rPr>
        <w:t>geographical isolation</w:t>
      </w:r>
      <w:r w:rsidR="00B54C7D">
        <w:rPr>
          <w:rFonts w:cs="Times New Roman"/>
          <w:noProof w:val="0"/>
          <w:lang w:val="en-CA"/>
        </w:rPr>
        <w:t>, despite being in a major metropolitan area</w:t>
      </w:r>
      <w:r w:rsidR="00540C7B" w:rsidRPr="00247A13">
        <w:rPr>
          <w:rFonts w:cs="Times New Roman"/>
          <w:noProof w:val="0"/>
          <w:lang w:val="en-CA"/>
        </w:rPr>
        <w:t>.</w:t>
      </w:r>
      <w:r w:rsidR="00553F59" w:rsidRPr="00247A13">
        <w:rPr>
          <w:rFonts w:cs="Times New Roman"/>
          <w:noProof w:val="0"/>
          <w:lang w:val="en-CA"/>
        </w:rPr>
        <w:t xml:space="preserve"> </w:t>
      </w:r>
      <w:r w:rsidR="001C002C" w:rsidRPr="00247A13">
        <w:rPr>
          <w:rFonts w:cs="Times New Roman"/>
          <w:noProof w:val="0"/>
          <w:lang w:val="en-CA"/>
        </w:rPr>
        <w:t>Thus</w:t>
      </w:r>
      <w:r w:rsidR="00553F59" w:rsidRPr="00247A13">
        <w:rPr>
          <w:rFonts w:cs="Times New Roman"/>
          <w:noProof w:val="0"/>
          <w:lang w:val="en-CA"/>
        </w:rPr>
        <w:t>, man</w:t>
      </w:r>
      <w:r w:rsidR="004A5452" w:rsidRPr="00247A13">
        <w:rPr>
          <w:rFonts w:cs="Times New Roman"/>
          <w:noProof w:val="0"/>
          <w:lang w:val="en-CA"/>
        </w:rPr>
        <w:t>y of the worst invaded areas, which presumably underwent composition</w:t>
      </w:r>
      <w:r w:rsidR="00540C7B" w:rsidRPr="00247A13">
        <w:rPr>
          <w:rFonts w:cs="Times New Roman"/>
          <w:noProof w:val="0"/>
          <w:lang w:val="en-CA"/>
        </w:rPr>
        <w:t xml:space="preserve">al </w:t>
      </w:r>
      <w:r w:rsidR="004A5452" w:rsidRPr="00247A13">
        <w:rPr>
          <w:rFonts w:cs="Times New Roman"/>
          <w:noProof w:val="0"/>
          <w:lang w:val="en-CA"/>
        </w:rPr>
        <w:t>change</w:t>
      </w:r>
      <w:r w:rsidR="00540C7B" w:rsidRPr="00247A13">
        <w:rPr>
          <w:rFonts w:cs="Times New Roman"/>
          <w:noProof w:val="0"/>
          <w:lang w:val="en-CA"/>
        </w:rPr>
        <w:t xml:space="preserve"> within decades</w:t>
      </w:r>
      <w:r w:rsidR="004A5452" w:rsidRPr="00247A13">
        <w:rPr>
          <w:rFonts w:cs="Times New Roman"/>
          <w:noProof w:val="0"/>
          <w:lang w:val="en-CA"/>
        </w:rPr>
        <w:t>, were not</w:t>
      </w:r>
      <w:r w:rsidR="00540C7B" w:rsidRPr="00247A13">
        <w:rPr>
          <w:rFonts w:cs="Times New Roman"/>
          <w:noProof w:val="0"/>
          <w:lang w:val="en-CA"/>
        </w:rPr>
        <w:t xml:space="preserve"> under </w:t>
      </w:r>
      <w:r w:rsidR="009D2054" w:rsidRPr="00247A13">
        <w:rPr>
          <w:rFonts w:cs="Times New Roman"/>
          <w:noProof w:val="0"/>
          <w:lang w:val="en-CA"/>
        </w:rPr>
        <w:t>regular observation</w:t>
      </w:r>
      <w:r w:rsidR="001712D1" w:rsidRPr="00247A13">
        <w:rPr>
          <w:rFonts w:cs="Times New Roman"/>
          <w:noProof w:val="0"/>
          <w:lang w:val="en-CA"/>
        </w:rPr>
        <w:t>.</w:t>
      </w:r>
      <w:r w:rsidR="00A71184">
        <w:rPr>
          <w:rFonts w:cs="Times New Roman"/>
          <w:noProof w:val="0"/>
          <w:lang w:val="en-CA"/>
        </w:rPr>
        <w:t xml:space="preserve"> </w:t>
      </w:r>
      <w:r w:rsidR="00534849">
        <w:rPr>
          <w:rFonts w:cs="Times New Roman"/>
          <w:noProof w:val="0"/>
          <w:lang w:val="en-CA"/>
        </w:rPr>
        <w:t xml:space="preserve">Whatever the cause, our findings underline the importance of </w:t>
      </w:r>
      <w:r w:rsidR="00BF685B">
        <w:rPr>
          <w:rFonts w:cs="Times New Roman"/>
          <w:noProof w:val="0"/>
          <w:lang w:val="en-CA"/>
        </w:rPr>
        <w:t xml:space="preserve">preventative </w:t>
      </w:r>
      <w:r w:rsidR="0025577E">
        <w:rPr>
          <w:rFonts w:cs="Times New Roman"/>
          <w:noProof w:val="0"/>
          <w:lang w:val="en-CA"/>
        </w:rPr>
        <w:t xml:space="preserve">measures </w:t>
      </w:r>
      <w:r w:rsidR="00534849">
        <w:rPr>
          <w:rFonts w:cs="Times New Roman"/>
          <w:noProof w:val="0"/>
          <w:lang w:val="en-CA"/>
        </w:rPr>
        <w:t>that can</w:t>
      </w:r>
      <w:r w:rsidR="004D7941">
        <w:rPr>
          <w:rFonts w:cs="Times New Roman"/>
          <w:noProof w:val="0"/>
          <w:lang w:val="en-CA"/>
        </w:rPr>
        <w:t xml:space="preserve"> assist in</w:t>
      </w:r>
      <w:r w:rsidR="00534849">
        <w:rPr>
          <w:rFonts w:cs="Times New Roman"/>
          <w:noProof w:val="0"/>
          <w:lang w:val="en-CA"/>
        </w:rPr>
        <w:t xml:space="preserve"> “decrypt</w:t>
      </w:r>
      <w:r w:rsidR="004D7941">
        <w:rPr>
          <w:rFonts w:cs="Times New Roman"/>
          <w:noProof w:val="0"/>
          <w:lang w:val="en-CA"/>
        </w:rPr>
        <w:t>ing</w:t>
      </w:r>
      <w:r w:rsidR="00534849">
        <w:rPr>
          <w:rFonts w:cs="Times New Roman"/>
          <w:noProof w:val="0"/>
          <w:lang w:val="en-CA"/>
        </w:rPr>
        <w:t>”</w:t>
      </w:r>
      <w:r w:rsidR="00C2663C">
        <w:rPr>
          <w:rFonts w:cs="Times New Roman"/>
          <w:noProof w:val="0"/>
          <w:lang w:val="en-CA"/>
        </w:rPr>
        <w:t xml:space="preserve"> invasive species, </w:t>
      </w:r>
      <w:r w:rsidR="00534849">
        <w:rPr>
          <w:rFonts w:cs="Times New Roman"/>
          <w:noProof w:val="0"/>
          <w:lang w:val="en-CA"/>
        </w:rPr>
        <w:t xml:space="preserve">particularly on the </w:t>
      </w:r>
      <w:r w:rsidR="008348EC">
        <w:rPr>
          <w:rFonts w:cs="Times New Roman"/>
          <w:noProof w:val="0"/>
          <w:lang w:val="en-CA"/>
        </w:rPr>
        <w:t>margins</w:t>
      </w:r>
      <w:r w:rsidR="00534849">
        <w:rPr>
          <w:rFonts w:cs="Times New Roman"/>
          <w:noProof w:val="0"/>
          <w:lang w:val="en-CA"/>
        </w:rPr>
        <w:t xml:space="preserve"> of a</w:t>
      </w:r>
      <w:r w:rsidR="008348EC">
        <w:rPr>
          <w:rFonts w:cs="Times New Roman"/>
          <w:noProof w:val="0"/>
          <w:lang w:val="en-CA"/>
        </w:rPr>
        <w:t xml:space="preserve"> continental</w:t>
      </w:r>
      <w:r w:rsidR="00534849">
        <w:rPr>
          <w:rFonts w:cs="Times New Roman"/>
          <w:noProof w:val="0"/>
          <w:lang w:val="en-CA"/>
        </w:rPr>
        <w:t xml:space="preserve"> invasion </w:t>
      </w:r>
      <w:r w:rsidR="004E1B2E">
        <w:rPr>
          <w:rFonts w:cs="Times New Roman"/>
          <w:noProof w:val="0"/>
          <w:lang w:val="en-CA"/>
        </w:rPr>
        <w:t xml:space="preserve">where (1) </w:t>
      </w:r>
      <w:r w:rsidR="00BF685B">
        <w:rPr>
          <w:rFonts w:cs="Times New Roman"/>
          <w:noProof w:val="0"/>
          <w:lang w:val="en-CA"/>
        </w:rPr>
        <w:t>regional awareness</w:t>
      </w:r>
      <w:r w:rsidR="004E1B2E">
        <w:rPr>
          <w:rFonts w:cs="Times New Roman"/>
          <w:noProof w:val="0"/>
          <w:lang w:val="en-CA"/>
        </w:rPr>
        <w:t xml:space="preserve"> </w:t>
      </w:r>
      <w:r w:rsidR="00BF685B">
        <w:rPr>
          <w:rFonts w:cs="Times New Roman"/>
          <w:noProof w:val="0"/>
          <w:lang w:val="en-CA"/>
        </w:rPr>
        <w:t>may be lacking</w:t>
      </w:r>
      <w:r w:rsidR="004E1B2E">
        <w:rPr>
          <w:rFonts w:cs="Times New Roman"/>
          <w:noProof w:val="0"/>
          <w:lang w:val="en-CA"/>
        </w:rPr>
        <w:t xml:space="preserve">, and (2) the importance of early detection </w:t>
      </w:r>
      <w:r w:rsidR="00381732">
        <w:rPr>
          <w:rFonts w:cs="Times New Roman"/>
          <w:noProof w:val="0"/>
          <w:lang w:val="en-CA"/>
        </w:rPr>
        <w:t xml:space="preserve">and rapid response measures are most pronounced </w:t>
      </w:r>
      <w:r w:rsidR="00381732">
        <w:rPr>
          <w:rFonts w:cs="Times New Roman"/>
          <w:noProof w:val="0"/>
          <w:lang w:val="en-CA"/>
        </w:rPr>
        <w:fldChar w:fldCharType="begin"/>
      </w:r>
      <w:r w:rsidR="00381732">
        <w:rPr>
          <w:rFonts w:cs="Times New Roman"/>
          <w:noProof w:val="0"/>
          <w:lang w:val="en-CA"/>
        </w:rPr>
        <w:instrText xml:space="preserve"> ADDIN ZOTERO_ITEM CSL_CITATION {"citationID":"3UWTySAz","properties":{"formattedCitation":"(Ahmed et al. 2022)","plainCitation":"(Ahmed et al. 2022)","noteIndex":0},"citationItems":[{"id":2150,"uris":["http://zotero.org/users/6112721/items/5PRXSJ9W"],"itemData":{"id":2150,"type":"article-journal","abstract":"Abstract\n            \n              Ecological and socioeconomic impacts from biological invasions are rapidly escalating worldwide. While effective management underpins impact mitigation, such actions are often delayed, insufficient or entirely absent. Presently, management delays emanate from a lack of monetary rationale to invest at early invasion stages, which precludes effective prevention and eradication. Here, we provide such rationale by developing a conceptual model to quantify the cost of inaction, i.e., the additional expenditure due to delayed management, under varying time delays and management efficiencies. Further, we apply the model to management and damage cost data from a relatively data-rich genus (\n              Aedes\n              mosquitoes). Our model demonstrates that rapid management interventions following invasion drastically minimise costs. We also identify key points in time that differentiate among scenarios of timely, delayed and severely delayed management intervention. Any management action during the severely delayed phase results in substantial losses\n              \n                \n                  $$( &gt; 50\\%$$\n                  \n                    \n                      (\n                      &gt;\n                      50\n                      %\n                    \n                  \n                \n              \n              of the potential maximum loss). For\n              Aedes\n              spp., we estimate that the existing management delay of 55 years led to an additional total cost of approximately $ 4.57 billion (14% of the maximum cost), compared to a scenario with management action only seven years prior (&lt; 1% of the maximum cost). Moreover, we estimate that in the absence of management action, long-term losses would have accumulated to US$ 32.31 billion, or more than seven times the observed inaction cost. These results highlight the need for more timely management of invasive alien species—either pre-invasion, or as soon as possible after detection—by demonstrating how early investments rapidly reduce long-term economic impacts.","container-title":"Biological Invasions","DOI":"10.1007/s10530-022-02755-0","ISSN":"1387-3547, 1573-1464","journalAbbreviation":"Biol Invasions","language":"en","source":"DOI.org (Crossref)","title":"Managing biological invasions: the cost of inaction","title-short":"Managing biological invasions","URL":"https://link.springer.com/10.1007/s10530-022-02755-0","author":[{"family":"Ahmed","given":"Danish A."},{"family":"Hudgins","given":"Emma J."},{"family":"Cuthbert","given":"Ross N."},{"family":"Kourantidou","given":"Melina"},{"family":"Diagne","given":"Christophe"},{"family":"Haubrock","given":"Phillip J."},{"family":"Leung","given":"Brian"},{"family":"Liu","given":"Chunlong"},{"family":"Leroy","given":"Boris"},{"family":"Petrovskii","given":"Sergei"},{"family":"Beidas","given":"Ayah"},{"family":"Courchamp","given":"Franck"}],"accessed":{"date-parts":[["2022",3,23]]},"issued":{"date-parts":[["2022",3,18]]}}}],"schema":"https://github.com/citation-style-language/schema/raw/master/csl-citation.json"} </w:instrText>
      </w:r>
      <w:r w:rsidR="00381732">
        <w:rPr>
          <w:rFonts w:cs="Times New Roman"/>
          <w:noProof w:val="0"/>
          <w:lang w:val="en-CA"/>
        </w:rPr>
        <w:fldChar w:fldCharType="separate"/>
      </w:r>
      <w:r w:rsidR="00381732">
        <w:rPr>
          <w:rFonts w:cs="Times New Roman"/>
          <w:lang w:val="en-CA"/>
        </w:rPr>
        <w:t>(Ahmed et al. 2022)</w:t>
      </w:r>
      <w:r w:rsidR="00381732">
        <w:rPr>
          <w:rFonts w:cs="Times New Roman"/>
          <w:noProof w:val="0"/>
          <w:lang w:val="en-CA"/>
        </w:rPr>
        <w:fldChar w:fldCharType="end"/>
      </w:r>
      <w:r w:rsidR="00381732">
        <w:rPr>
          <w:rFonts w:cs="Times New Roman"/>
          <w:noProof w:val="0"/>
          <w:lang w:val="en-CA"/>
        </w:rPr>
        <w:t>.</w:t>
      </w:r>
    </w:p>
    <w:p w14:paraId="3C11AEED" w14:textId="7B90940E" w:rsidR="00F42DFF" w:rsidRDefault="00307AC0" w:rsidP="0046310F">
      <w:pPr>
        <w:ind w:firstLine="284"/>
        <w:jc w:val="left"/>
        <w:rPr>
          <w:rFonts w:cs="Times New Roman"/>
          <w:noProof w:val="0"/>
          <w:lang w:val="en-CA"/>
        </w:rPr>
      </w:pPr>
      <w:r>
        <w:rPr>
          <w:rFonts w:cs="Times New Roman"/>
          <w:noProof w:val="0"/>
          <w:lang w:val="en-CA"/>
        </w:rPr>
        <w:lastRenderedPageBreak/>
        <w:t>Though c</w:t>
      </w:r>
      <w:r w:rsidR="00381732">
        <w:rPr>
          <w:rFonts w:cs="Times New Roman"/>
          <w:noProof w:val="0"/>
          <w:lang w:val="en-CA"/>
        </w:rPr>
        <w:t xml:space="preserve">onsidered invasive in many parts of North America, </w:t>
      </w:r>
      <w:r w:rsidR="008348EC">
        <w:rPr>
          <w:rFonts w:cs="Times New Roman"/>
          <w:noProof w:val="0"/>
          <w:lang w:val="en-CA"/>
        </w:rPr>
        <w:t>few studies</w:t>
      </w:r>
      <w:r w:rsidR="00D07D0A">
        <w:rPr>
          <w:rFonts w:cs="Times New Roman"/>
          <w:noProof w:val="0"/>
          <w:lang w:val="en-CA"/>
        </w:rPr>
        <w:t xml:space="preserve"> have</w:t>
      </w:r>
      <w:r w:rsidR="008348EC">
        <w:rPr>
          <w:rFonts w:cs="Times New Roman"/>
          <w:noProof w:val="0"/>
          <w:lang w:val="en-CA"/>
        </w:rPr>
        <w:t xml:space="preserve"> document</w:t>
      </w:r>
      <w:r w:rsidR="00D07D0A">
        <w:rPr>
          <w:rFonts w:cs="Times New Roman"/>
          <w:noProof w:val="0"/>
          <w:lang w:val="en-CA"/>
        </w:rPr>
        <w:t xml:space="preserve">ed </w:t>
      </w:r>
      <w:r w:rsidR="002E623E">
        <w:rPr>
          <w:rFonts w:cs="Times New Roman"/>
          <w:noProof w:val="0"/>
          <w:lang w:val="en-CA"/>
        </w:rPr>
        <w:t>the impact</w:t>
      </w:r>
      <w:r w:rsidR="002D74CA">
        <w:rPr>
          <w:rFonts w:cs="Times New Roman"/>
          <w:noProof w:val="0"/>
          <w:lang w:val="en-CA"/>
        </w:rPr>
        <w:t>s</w:t>
      </w:r>
      <w:r w:rsidR="00FF4D91">
        <w:rPr>
          <w:rFonts w:cs="Times New Roman"/>
          <w:noProof w:val="0"/>
          <w:lang w:val="en-CA"/>
        </w:rPr>
        <w:t xml:space="preserve"> </w:t>
      </w:r>
      <w:r w:rsidR="002E623E">
        <w:rPr>
          <w:rFonts w:cs="Times New Roman"/>
          <w:noProof w:val="0"/>
          <w:lang w:val="en-CA"/>
        </w:rPr>
        <w:t>of these taxa</w:t>
      </w:r>
      <w:r w:rsidR="00017393" w:rsidRPr="00247A13">
        <w:rPr>
          <w:rFonts w:cs="Times New Roman"/>
          <w:noProof w:val="0"/>
          <w:lang w:val="en-CA"/>
        </w:rPr>
        <w:t xml:space="preserve"> </w:t>
      </w:r>
      <w:r w:rsidR="00017393">
        <w:rPr>
          <w:rFonts w:cs="Times New Roman"/>
          <w:noProof w:val="0"/>
          <w:lang w:val="en-CA"/>
        </w:rPr>
        <w:t xml:space="preserve">in </w:t>
      </w:r>
      <w:r w:rsidR="00017393" w:rsidRPr="00247A13">
        <w:rPr>
          <w:rFonts w:cs="Times New Roman"/>
          <w:noProof w:val="0"/>
          <w:lang w:val="en-CA"/>
        </w:rPr>
        <w:t>Pacific Northwest estuaries</w:t>
      </w:r>
      <w:r w:rsidR="002D74CA">
        <w:rPr>
          <w:rFonts w:cs="Times New Roman"/>
          <w:noProof w:val="0"/>
          <w:lang w:val="en-CA"/>
        </w:rPr>
        <w:t>. A</w:t>
      </w:r>
      <w:r w:rsidR="003C7513" w:rsidRPr="00247A13">
        <w:rPr>
          <w:rFonts w:cs="Times New Roman"/>
          <w:noProof w:val="0"/>
          <w:lang w:val="en-CA"/>
        </w:rPr>
        <w:t>lleging</w:t>
      </w:r>
      <w:r w:rsidR="001177F8" w:rsidRPr="00247A13">
        <w:rPr>
          <w:rFonts w:cs="Times New Roman"/>
          <w:noProof w:val="0"/>
          <w:lang w:val="en-CA"/>
        </w:rPr>
        <w:t xml:space="preserve"> </w:t>
      </w:r>
      <w:r w:rsidR="008C7648">
        <w:rPr>
          <w:rFonts w:cs="Times New Roman"/>
          <w:noProof w:val="0"/>
          <w:lang w:val="en-CA"/>
        </w:rPr>
        <w:t xml:space="preserve">non-native cattails </w:t>
      </w:r>
      <w:r w:rsidR="00C2663C">
        <w:rPr>
          <w:rFonts w:cs="Times New Roman"/>
          <w:noProof w:val="0"/>
          <w:lang w:val="en-CA"/>
        </w:rPr>
        <w:t>qualify as invasive species</w:t>
      </w:r>
      <w:r w:rsidR="005C1A4E">
        <w:rPr>
          <w:rFonts w:cs="Times New Roman"/>
          <w:noProof w:val="0"/>
          <w:lang w:val="en-CA"/>
        </w:rPr>
        <w:t xml:space="preserve"> in this region</w:t>
      </w:r>
      <w:r w:rsidR="00C2663C">
        <w:rPr>
          <w:rFonts w:cs="Times New Roman"/>
          <w:noProof w:val="0"/>
          <w:lang w:val="en-CA"/>
        </w:rPr>
        <w:t xml:space="preserve">, </w:t>
      </w:r>
      <w:r w:rsidR="00DB4A7A">
        <w:rPr>
          <w:rFonts w:cs="Times New Roman"/>
          <w:noProof w:val="0"/>
          <w:lang w:val="en-CA"/>
        </w:rPr>
        <w:t xml:space="preserve">and </w:t>
      </w:r>
      <w:r w:rsidR="00D07D0A">
        <w:rPr>
          <w:rFonts w:cs="Times New Roman"/>
          <w:noProof w:val="0"/>
          <w:lang w:val="en-CA"/>
        </w:rPr>
        <w:t xml:space="preserve">are </w:t>
      </w:r>
      <w:r w:rsidR="00C2663C">
        <w:rPr>
          <w:rFonts w:cs="Times New Roman"/>
          <w:noProof w:val="0"/>
          <w:lang w:val="en-CA"/>
        </w:rPr>
        <w:t xml:space="preserve">thus linked to </w:t>
      </w:r>
      <w:r w:rsidR="001177F8" w:rsidRPr="00247A13">
        <w:rPr>
          <w:rFonts w:cs="Times New Roman"/>
          <w:noProof w:val="0"/>
          <w:lang w:val="en-CA"/>
        </w:rPr>
        <w:t>economic, social,</w:t>
      </w:r>
      <w:r w:rsidR="00C2663C">
        <w:rPr>
          <w:rFonts w:cs="Times New Roman"/>
          <w:noProof w:val="0"/>
          <w:lang w:val="en-CA"/>
        </w:rPr>
        <w:t xml:space="preserve"> </w:t>
      </w:r>
      <w:r w:rsidR="00437964">
        <w:rPr>
          <w:rFonts w:cs="Times New Roman"/>
          <w:noProof w:val="0"/>
          <w:lang w:val="en-CA"/>
        </w:rPr>
        <w:t>or</w:t>
      </w:r>
      <w:r w:rsidR="001177F8" w:rsidRPr="00247A13">
        <w:rPr>
          <w:rFonts w:cs="Times New Roman"/>
          <w:noProof w:val="0"/>
          <w:lang w:val="en-CA"/>
        </w:rPr>
        <w:t xml:space="preserve"> e</w:t>
      </w:r>
      <w:r w:rsidR="00437964">
        <w:rPr>
          <w:rFonts w:cs="Times New Roman"/>
          <w:noProof w:val="0"/>
          <w:lang w:val="en-CA"/>
        </w:rPr>
        <w:t>cological</w:t>
      </w:r>
      <w:r w:rsidR="001177F8" w:rsidRPr="00247A13">
        <w:rPr>
          <w:rFonts w:cs="Times New Roman"/>
          <w:noProof w:val="0"/>
          <w:lang w:val="en-CA"/>
        </w:rPr>
        <w:t xml:space="preserve"> losses</w:t>
      </w:r>
      <w:r w:rsidR="00C2663C">
        <w:rPr>
          <w:rFonts w:cs="Times New Roman"/>
          <w:noProof w:val="0"/>
          <w:lang w:val="en-CA"/>
        </w:rPr>
        <w:t>,</w:t>
      </w:r>
      <w:r w:rsidR="001177F8" w:rsidRPr="00247A13">
        <w:rPr>
          <w:rFonts w:cs="Times New Roman"/>
          <w:noProof w:val="0"/>
          <w:lang w:val="en-CA"/>
        </w:rPr>
        <w:t xml:space="preserve"> </w:t>
      </w:r>
      <w:r w:rsidR="00984766" w:rsidRPr="00247A13">
        <w:rPr>
          <w:rFonts w:cs="Times New Roman"/>
          <w:noProof w:val="0"/>
          <w:lang w:val="en-CA"/>
        </w:rPr>
        <w:t>is</w:t>
      </w:r>
      <w:r w:rsidR="0062682B">
        <w:rPr>
          <w:rFonts w:cs="Times New Roman"/>
          <w:noProof w:val="0"/>
          <w:lang w:val="en-CA"/>
        </w:rPr>
        <w:t xml:space="preserve"> therefore</w:t>
      </w:r>
      <w:r w:rsidR="001177F8" w:rsidRPr="00247A13">
        <w:rPr>
          <w:rFonts w:cs="Times New Roman"/>
          <w:noProof w:val="0"/>
          <w:lang w:val="en-CA"/>
        </w:rPr>
        <w:t xml:space="preserve"> </w:t>
      </w:r>
      <w:r w:rsidR="00785262">
        <w:rPr>
          <w:rFonts w:cs="Times New Roman"/>
          <w:noProof w:val="0"/>
          <w:lang w:val="en-CA"/>
        </w:rPr>
        <w:t xml:space="preserve">speculative, though </w:t>
      </w:r>
      <w:r w:rsidR="00B9403F">
        <w:rPr>
          <w:rFonts w:cs="Times New Roman"/>
          <w:noProof w:val="0"/>
          <w:lang w:val="en-CA"/>
        </w:rPr>
        <w:t xml:space="preserve">supported by current evidence. </w:t>
      </w:r>
      <w:r w:rsidR="00027A38">
        <w:rPr>
          <w:rFonts w:cs="Times New Roman"/>
          <w:noProof w:val="0"/>
          <w:lang w:val="en-CA"/>
        </w:rPr>
        <w:t>First, n</w:t>
      </w:r>
      <w:r w:rsidR="00DD6195">
        <w:rPr>
          <w:rFonts w:cs="Times New Roman"/>
          <w:noProof w:val="0"/>
          <w:lang w:val="en-CA"/>
        </w:rPr>
        <w:t>on-native cattail</w:t>
      </w:r>
      <w:r w:rsidR="003D7D4A">
        <w:rPr>
          <w:rFonts w:cs="Times New Roman"/>
          <w:noProof w:val="0"/>
          <w:lang w:val="en-CA"/>
        </w:rPr>
        <w:t>s</w:t>
      </w:r>
      <w:r w:rsidR="00DD6195">
        <w:rPr>
          <w:rFonts w:cs="Times New Roman"/>
          <w:noProof w:val="0"/>
          <w:lang w:val="en-CA"/>
        </w:rPr>
        <w:t xml:space="preserve"> </w:t>
      </w:r>
      <w:r w:rsidR="00C45B0B">
        <w:rPr>
          <w:rFonts w:cs="Times New Roman"/>
          <w:noProof w:val="0"/>
          <w:lang w:val="en-CA"/>
        </w:rPr>
        <w:t xml:space="preserve">have been </w:t>
      </w:r>
      <w:r w:rsidR="002D74CA">
        <w:rPr>
          <w:rFonts w:cs="Times New Roman"/>
          <w:noProof w:val="0"/>
          <w:lang w:val="en-CA"/>
        </w:rPr>
        <w:t xml:space="preserve">recognised and actively managed </w:t>
      </w:r>
      <w:r w:rsidR="00C45B0B">
        <w:rPr>
          <w:rFonts w:cs="Times New Roman"/>
          <w:noProof w:val="0"/>
          <w:lang w:val="en-CA"/>
        </w:rPr>
        <w:t xml:space="preserve">as invasive </w:t>
      </w:r>
      <w:r w:rsidR="003D7D4A">
        <w:rPr>
          <w:rFonts w:cs="Times New Roman"/>
          <w:noProof w:val="0"/>
          <w:lang w:val="en-CA"/>
        </w:rPr>
        <w:t>species</w:t>
      </w:r>
      <w:r w:rsidR="008D0707">
        <w:rPr>
          <w:rFonts w:cs="Times New Roman"/>
          <w:noProof w:val="0"/>
          <w:lang w:val="en-CA"/>
        </w:rPr>
        <w:t xml:space="preserve"> for decades</w:t>
      </w:r>
      <w:r w:rsidR="003D7D4A">
        <w:rPr>
          <w:rFonts w:cs="Times New Roman"/>
          <w:noProof w:val="0"/>
          <w:lang w:val="en-CA"/>
        </w:rPr>
        <w:t xml:space="preserve"> </w:t>
      </w:r>
      <w:r w:rsidR="00054B5B">
        <w:rPr>
          <w:rFonts w:cs="Times New Roman"/>
          <w:noProof w:val="0"/>
          <w:lang w:val="en-CA"/>
        </w:rPr>
        <w:t xml:space="preserve">in </w:t>
      </w:r>
      <w:r>
        <w:rPr>
          <w:rFonts w:cs="Times New Roman"/>
          <w:noProof w:val="0"/>
          <w:lang w:val="en-CA"/>
        </w:rPr>
        <w:t>the</w:t>
      </w:r>
      <w:r w:rsidR="002D74CA">
        <w:rPr>
          <w:rFonts w:cs="Times New Roman"/>
          <w:noProof w:val="0"/>
          <w:lang w:val="en-CA"/>
        </w:rPr>
        <w:t xml:space="preserve"> </w:t>
      </w:r>
      <w:r w:rsidR="00054B5B">
        <w:rPr>
          <w:rFonts w:cs="Times New Roman"/>
          <w:noProof w:val="0"/>
          <w:lang w:val="en-CA"/>
        </w:rPr>
        <w:t>Skagit River Delta</w:t>
      </w:r>
      <w:r w:rsidR="008D0707">
        <w:rPr>
          <w:rFonts w:cs="Times New Roman"/>
          <w:noProof w:val="0"/>
          <w:lang w:val="en-CA"/>
        </w:rPr>
        <w:t>,</w:t>
      </w:r>
      <w:r w:rsidR="00253C1D">
        <w:rPr>
          <w:rFonts w:cs="Times New Roman"/>
          <w:noProof w:val="0"/>
          <w:lang w:val="en-CA"/>
        </w:rPr>
        <w:t xml:space="preserve"> </w:t>
      </w:r>
      <w:r w:rsidR="00C2663C">
        <w:rPr>
          <w:rFonts w:cs="Times New Roman"/>
          <w:noProof w:val="0"/>
          <w:lang w:val="en-CA"/>
        </w:rPr>
        <w:t xml:space="preserve">located 100 km south in </w:t>
      </w:r>
      <w:r w:rsidR="008D0707">
        <w:rPr>
          <w:rFonts w:cs="Times New Roman"/>
          <w:noProof w:val="0"/>
          <w:lang w:val="en-CA"/>
        </w:rPr>
        <w:t>Washington State</w:t>
      </w:r>
      <w:r w:rsidR="002D74CA">
        <w:rPr>
          <w:rFonts w:cs="Times New Roman"/>
          <w:noProof w:val="0"/>
          <w:lang w:val="en-CA"/>
        </w:rPr>
        <w:t xml:space="preserve"> </w:t>
      </w:r>
      <w:r w:rsidR="002D74CA">
        <w:rPr>
          <w:rFonts w:cs="Times New Roman"/>
          <w:noProof w:val="0"/>
          <w:lang w:val="en-CA"/>
        </w:rPr>
        <w:fldChar w:fldCharType="begin"/>
      </w:r>
      <w:r w:rsidR="00895416">
        <w:rPr>
          <w:rFonts w:cs="Times New Roman"/>
          <w:noProof w:val="0"/>
          <w:lang w:val="en-CA"/>
        </w:rPr>
        <w:instrText xml:space="preserve"> ADDIN ZOTERO_ITEM CSL_CITATION {"citationID":"TGsEqmYa","properties":{"formattedCitation":"(Hood 2013)","plainCitation":"(Hood 2013)","noteIndex":0},"citationItems":[{"id":"4LsnhJz1/uLK9FsjA","uris":["http://zotero.org/users/6112721/items/NNBPUJD9"],"itemData":{"id":"4LsnhJz1/uLK9FsjA","type":"article-journal","container-title":"Wetlands Ecology and Management","DOI":"10.1007/s11273-013-9294-6","ISSN":"0923-4861, 1572-9834","issue":"4","journalAbbreviation":"Wetlands Ecol Manage","language":"en","page":"229-242","source":"DOI.org (Crossref)","title":"Applying and testing a predictive vegetation model to management of the invasive cattail, Typha angustifolia L., in an oligohaline tidal marsh reveals priority effects caused by non-stationarity","volume":"21","author":[{"family":"Hood","given":"W. Gregory"}],"issued":{"date-parts":[["2013",8]]}}}],"schema":"https://github.com/citation-style-language/schema/raw/master/csl-citation.json"} </w:instrText>
      </w:r>
      <w:r w:rsidR="002D74CA">
        <w:rPr>
          <w:rFonts w:cs="Times New Roman"/>
          <w:noProof w:val="0"/>
          <w:lang w:val="en-CA"/>
        </w:rPr>
        <w:fldChar w:fldCharType="separate"/>
      </w:r>
      <w:r w:rsidR="00895416">
        <w:rPr>
          <w:rFonts w:cs="Times New Roman"/>
          <w:lang w:val="en-CA"/>
        </w:rPr>
        <w:t>(Hood 2013)</w:t>
      </w:r>
      <w:r w:rsidR="002D74CA">
        <w:rPr>
          <w:rFonts w:cs="Times New Roman"/>
          <w:noProof w:val="0"/>
          <w:lang w:val="en-CA"/>
        </w:rPr>
        <w:fldChar w:fldCharType="end"/>
      </w:r>
      <w:r w:rsidR="008D0707">
        <w:rPr>
          <w:rFonts w:cs="Times New Roman"/>
          <w:noProof w:val="0"/>
          <w:lang w:val="en-CA"/>
        </w:rPr>
        <w:t xml:space="preserve">. </w:t>
      </w:r>
      <w:r w:rsidR="00B54C7D">
        <w:rPr>
          <w:rFonts w:cs="Times New Roman"/>
          <w:noProof w:val="0"/>
          <w:lang w:val="en-CA"/>
        </w:rPr>
        <w:t>Here</w:t>
      </w:r>
      <w:r w:rsidR="00713B1B">
        <w:rPr>
          <w:rFonts w:cs="Times New Roman"/>
          <w:noProof w:val="0"/>
          <w:lang w:val="en-CA"/>
        </w:rPr>
        <w:t xml:space="preserve"> </w:t>
      </w:r>
      <w:r w:rsidR="003D7D4A">
        <w:rPr>
          <w:rFonts w:cs="Times New Roman"/>
          <w:noProof w:val="0"/>
          <w:lang w:val="en-CA"/>
        </w:rPr>
        <w:t xml:space="preserve">they </w:t>
      </w:r>
      <w:r w:rsidR="002D74CA">
        <w:rPr>
          <w:rFonts w:cs="Times New Roman"/>
          <w:noProof w:val="0"/>
          <w:lang w:val="en-CA"/>
        </w:rPr>
        <w:t xml:space="preserve">have </w:t>
      </w:r>
      <w:r w:rsidR="00A216A0">
        <w:rPr>
          <w:rFonts w:cs="Times New Roman"/>
          <w:noProof w:val="0"/>
          <w:lang w:val="en-CA"/>
        </w:rPr>
        <w:t xml:space="preserve">also </w:t>
      </w:r>
      <w:r w:rsidR="002D74CA">
        <w:rPr>
          <w:rFonts w:cs="Times New Roman"/>
          <w:noProof w:val="0"/>
          <w:lang w:val="en-CA"/>
        </w:rPr>
        <w:t>established successfully</w:t>
      </w:r>
      <w:r w:rsidR="00EC59CD">
        <w:rPr>
          <w:rFonts w:cs="Times New Roman"/>
          <w:noProof w:val="0"/>
          <w:lang w:val="en-CA"/>
        </w:rPr>
        <w:t>, and now comprise</w:t>
      </w:r>
      <w:r w:rsidR="00E82CAD">
        <w:rPr>
          <w:rFonts w:cs="Times New Roman"/>
          <w:noProof w:val="0"/>
          <w:lang w:val="en-CA"/>
        </w:rPr>
        <w:t xml:space="preserve"> an estimated </w:t>
      </w:r>
      <w:r w:rsidR="00713B1B">
        <w:rPr>
          <w:rFonts w:cs="Times New Roman"/>
          <w:noProof w:val="0"/>
          <w:lang w:val="en-CA"/>
        </w:rPr>
        <w:t>226 ha or 12.5% of tidal habitat</w:t>
      </w:r>
      <w:r w:rsidR="00B54C7D">
        <w:rPr>
          <w:rFonts w:cs="Times New Roman"/>
          <w:noProof w:val="0"/>
          <w:lang w:val="en-CA"/>
        </w:rPr>
        <w:t xml:space="preserve">, possibly representing the largest infestation in </w:t>
      </w:r>
      <w:r w:rsidR="00253C1D">
        <w:rPr>
          <w:rFonts w:cs="Times New Roman"/>
          <w:noProof w:val="0"/>
          <w:lang w:val="en-CA"/>
        </w:rPr>
        <w:t>the</w:t>
      </w:r>
      <w:r w:rsidR="00B54C7D">
        <w:rPr>
          <w:rFonts w:cs="Times New Roman"/>
          <w:noProof w:val="0"/>
          <w:lang w:val="en-CA"/>
        </w:rPr>
        <w:t xml:space="preserve"> State</w:t>
      </w:r>
      <w:r w:rsidR="00EC59CD">
        <w:rPr>
          <w:rFonts w:cs="Times New Roman"/>
          <w:noProof w:val="0"/>
          <w:lang w:val="en-CA"/>
        </w:rPr>
        <w:t xml:space="preserve"> </w:t>
      </w:r>
      <w:commentRangeStart w:id="960"/>
      <w:r w:rsidR="00713B1B">
        <w:rPr>
          <w:rFonts w:cs="Times New Roman"/>
          <w:noProof w:val="0"/>
          <w:lang w:val="en-CA"/>
        </w:rPr>
        <w:fldChar w:fldCharType="begin"/>
      </w:r>
      <w:r w:rsidR="00713B1B">
        <w:rPr>
          <w:rFonts w:cs="Times New Roman"/>
          <w:noProof w:val="0"/>
          <w:lang w:val="en-CA"/>
        </w:rPr>
        <w:instrText xml:space="preserve"> ADDIN ZOTERO_ITEM CSL_CITATION {"citationID":"NuTzAzo1","properties":{"formattedCitation":"(Heimer &amp; Parsons 2013)","plainCitation":"(Heimer &amp; Parsons 2013)","noteIndex":0},"citationItems":[{"id":1666,"uris":["http://zotero.org/users/6112721/items/K52WHXMG"],"itemData":{"id":1666,"type":"document","title":"A Request to List All non-Native Typhas (Typha angustifolia L, Typha x glauca, Typha domingensis Pers. and related hybrids) as B-Class Noxious Weeds for 2014","author":[{"family":"Heimer","given":"David"},{"family":"Parsons","given":"Jenifer"}],"issued":{"date-parts":[["2013"]]}}}],"schema":"https://github.com/citation-style-language/schema/raw/master/csl-citation.json"} </w:instrText>
      </w:r>
      <w:r w:rsidR="00713B1B">
        <w:rPr>
          <w:rFonts w:cs="Times New Roman"/>
          <w:noProof w:val="0"/>
          <w:lang w:val="en-CA"/>
        </w:rPr>
        <w:fldChar w:fldCharType="separate"/>
      </w:r>
      <w:r w:rsidR="00713B1B">
        <w:rPr>
          <w:rFonts w:cs="Times New Roman"/>
          <w:lang w:val="en-CA"/>
        </w:rPr>
        <w:t>(Heimer &amp; Parsons 2013)</w:t>
      </w:r>
      <w:r w:rsidR="00713B1B">
        <w:rPr>
          <w:rFonts w:cs="Times New Roman"/>
          <w:noProof w:val="0"/>
          <w:lang w:val="en-CA"/>
        </w:rPr>
        <w:fldChar w:fldCharType="end"/>
      </w:r>
      <w:commentRangeEnd w:id="960"/>
      <w:r>
        <w:rPr>
          <w:rStyle w:val="CommentReference"/>
        </w:rPr>
        <w:commentReference w:id="960"/>
      </w:r>
      <w:r w:rsidR="00713B1B">
        <w:rPr>
          <w:rFonts w:cs="Times New Roman"/>
          <w:noProof w:val="0"/>
          <w:lang w:val="en-CA"/>
        </w:rPr>
        <w:t>.</w:t>
      </w:r>
      <w:r w:rsidR="00B862D5">
        <w:rPr>
          <w:rFonts w:cs="Times New Roman"/>
          <w:noProof w:val="0"/>
          <w:lang w:val="en-CA"/>
        </w:rPr>
        <w:t xml:space="preserve"> </w:t>
      </w:r>
      <w:r w:rsidR="00040F74">
        <w:rPr>
          <w:rFonts w:cs="Times New Roman"/>
          <w:iCs/>
          <w:noProof w:val="0"/>
          <w:lang w:val="en-CA"/>
        </w:rPr>
        <w:t>Second,</w:t>
      </w:r>
      <w:r w:rsidR="00040F74">
        <w:rPr>
          <w:rFonts w:cs="Times New Roman"/>
          <w:iCs/>
          <w:noProof w:val="0"/>
          <w:lang w:val="en-CA"/>
        </w:rPr>
        <w:t xml:space="preserve"> our observations suggest </w:t>
      </w:r>
      <w:r w:rsidR="00A5240E">
        <w:rPr>
          <w:rFonts w:cs="Times New Roman"/>
          <w:iCs/>
          <w:noProof w:val="0"/>
          <w:lang w:val="en-CA"/>
        </w:rPr>
        <w:t xml:space="preserve">that a substantial portion of cattail in the estuary is </w:t>
      </w:r>
      <w:r w:rsidR="00453BE3" w:rsidRPr="00247A13">
        <w:rPr>
          <w:rFonts w:cs="Times New Roman"/>
          <w:i/>
          <w:noProof w:val="0"/>
          <w:lang w:val="en-CA"/>
        </w:rPr>
        <w:t>T.</w:t>
      </w:r>
      <w:del w:id="961" w:author="Daniel Stewart" w:date="2022-02-11T15:52:00Z">
        <w:r w:rsidR="00453BE3" w:rsidRPr="00247A13" w:rsidDel="001D2D68">
          <w:rPr>
            <w:rFonts w:cs="Times New Roman"/>
            <w:i/>
            <w:noProof w:val="0"/>
            <w:lang w:val="en-CA"/>
          </w:rPr>
          <w:delText xml:space="preserve"> </w:delText>
        </w:r>
        <w:r w:rsidR="00453BE3" w:rsidRPr="00247A13" w:rsidDel="001D2D68">
          <w:rPr>
            <w:rFonts w:cs="Times New Roman"/>
            <w:noProof w:val="0"/>
            <w:lang w:val="en-CA"/>
          </w:rPr>
          <w:delText xml:space="preserve">x </w:delText>
        </w:r>
      </w:del>
      <w:ins w:id="962" w:author="Daniel Stewart" w:date="2022-02-11T15:52:00Z">
        <w:r w:rsidR="00453BE3">
          <w:rPr>
            <w:rFonts w:cs="Times New Roman"/>
            <w:i/>
            <w:noProof w:val="0"/>
            <w:lang w:val="en-CA"/>
          </w:rPr>
          <w:t xml:space="preserve"> × </w:t>
        </w:r>
      </w:ins>
      <w:r w:rsidR="00453BE3" w:rsidRPr="00247A13">
        <w:rPr>
          <w:rFonts w:cs="Times New Roman"/>
          <w:i/>
          <w:noProof w:val="0"/>
          <w:lang w:val="en-CA"/>
        </w:rPr>
        <w:t>glauca</w:t>
      </w:r>
      <w:r w:rsidR="00A5240E">
        <w:rPr>
          <w:rFonts w:cs="Times New Roman"/>
          <w:iCs/>
          <w:noProof w:val="0"/>
          <w:lang w:val="en-CA"/>
        </w:rPr>
        <w:t xml:space="preserve">, </w:t>
      </w:r>
      <w:r w:rsidR="00453BE3">
        <w:rPr>
          <w:rFonts w:cs="Times New Roman"/>
          <w:iCs/>
          <w:noProof w:val="0"/>
          <w:lang w:val="en-CA"/>
        </w:rPr>
        <w:t>echoing the findings of</w:t>
      </w:r>
      <w:r w:rsidR="00040F74">
        <w:rPr>
          <w:rFonts w:cs="Times New Roman"/>
          <w:iCs/>
          <w:noProof w:val="0"/>
          <w:lang w:val="en-CA"/>
        </w:rPr>
        <w:t xml:space="preserve"> </w:t>
      </w:r>
      <w:r w:rsidR="00453BE3">
        <w:rPr>
          <w:rFonts w:cs="Times New Roman"/>
          <w:iCs/>
          <w:noProof w:val="0"/>
          <w:lang w:val="en-CA"/>
        </w:rPr>
        <w:t xml:space="preserve">studies </w:t>
      </w:r>
      <w:r w:rsidR="00040F74">
        <w:rPr>
          <w:rFonts w:cs="Times New Roman"/>
          <w:iCs/>
          <w:noProof w:val="0"/>
          <w:lang w:val="en-CA"/>
        </w:rPr>
        <w:t xml:space="preserve">conducted in Prairie Pothole, Great Lake, and Laurentian regions of North America </w:t>
      </w:r>
      <w:r w:rsidR="00040F74">
        <w:rPr>
          <w:rFonts w:cs="Times New Roman"/>
          <w:iCs/>
          <w:noProof w:val="0"/>
          <w:lang w:val="en-CA"/>
        </w:rPr>
        <w:fldChar w:fldCharType="begin"/>
      </w:r>
      <w:r w:rsidR="00040F74">
        <w:rPr>
          <w:rFonts w:cs="Times New Roman"/>
          <w:iCs/>
          <w:noProof w:val="0"/>
          <w:lang w:val="en-CA"/>
        </w:rPr>
        <w:instrText xml:space="preserve"> ADDIN ZOTERO_ITEM CSL_CITATION {"citationID":"SXVBV5Od","properties":{"formattedCitation":"(Travis et al. 2010; Kirk et al. 2011; Freeland et al. 2013; Tangen et al. 2022)","plainCitation":"(Travis et al. 2010; Kirk et al. 2011; Freeland et al. 2013; Tangen et al. 2022)","noteIndex":0},"citationItems":[{"id":699,"uris":["http://zotero.org/users/6112721/items/LQLD8K4Q"],"itemData":{"id":699,"type":"article-journal","abstract":"1. By increasing vigour and broadening ecological tolerances, hybridization between native and introduced species may serve as a primary driver of invasiveness. 2. Cattails (Typha, Typhaceae) are clonal wetland graminoids that are known to hybridize where anthropogenic influences have resulted in distributional overlap. 3. In order to gauge the relative performance of hybrid vs. pure Typha, we characterized hybridization and clonal growth where native Typha latifolia and introduced Typha angustifolia occur together in the Western Great Lakes Region of North America. 4. Based on microsatellite markers, we documented F1 hybrids as the most common class at five intensively sampled sites, constituting up to 90% of the genets and 99% of the ramets. Backcrosses to one or the other parent constituted 5–38% of the genets. Pure T. latifolia was rare and never constituted more than 12% of the genets. 5. F1 hybrid genets achieved the highest mean ramet numbers at three sites, and were second in size only to T. angustifolia at two sites; however, these differences were not significant based on site-specific one-way anovas. 6. F1 hybrids exhibited little height advantage over other Typha classes, although there was a general tendency for hybrids in relatively mixed stands to be among the tallest genets in shallow water, but among the shortest genets in deeper water. 7. Native T. latifolia was found growing at the shallowest water depths at the only site where it was sufficiently abundant to be included in statistical comparisons. 8. Synthesis. The role of hybridization in plant invasions can be difficult to confirm in the absence of molecular data, particularly for clonal species where the boundaries separating individuals are otherwise difficult to discern. Here, we used molecular markers to document the prevalence and performance of hybrid genets in five invasive Typha stands covering a broad area of the Western Great Lakes Region. We found an extremely high prevalence of F1 hybrids within mixed Typha stands. This, coupled with the typically larger sizes of hybrid genets, suggests that hybrids are capable of outperforming other Typha spp. and that hybridization has played an influential role in the North American cattail invasion.","container-title":"Journal of Ecology","DOI":"10.1111/j.1365-2745.2009.01596.x","ISSN":"1365-2745","issue":"1","language":"en","note":"_eprint: https://besjournals.onlinelibrary.wiley.com/doi/pdf/10.1111/j.1365-2745.2009.01596.x","page":"7-16","source":"Wiley Online Library","title":"Hybridization dynamics of invasive cattail (Typhaceae) stands in the Western Great Lakes Region of North America: a molecular analysis","title-short":"Hybridization dynamics of invasive cattail (Typhaceae) stands in the Western Great Lakes Region of North America","volume":"98","author":[{"family":"Travis","given":"Steven E."},{"family":"Marburger","given":"Joy E."},{"family":"Windels","given":"Steve"},{"family":"Kubátová","given":"Barbora"}],"issued":{"date-parts":[["2010"]]}}},{"id":"4LsnhJz1/2UiUoMeX","uris":["http://zotero.org/users/6112721/items/G6AFD6NN"],"itemData":{"id":"4LsnhJz1/2UiUoMeX","type":"article-journal","abstract":"A recent increase in the abundance of cattails (Typha spp.) in North American wetlands has been anecdotally linked with hybridization between Typha latifolia and Typha angustifolia. In this study, we used molecular genetic markers (microsatellites) to investigate whether the hybrid lineage (Typha × glauca) is restricted to The Great Lakes region, or exists across a much broader spatial scale. We also investigated the possibility of backcrossing and genetic introgression in natural populations. Parental species could be distinguished from one another based on the distribution of alleles at six microsatellite loci. Species identiﬁcation based on genetic data corresponded well with species identiﬁcations based on leaf width, a key morphological trait that can distinguish the two parental species. We found that hybrids occur in Ontario, Quebec, New Brunswick, and Nova Scotia, but we did not detect hybrids in Maine. F1s are more abundant than backcrossed or intercrossed hybrids, although we also found evidence of backcrossing, particularly in Ontario. This indicates that hybrids are fertile, and are therefore potential conduits of gene ﬂow between the parental species. Further work is needed to determine whether T. × glauca is particularly successful in the Great Lakes region relative to other areas in which the two parental species co-exist, and to assess whether introgression may lead to increased invasiveness in the species complex.","container-title":"Aquatic Botany","DOI":"10.1016/j.aquabot.2011.05.007","ISSN":"03043770","issue":"3","journalAbbreviation":"Aquatic Botany","language":"en","page":"189-193","source":"DOI.org (Crossref)","title":"Molecular genetic data reveal hybridization between Typha angustifolia and Typha latifolia across a broad spatial scale in eastern North America","volume":"95","author":[{"family":"Kirk","given":"Heather"},{"family":"Connolly","given":"Candace"},{"family":"Freeland","given":"Joanna R."}],"issued":{"date-parts":[["2011",10]]}}},{"id":1530,"uris":["http://zotero.org/users/6112721/items/XY5EALHF"],"itemData":{"id":1530,"type":"article-journal","container-title":"Biological Invasions","DOI":"10.1007/s10530-013-0481-4","ISSN":"1387-3547, 1573-1464","issue":"12","journalAbbreviation":"Biol Invasions","language":"en","page":"2651-2665","source":"DOI.org (Crossref)","title":"Regional differences in the abundance of native, introduced, and hybrid Typha spp. in northeastern North America influence wetland invasions","volume":"15","author":[{"family":"Freeland","given":"Joanna"},{"family":"Ciotir","given":"Claudia"},{"family":"Kirk","given":"Heather"}],"issued":{"date-parts":[["2013",12]]}}},{"id":2053,"uris":["http://zotero.org/users/6112721/items/FSBDP3AD"],"itemData":{"id":2053,"type":"article-journal","container-title":"Wetlands Ecology and Management","DOI":"10.1007/s11273-021-09823-7","ISSN":"0923-4861, 1572-9834","issue":"1","journalAbbreviation":"Wetlands Ecol Manage","language":"en","page":"1-17","source":"DOI.org (Crossref)","title":"Distributions of native and invasive Typha (cattail) throughout the Prairie Pothole Region of North America","volume":"30","author":[{"family":"Tangen","given":"Brian A."},{"family":"Bansal","given":"Sheel"},{"family":"Freeland","given":"Joanna R."},{"family":"Travis","given":"Steven E."},{"family":"Wasko","given":"Jennifer D."},{"family":"McGonigle","given":"Terence P."},{"family":"Goldsborough","given":"L. Gordon"},{"family":"Gow","given":"Keira"},{"family":"Marburger","given":"Joy E."},{"family":"Meier","given":"Jacob A."}],"issued":{"date-parts":[["2022",2]]}}}],"schema":"https://github.com/citation-style-language/schema/raw/master/csl-citation.json"} </w:instrText>
      </w:r>
      <w:r w:rsidR="00040F74">
        <w:rPr>
          <w:rFonts w:cs="Times New Roman"/>
          <w:iCs/>
          <w:noProof w:val="0"/>
          <w:lang w:val="en-CA"/>
        </w:rPr>
        <w:fldChar w:fldCharType="separate"/>
      </w:r>
      <w:r w:rsidR="00040F74">
        <w:rPr>
          <w:rFonts w:cs="Times New Roman"/>
          <w:iCs/>
          <w:lang w:val="en-CA"/>
        </w:rPr>
        <w:t>(Travis et al. 2010; Kirk et al. 2011; Freeland et al. 2013; Tangen et al. 2022)</w:t>
      </w:r>
      <w:r w:rsidR="00040F74">
        <w:rPr>
          <w:rFonts w:cs="Times New Roman"/>
          <w:iCs/>
          <w:noProof w:val="0"/>
          <w:lang w:val="en-CA"/>
        </w:rPr>
        <w:fldChar w:fldCharType="end"/>
      </w:r>
      <w:r w:rsidR="00453BE3">
        <w:rPr>
          <w:rFonts w:cs="Times New Roman"/>
          <w:iCs/>
          <w:noProof w:val="0"/>
          <w:lang w:val="en-CA"/>
        </w:rPr>
        <w:t xml:space="preserve">. </w:t>
      </w:r>
      <w:r w:rsidR="00A5240E">
        <w:rPr>
          <w:rFonts w:cs="Times New Roman"/>
          <w:iCs/>
          <w:noProof w:val="0"/>
          <w:lang w:val="en-CA"/>
        </w:rPr>
        <w:t xml:space="preserve">This suggests that known mechanisms of dominance by </w:t>
      </w:r>
      <w:r w:rsidR="00A5240E" w:rsidRPr="00247A13">
        <w:rPr>
          <w:rFonts w:cs="Times New Roman"/>
          <w:i/>
          <w:noProof w:val="0"/>
          <w:lang w:val="en-CA"/>
        </w:rPr>
        <w:t>T.</w:t>
      </w:r>
      <w:del w:id="963" w:author="Daniel Stewart" w:date="2022-02-11T15:52:00Z">
        <w:r w:rsidR="00A5240E" w:rsidRPr="00247A13" w:rsidDel="001D2D68">
          <w:rPr>
            <w:rFonts w:cs="Times New Roman"/>
            <w:i/>
            <w:noProof w:val="0"/>
            <w:lang w:val="en-CA"/>
          </w:rPr>
          <w:delText xml:space="preserve"> </w:delText>
        </w:r>
        <w:r w:rsidR="00A5240E" w:rsidRPr="00247A13" w:rsidDel="001D2D68">
          <w:rPr>
            <w:rFonts w:cs="Times New Roman"/>
            <w:noProof w:val="0"/>
            <w:lang w:val="en-CA"/>
          </w:rPr>
          <w:delText xml:space="preserve">x </w:delText>
        </w:r>
      </w:del>
      <w:ins w:id="964" w:author="Daniel Stewart" w:date="2022-02-11T15:52:00Z">
        <w:r w:rsidR="00A5240E">
          <w:rPr>
            <w:rFonts w:cs="Times New Roman"/>
            <w:i/>
            <w:noProof w:val="0"/>
            <w:lang w:val="en-CA"/>
          </w:rPr>
          <w:t xml:space="preserve"> × </w:t>
        </w:r>
      </w:ins>
      <w:r w:rsidR="00A5240E" w:rsidRPr="00247A13">
        <w:rPr>
          <w:rFonts w:cs="Times New Roman"/>
          <w:i/>
          <w:noProof w:val="0"/>
          <w:lang w:val="en-CA"/>
        </w:rPr>
        <w:t>glauca</w:t>
      </w:r>
      <w:r w:rsidR="00A5240E">
        <w:rPr>
          <w:rFonts w:cs="Times New Roman"/>
          <w:iCs/>
          <w:noProof w:val="0"/>
          <w:lang w:val="en-CA"/>
        </w:rPr>
        <w:t xml:space="preserve">, </w:t>
      </w:r>
      <w:r w:rsidR="00040F74">
        <w:rPr>
          <w:rFonts w:cs="Times New Roman"/>
          <w:iCs/>
          <w:noProof w:val="0"/>
          <w:lang w:val="en-CA"/>
        </w:rPr>
        <w:t xml:space="preserve">such as hybrid vigour </w:t>
      </w:r>
      <w:r w:rsidR="00040F74">
        <w:rPr>
          <w:rFonts w:cs="Times New Roman"/>
          <w:iCs/>
          <w:noProof w:val="0"/>
          <w:lang w:val="en-CA"/>
        </w:rPr>
        <w:fldChar w:fldCharType="begin"/>
      </w:r>
      <w:r w:rsidR="00040F74">
        <w:rPr>
          <w:rFonts w:cs="Times New Roman"/>
          <w:iCs/>
          <w:noProof w:val="0"/>
          <w:lang w:val="en-CA"/>
        </w:rPr>
        <w:instrText xml:space="preserve"> ADDIN ZOTERO_ITEM CSL_CITATION {"citationID":"YtF2tfAE","properties":{"formattedCitation":"(Bunbury-Blanchette et al. 2015; Zapfe &amp; Freeland 2015)","plainCitation":"(Bunbury-Blanchette et al. 2015; Zapfe &amp; Freeland 2015)","noteIndex":0},"citationItems":[{"id":1486,"uris":["http://zotero.org/users/6112721/items/CLXDYSNX"],"itemData":{"id":1486,"type":"article-journal","abstract":"Hybridization can result in the formation of highly competitive lineages that displace their progenitor species and other native organisms. In eastern North America, hybridization between native Typha latifolia and introduced Typha angustifolia yields the vigorous hybrid species T. × glauca. The hybrid has become increasingly prevalent over the past century in eastern North America, where there are indications it displaces native plants. Moreover, it has been suggested that water depth inﬂuences the growth performance of hybrid vs. native cattails but there have been no comparisons of plant performance under contrasting water depths. Using a common-garden experiment with two levels of a water-depth treatment we compared the above- and below-ground growth performance of T. latifolia vs. hybrid cattails collected from 12 sites in southern Ontario. We found that hybrids outperformed all other plants in terms of total and above-ground biomass production and, depending on the method of species assignment used, in terms of the number of ramets produced. However, there was no difference in the mass of rhizomes produced between species. Consistent with a previous study of natural populations from the same region, growth performance of the different species was similar across the different water depths used in the experiment. Collectively, our results indicate that enhanced hybrid performance was driven by the production of larger and more numerous ramets and not via increased investment in rhizomes.","container-title":"Basic and Applied Ecology","DOI":"10.1016/j.baae.2015.04.006","ISSN":"14391791","issue":"5","journalAbbreviation":"Basic and Applied Ecology","language":"en","page":"394-402","source":"DOI.org (Crossref)","title":"Hybrid Typha×glauca outperforms native T. latifolia under contrasting water depths in a common garden","volume":"16","author":[{"family":"Bunbury-Blanchette","given":"Adèle L."},{"family":"Freeland","given":"Joanna R."},{"family":"Dorken","given":"Marcel E."}],"issued":{"date-parts":[["2015",8]]}}},{"id":503,"uris":["http://zotero.org/users/6112721/items/7Y38N87P"],"itemData":{"id":503,"type":"article-journal","abstract":"Rapid evolution following interspeciﬁc hybridization can facilitate biological invasions. Around the Great Lakes in North America, the hybrid cattail Typha × glauca is dominating wetlands and displacing both parental species. We measured water depth and height of T. × glauca and its parental species (Typha angustifolia and Typha latifolia) throughout the growing season at a site near Lake Ontario that harbors both parental species plus hybrids. We found no evidence of niche partitioning by water depth, nor was there evidence that water depth was inﬂuencing plant height. At the beginning of the growing season, T. latifolia comprised the tallest plants, but this potential advantage was short-lived, and for most of the growing season, F1 hybrids were taller than all or most other taxa (T. angustifolia, T. latifolia, and advancedgeneration/backcrossed hybrids). Heterosis, inferred from height, is therefore evident in F1 hybrids, but not in advanced-generation/backcrossed hybrids. Typha stands often achieve high densities, and the competitive advantage of superior height is likely contributing to the invasive success of T. × glauca F1 hybrids in the Great Lakes region.","container-title":"Aquatic Botany","DOI":"10.1016/j.aquabot.2015.05.004","ISSN":"03043770","journalAbbreviation":"Aquatic Botany","language":"en","page":"44-47","source":"DOI.org (Crossref)","title":"Heterosis in invasive F1 cattail hybrids (Typha × glauca)","volume":"125","author":[{"family":"Zapfe","given":"Lisa"},{"family":"Freeland","given":"Joanna R."}],"issued":{"date-parts":[["2015",8]]}}}],"schema":"https://github.com/citation-style-language/schema/raw/master/csl-citation.json"} </w:instrText>
      </w:r>
      <w:r w:rsidR="00040F74">
        <w:rPr>
          <w:rFonts w:cs="Times New Roman"/>
          <w:iCs/>
          <w:noProof w:val="0"/>
          <w:lang w:val="en-CA"/>
        </w:rPr>
        <w:fldChar w:fldCharType="separate"/>
      </w:r>
      <w:r w:rsidR="00040F74">
        <w:rPr>
          <w:rFonts w:cs="Times New Roman"/>
          <w:iCs/>
          <w:lang w:val="en-CA"/>
        </w:rPr>
        <w:t>(Bunbury-Blanchette et al. 2015; Zapfe &amp; Freeland 2015)</w:t>
      </w:r>
      <w:r w:rsidR="00040F74">
        <w:rPr>
          <w:rFonts w:cs="Times New Roman"/>
          <w:iCs/>
          <w:noProof w:val="0"/>
          <w:lang w:val="en-CA"/>
        </w:rPr>
        <w:fldChar w:fldCharType="end"/>
      </w:r>
      <w:r w:rsidR="00040F74">
        <w:rPr>
          <w:rFonts w:cs="Times New Roman"/>
          <w:iCs/>
          <w:noProof w:val="0"/>
          <w:lang w:val="en-CA"/>
        </w:rPr>
        <w:t xml:space="preserve">, and excessive leaf litter, which suppresses competition </w:t>
      </w:r>
      <w:r w:rsidR="00040F74">
        <w:rPr>
          <w:rFonts w:cs="Times New Roman"/>
          <w:iCs/>
          <w:noProof w:val="0"/>
          <w:lang w:val="en-CA"/>
        </w:rPr>
        <w:fldChar w:fldCharType="begin"/>
      </w:r>
      <w:r w:rsidR="00700669">
        <w:rPr>
          <w:rFonts w:cs="Times New Roman"/>
          <w:iCs/>
          <w:noProof w:val="0"/>
          <w:lang w:val="en-CA"/>
        </w:rPr>
        <w:instrText xml:space="preserve"> ADDIN ZOTERO_ITEM CSL_CITATION {"citationID":"dstDMW9x","properties":{"formattedCitation":"(Larkin et al. 2012a; Stewart 2021)","plainCitation":"(Larkin et al. 2012a; Stewart 2021)","noteIndex":0},"citationItems":[{"id":"4LsnhJz1/KTcVwS07","uris":["http://zotero.org/users/6112721/items/WYA433UI"],"itemData":{"id":"4LsnhJz1/KTcVwS07","type":"article-journal","container-title":"Biological Invasions","DOI":"10.1007/s10530-011-0059-y","ISSN":"1387-3547, 1573-1464","issue":"1","journalAbbreviation":"Biol Invasions","language":"en","page":"65-77","source":"DOI.org (Crossref)","title":"Mechanisms of dominance by the invasive hybrid cattail Typha × glauca","volume":"14","author":[{"family":"Larkin","given":"Daniel J."},{"family":"Freyman","given":"Monika J."},{"family":"Lishawa","given":"Shane C."},{"family":"Geddes","given":"Pamela"},{"family":"Tuchman","given":"Nancy C."}],"issued":{"date-parts":[["2012",1]]}}},{"id":1048,"uris":["http://zotero.org/users/6112721/items/92A4QX9B"],"itemData":{"id":1048,"type":"thesis","abstract":"Invasive species represent a significant and growing threat to biodiversity in ecosystems around the world. Research that can address key knowledge gaps is invaluable, particularly as managers grapple with diminishing time, resources, and data to deal with species invasions. Non-native narrow-leaved cattail (Typha angustifolia) is a wetland invader that has been detected in western Canada’s Fraser River Estuary (FRE) in recent decades, but questions around their degree of establishment, impact, manageability, and the potential emergence of invasive hybrid cattail (Typha x glauca), remain unanswered. This research aimed to address these knowledge gaps, investigating the threat potential of these taxa. Using a spectral analysis of aerial imagery, I found that invasive cattails are widespread, currently occupying approximately 4% of FRE marshes. Though never formally recorded in the FRE, T. x glauca is more abundant than T. angustifolia, and likely went undetected due to its cryptic nature. A species distribution model for invasive cattail predicted that 28% and 21% of the FRE has suitability (establishment and persistence) and susceptibility (risk of colonization when suitable) probabilities of &gt; 50% respectively, indicating this invasion is likely to continue. Restoration projects were invasion hotspots, with proportionally more cattail, susceptible habitat, and suitable habitat than the overall estuary. Vegetation sampling demonstrated that cattail-invaded marshes contained lower richness and diversity than uninvaded habitats. Cattail leaf litter had a significant negative effect on richness and diversity, while ramet density and foliar cover did not, suggesting litter may be an important dominance mechanism behind this invasion. Results from a two-year management experiment suggest these impacts may be counteracted, but not without expending considerable resources. Belowground energy reserves declined in response to cutting, however cattail ramets remained unchanged or increased in abundance. Native plant communities have yet to respond significantly to cutting and litter removal, suggesting that more time may be required for their recovery. I conclude that the extent of this invasion, likelihood of further invasion, and management challenges presented by invasive cattail require a strategic shift towards preventative management approaches, such as surveillance and early eradication in uninvaded high-value habitats, along with restoration designs that inhibit litter accumulation.","event-place":"Vancouver","genre":"Master's Thesis","language":"en","number-of-pages":"1-131","publisher":"University of British Columbia","publisher-place":"Vancouver","source":"Zotero","title":"Undetected but widespread: the cryptic invasion of non-native cattail (&lt;i&gt;Typha&lt;/i&gt;) in the Fraser River Estuary","URL":"https://open.library.ubc.ca/soa/cIRcle/collections/ubctheses/24/items/1.0397016","author":[{"family":"Stewart","given":"Daniel"}],"issued":{"date-parts":[["2021"]]}}}],"schema":"https://github.com/citation-style-language/schema/raw/master/csl-citation.json"} </w:instrText>
      </w:r>
      <w:r w:rsidR="00040F74">
        <w:rPr>
          <w:rFonts w:cs="Times New Roman"/>
          <w:iCs/>
          <w:noProof w:val="0"/>
          <w:lang w:val="en-CA"/>
        </w:rPr>
        <w:fldChar w:fldCharType="separate"/>
      </w:r>
      <w:r w:rsidR="00700669">
        <w:rPr>
          <w:rFonts w:cs="Times New Roman"/>
          <w:iCs/>
          <w:lang w:val="en-CA"/>
        </w:rPr>
        <w:t>(Larkin et al. 2012a; Stewart 2021)</w:t>
      </w:r>
      <w:r w:rsidR="00040F74">
        <w:rPr>
          <w:rFonts w:cs="Times New Roman"/>
          <w:iCs/>
          <w:noProof w:val="0"/>
          <w:lang w:val="en-CA"/>
        </w:rPr>
        <w:fldChar w:fldCharType="end"/>
      </w:r>
      <w:r w:rsidR="00040F74">
        <w:rPr>
          <w:rFonts w:cs="Times New Roman"/>
          <w:iCs/>
          <w:noProof w:val="0"/>
          <w:lang w:val="en-CA"/>
        </w:rPr>
        <w:t xml:space="preserve"> and exudes leachates that inhibit the germination of parental species </w:t>
      </w:r>
      <w:r w:rsidR="00040F74">
        <w:rPr>
          <w:rFonts w:cs="Times New Roman"/>
          <w:iCs/>
          <w:noProof w:val="0"/>
          <w:lang w:val="en-CA"/>
        </w:rPr>
        <w:fldChar w:fldCharType="begin"/>
      </w:r>
      <w:r w:rsidR="00040F74">
        <w:rPr>
          <w:rFonts w:cs="Times New Roman"/>
          <w:iCs/>
          <w:noProof w:val="0"/>
          <w:lang w:val="en-CA"/>
        </w:rPr>
        <w:instrText xml:space="preserve"> ADDIN ZOTERO_ITEM CSL_CITATION {"citationID":"ifFatIkR","properties":{"formattedCitation":"(Szabo et al. 2018)","plainCitation":"(Szabo et al. 2018)","noteIndex":0},"citationItems":[{"id":"4LsnhJz1/gZpajKlb","uris":["http://zotero.org/users/6112721/items/DMJ3JHJZ"],"itemData":{"id":"4LsnhJz1/gZpajKlb","type":"article-journal","abstract":"Invasive species aﬀect native vegetation through combinations of direct interactions (e.g. competition) and indirect interactions (e.g. altered pollination regimes) mediated through the occupation of shared environments. Hybrid cattails (Typha × glauca) are rapidly displacing their parental species, the native broadleaf cattail (T.latifolia) and the introduced narrow-leaf cattail (T. angustifolia), but the mechanisms involved are poorly understood. We evaluated the potential for direct and indirect interactions among cattails using a series of experiments. First, we evaluated whether seed germination was aﬀected by hybrid leaf litter using a factorial experiment in which we tested for indirect eﬀects of leaf-litter leachate and shading. Second we tested whether these indirect eﬀects of hybrid leaf litter aﬀected seedling performance using a factorial common-garden experiment. Finally, we tested for direct competitive interactions between hybrid and native cattail seedlings. One or more components of hybrid leaf-litter leachate strongly reduced the germination of the parental cattail species, but not that of the hybrid. There was no evidence that direct competitive interactions aﬀected seedling performance. Because regular recruitment by seeds appears to be important in shaping patterns of genetic diversity in natural populations, our ﬁndings provide a mechanism for explaining the dominance of hybrid cattails in eastern North America.","container-title":"Aquatic Botany","DOI":"10.1016/j.aquabot.2017.11.009","ISSN":"03043770","journalAbbreviation":"Aquatic Botany","language":"en","page":"29-36","source":"DOI.org (Crossref)","title":"The effects of leaf litter and competition from hybrid cattails ( Typha × glauca ) on the seed germination and seedling performance of its parental species","volume":"145","author":[{"family":"Szabo","given":"Jessica"},{"family":"Freeland","given":"Joanna R."},{"family":"Dorken","given":"Marcel E."}],"issued":{"date-parts":[["2018",2]]}}}],"schema":"https://github.com/citation-style-language/schema/raw/master/csl-citation.json"} </w:instrText>
      </w:r>
      <w:r w:rsidR="00040F74">
        <w:rPr>
          <w:rFonts w:cs="Times New Roman"/>
          <w:iCs/>
          <w:noProof w:val="0"/>
          <w:lang w:val="en-CA"/>
        </w:rPr>
        <w:fldChar w:fldCharType="separate"/>
      </w:r>
      <w:r w:rsidR="00040F74">
        <w:rPr>
          <w:rFonts w:cs="Times New Roman"/>
          <w:iCs/>
          <w:lang w:val="en-CA"/>
        </w:rPr>
        <w:t>(Szabo et al. 2018)</w:t>
      </w:r>
      <w:r w:rsidR="00040F74">
        <w:rPr>
          <w:rFonts w:cs="Times New Roman"/>
          <w:iCs/>
          <w:noProof w:val="0"/>
          <w:lang w:val="en-CA"/>
        </w:rPr>
        <w:fldChar w:fldCharType="end"/>
      </w:r>
      <w:r w:rsidR="00A5240E">
        <w:rPr>
          <w:rFonts w:cs="Times New Roman"/>
          <w:iCs/>
          <w:noProof w:val="0"/>
          <w:lang w:val="en-CA"/>
        </w:rPr>
        <w:t>, may be effective in this environment</w:t>
      </w:r>
      <w:r w:rsidR="00040F74">
        <w:rPr>
          <w:rFonts w:cs="Times New Roman"/>
          <w:iCs/>
          <w:noProof w:val="0"/>
          <w:lang w:val="en-CA"/>
        </w:rPr>
        <w:t xml:space="preserve">. </w:t>
      </w:r>
      <w:r w:rsidR="00453BE3">
        <w:rPr>
          <w:rFonts w:cs="Times New Roman"/>
          <w:iCs/>
          <w:noProof w:val="0"/>
          <w:lang w:val="en-CA"/>
        </w:rPr>
        <w:t>Third,</w:t>
      </w:r>
      <w:r w:rsidR="00027A38">
        <w:rPr>
          <w:rFonts w:cs="Times New Roman"/>
          <w:noProof w:val="0"/>
          <w:lang w:val="en-CA"/>
        </w:rPr>
        <w:t xml:space="preserve"> </w:t>
      </w:r>
      <w:r w:rsidR="00E82CAD">
        <w:rPr>
          <w:rFonts w:cs="Times New Roman"/>
          <w:noProof w:val="0"/>
          <w:lang w:val="en-CA"/>
        </w:rPr>
        <w:t xml:space="preserve">new research </w:t>
      </w:r>
      <w:r w:rsidR="007C3B84">
        <w:rPr>
          <w:rFonts w:cs="Times New Roman"/>
          <w:noProof w:val="0"/>
          <w:lang w:val="en-CA"/>
        </w:rPr>
        <w:t>suggests the</w:t>
      </w:r>
      <w:r w:rsidR="00D321D1">
        <w:rPr>
          <w:rFonts w:cs="Times New Roman"/>
          <w:noProof w:val="0"/>
          <w:lang w:val="en-CA"/>
        </w:rPr>
        <w:t xml:space="preserve"> biotic</w:t>
      </w:r>
      <w:r w:rsidR="007C3B84">
        <w:rPr>
          <w:rFonts w:cs="Times New Roman"/>
          <w:noProof w:val="0"/>
          <w:lang w:val="en-CA"/>
        </w:rPr>
        <w:t xml:space="preserve"> impacts of cattail in the FRE are co</w:t>
      </w:r>
      <w:r w:rsidR="00253C1D">
        <w:rPr>
          <w:rFonts w:cs="Times New Roman"/>
          <w:noProof w:val="0"/>
          <w:lang w:val="en-CA"/>
        </w:rPr>
        <w:t>nsistent with</w:t>
      </w:r>
      <w:r w:rsidR="00D321D1">
        <w:rPr>
          <w:rFonts w:cs="Times New Roman"/>
          <w:noProof w:val="0"/>
          <w:lang w:val="en-CA"/>
        </w:rPr>
        <w:t xml:space="preserve"> </w:t>
      </w:r>
      <w:r w:rsidR="003B7C8E">
        <w:rPr>
          <w:rFonts w:cs="Times New Roman"/>
          <w:noProof w:val="0"/>
          <w:lang w:val="en-CA"/>
        </w:rPr>
        <w:t xml:space="preserve">other regions of North America. </w:t>
      </w:r>
      <w:r w:rsidR="005B4BF9">
        <w:rPr>
          <w:rFonts w:cs="Times New Roman"/>
          <w:noProof w:val="0"/>
          <w:lang w:val="en-CA"/>
        </w:rPr>
        <w:t>C</w:t>
      </w:r>
      <w:r w:rsidR="003B7C8E">
        <w:rPr>
          <w:rFonts w:cs="Times New Roman"/>
          <w:noProof w:val="0"/>
          <w:lang w:val="en-CA"/>
        </w:rPr>
        <w:t xml:space="preserve">attail monocultures </w:t>
      </w:r>
      <w:r w:rsidR="005B4BF9">
        <w:rPr>
          <w:rFonts w:cs="Times New Roman"/>
          <w:noProof w:val="0"/>
          <w:lang w:val="en-CA"/>
        </w:rPr>
        <w:t xml:space="preserve">in the FRE </w:t>
      </w:r>
      <w:r w:rsidR="00DD6195">
        <w:rPr>
          <w:rFonts w:cs="Times New Roman"/>
          <w:noProof w:val="0"/>
          <w:lang w:val="en-CA"/>
        </w:rPr>
        <w:t>possess lower</w:t>
      </w:r>
      <w:r w:rsidR="00DD6195">
        <w:rPr>
          <w:rFonts w:cs="Times New Roman"/>
          <w:i/>
          <w:iCs/>
          <w:noProof w:val="0"/>
          <w:lang w:val="en-CA"/>
        </w:rPr>
        <w:t xml:space="preserve"> </w:t>
      </w:r>
      <w:r w:rsidR="005B4BF9">
        <w:rPr>
          <w:rFonts w:cs="Times New Roman"/>
          <w:noProof w:val="0"/>
          <w:lang w:val="en-CA"/>
        </w:rPr>
        <w:t xml:space="preserve">native </w:t>
      </w:r>
      <w:r w:rsidR="0062682B">
        <w:rPr>
          <w:rFonts w:cs="Times New Roman"/>
          <w:noProof w:val="0"/>
          <w:lang w:val="en-CA"/>
        </w:rPr>
        <w:t>plant diversity</w:t>
      </w:r>
      <w:r w:rsidR="00F72AE4">
        <w:rPr>
          <w:rFonts w:cs="Times New Roman"/>
          <w:noProof w:val="0"/>
          <w:lang w:val="en-CA"/>
        </w:rPr>
        <w:t xml:space="preserve"> than nearby native marshes</w:t>
      </w:r>
      <w:r w:rsidR="005B4BF9">
        <w:rPr>
          <w:rFonts w:cs="Times New Roman"/>
          <w:noProof w:val="0"/>
          <w:lang w:val="en-CA"/>
        </w:rPr>
        <w:t xml:space="preserve"> </w:t>
      </w:r>
      <w:r w:rsidR="0062682B">
        <w:rPr>
          <w:rFonts w:cs="Times New Roman"/>
          <w:noProof w:val="0"/>
          <w:lang w:val="en-CA"/>
        </w:rPr>
        <w:fldChar w:fldCharType="begin"/>
      </w:r>
      <w:r w:rsidR="0062682B">
        <w:rPr>
          <w:rFonts w:cs="Times New Roman"/>
          <w:noProof w:val="0"/>
          <w:lang w:val="en-CA"/>
        </w:rPr>
        <w:instrText xml:space="preserve"> ADDIN ZOTERO_ITEM CSL_CITATION {"citationID":"vvo6jdzG","properties":{"formattedCitation":"(Stewart 2021)","plainCitation":"(Stewart 2021)","noteIndex":0},"citationItems":[{"id":1048,"uris":["http://zotero.org/users/6112721/items/92A4QX9B"],"itemData":{"id":1048,"type":"thesis","abstract":"Invasive species represent a significant and growing threat to biodiversity in ecosystems around the world. Research that can address key knowledge gaps is invaluable, particularly as managers grapple with diminishing time, resources, and data to deal with species invasions. Non-native narrow-leaved cattail (Typha angustifolia) is a wetland invader that has been detected in western Canada’s Fraser River Estuary (FRE) in recent decades, but questions around their degree of establishment, impact, manageability, and the potential emergence of invasive hybrid cattail (Typha x glauca), remain unanswered. This research aimed to address these knowledge gaps, investigating the threat potential of these taxa. Using a spectral analysis of aerial imagery, I found that invasive cattails are widespread, currently occupying approximately 4% of FRE marshes. Though never formally recorded in the FRE, T. x glauca is more abundant than T. angustifolia, and likely went undetected due to its cryptic nature. A species distribution model for invasive cattail predicted that 28% and 21% of the FRE has suitability (establishment and persistence) and susceptibility (risk of colonization when suitable) probabilities of &gt; 50% respectively, indicating this invasion is likely to continue. Restoration projects were invasion hotspots, with proportionally more cattail, susceptible habitat, and suitable habitat than the overall estuary. Vegetation sampling demonstrated that cattail-invaded marshes contained lower richness and diversity than uninvaded habitats. Cattail leaf litter had a significant negative effect on richness and diversity, while ramet density and foliar cover did not, suggesting litter may be an important dominance mechanism behind this invasion. Results from a two-year management experiment suggest these impacts may be counteracted, but not without expending considerable resources. Belowground energy reserves declined in response to cutting, however cattail ramets remained unchanged or increased in abundance. Native plant communities have yet to respond significantly to cutting and litter removal, suggesting that more time may be required for their recovery. I conclude that the extent of this invasion, likelihood of further invasion, and management challenges presented by invasive cattail require a strategic shift towards preventative management approaches, such as surveillance and early eradication in uninvaded high-value habitats, along with restoration designs that inhibit litter accumulation.","event-place":"Vancouver","genre":"Master's Thesis","language":"en","number-of-pages":"1-131","publisher":"University of British Columbia","publisher-place":"Vancouver","source":"Zotero","title":"Undetected but widespread: the cryptic invasion of non-native cattail (&lt;i&gt;Typha&lt;/i&gt;) in the Fraser River Estuary","URL":"https://open.library.ubc.ca/soa/cIRcle/collections/ubctheses/24/items/1.0397016","author":[{"family":"Stewart","given":"Daniel"}],"issued":{"date-parts":[["2021"]]}}}],"schema":"https://github.com/citation-style-language/schema/raw/master/csl-citation.json"} </w:instrText>
      </w:r>
      <w:r w:rsidR="0062682B">
        <w:rPr>
          <w:rFonts w:cs="Times New Roman"/>
          <w:noProof w:val="0"/>
          <w:lang w:val="en-CA"/>
        </w:rPr>
        <w:fldChar w:fldCharType="separate"/>
      </w:r>
      <w:r w:rsidR="0062682B">
        <w:rPr>
          <w:rFonts w:cs="Times New Roman"/>
          <w:lang w:val="en-CA"/>
        </w:rPr>
        <w:t>(Stewart 2021)</w:t>
      </w:r>
      <w:r w:rsidR="0062682B">
        <w:rPr>
          <w:rFonts w:cs="Times New Roman"/>
          <w:noProof w:val="0"/>
          <w:lang w:val="en-CA"/>
        </w:rPr>
        <w:fldChar w:fldCharType="end"/>
      </w:r>
      <w:r w:rsidR="0062682B">
        <w:rPr>
          <w:rFonts w:cs="Times New Roman"/>
          <w:noProof w:val="0"/>
          <w:lang w:val="en-CA"/>
        </w:rPr>
        <w:t xml:space="preserve">, </w:t>
      </w:r>
      <w:r w:rsidR="006E406D">
        <w:rPr>
          <w:rFonts w:cs="Times New Roman"/>
          <w:noProof w:val="0"/>
          <w:lang w:val="en-CA"/>
        </w:rPr>
        <w:t>which</w:t>
      </w:r>
      <w:r w:rsidR="005B4BF9">
        <w:rPr>
          <w:rFonts w:cs="Times New Roman"/>
          <w:noProof w:val="0"/>
          <w:lang w:val="en-CA"/>
        </w:rPr>
        <w:t xml:space="preserve"> </w:t>
      </w:r>
      <w:r w:rsidR="007C3B84">
        <w:rPr>
          <w:rFonts w:cs="Times New Roman"/>
          <w:noProof w:val="0"/>
          <w:lang w:val="en-CA"/>
        </w:rPr>
        <w:t xml:space="preserve">was </w:t>
      </w:r>
      <w:r w:rsidR="00614A85">
        <w:rPr>
          <w:rFonts w:cs="Times New Roman"/>
          <w:noProof w:val="0"/>
          <w:lang w:val="en-CA"/>
        </w:rPr>
        <w:t xml:space="preserve">also </w:t>
      </w:r>
      <w:r w:rsidR="007C3B84">
        <w:rPr>
          <w:rFonts w:cs="Times New Roman"/>
          <w:noProof w:val="0"/>
          <w:lang w:val="en-CA"/>
        </w:rPr>
        <w:t xml:space="preserve">observed in </w:t>
      </w:r>
      <w:r w:rsidR="00932B8F">
        <w:rPr>
          <w:rFonts w:cs="Times New Roman"/>
          <w:noProof w:val="0"/>
          <w:lang w:val="en-CA"/>
        </w:rPr>
        <w:t xml:space="preserve">urban wetlands in Illinois </w:t>
      </w:r>
      <w:r w:rsidR="00932B8F">
        <w:rPr>
          <w:rFonts w:cs="Times New Roman"/>
          <w:noProof w:val="0"/>
          <w:lang w:val="en-CA"/>
        </w:rPr>
        <w:fldChar w:fldCharType="begin"/>
      </w:r>
      <w:r w:rsidR="00932B8F">
        <w:rPr>
          <w:rFonts w:cs="Times New Roman"/>
          <w:noProof w:val="0"/>
          <w:lang w:val="en-CA"/>
        </w:rPr>
        <w:instrText xml:space="preserve"> ADDIN ZOTERO_ITEM CSL_CITATION {"citationID":"lnUSKtR3","properties":{"formattedCitation":"(Boers et al. 2007)","plainCitation":"(Boers et al. 2007)","noteIndex":0},"citationItems":[{"id":903,"uris":["http://zotero.org/users/6112721/items/ZJTBJU8Z"],"itemData":{"id":903,"type":"article-journal","abstract":"Urban wetlands typically have few plant species. In wetlands designed to improve water quality, nutrient-rich water and highly variable water levels often favor aggressive, ﬂoodtolerant plants, such as Typha × glauca (hybrid cattail). At Des Plaines River Wetlands Demonstration Site (Lake Co., IL), we assessed T. × glauca dominance and plant community composition under varying hydroperiods in a complex of eight constructed wetlands. Plots ﬂooded for more than 5 weeks during the growing season tended to be dominated by T. × glauca, while plots ﬂooded fewer days did not. Plots with high cover of T. × glauca had low species richness (negative correlation, R2 = 0.72, p &lt; 0.001). However, overall species richness of the wetland complex was high (94 species), indicating that wetlands in urbanizing landscapes can support many plant species where T. × glauca is not dominant. T. × glauca-dominated areas resisted the establishment of a native plant community. Removing T. × glauca and introducing native species increased diversity initially, but did not prevent re-invasion. Although 12 of the 24 species we seeded became established in our cleared plots, T. × glauca rapidly re-invaded. In year 1, T. × glauca regained an average of 11 ramets m−2, and its density doubled in year 2. The likelihood of planted species surviving decreased as duration of inundation increased, and in both seeded and planted plots, graminoids had greater survivorship through year 2 than forbs across a range of water levels. Within 4 years, however, T. × glauca was the most common plant, present in 92% of the cleared plots. Simply removing T. × glauca and adding propagules to an urban wetland is not sufﬁcient to increase diversity. © 2006 Elsevier B.V. All rights reserved.","container-title":"Ecological Engineering","DOI":"10.1016/j.ecoleng.2006.04.011","ISSN":"09258574","issue":"3","journalAbbreviation":"Ecological Engineering","language":"en","page":"232-244","source":"DOI.org (Crossref)","title":"Typha×glauca dominance and extended hydroperiod constrain restoration of wetland diversity","volume":"29","author":[{"family":"Boers","given":"Aaron M."},{"family":"Veltman","given":"Rachel L.D."},{"family":"Zedler","given":"Joy B."}],"issued":{"date-parts":[["2007",3]]}}}],"schema":"https://github.com/citation-style-language/schema/raw/master/csl-citation.json"} </w:instrText>
      </w:r>
      <w:r w:rsidR="00932B8F">
        <w:rPr>
          <w:rFonts w:cs="Times New Roman"/>
          <w:noProof w:val="0"/>
          <w:lang w:val="en-CA"/>
        </w:rPr>
        <w:fldChar w:fldCharType="separate"/>
      </w:r>
      <w:r w:rsidR="00932B8F">
        <w:rPr>
          <w:rFonts w:cs="Times New Roman"/>
          <w:lang w:val="en-CA"/>
        </w:rPr>
        <w:t>(Boers et al. 2007)</w:t>
      </w:r>
      <w:r w:rsidR="00932B8F">
        <w:rPr>
          <w:rFonts w:cs="Times New Roman"/>
          <w:noProof w:val="0"/>
          <w:lang w:val="en-CA"/>
        </w:rPr>
        <w:fldChar w:fldCharType="end"/>
      </w:r>
      <w:r w:rsidR="00932B8F">
        <w:rPr>
          <w:rFonts w:cs="Times New Roman"/>
          <w:noProof w:val="0"/>
          <w:lang w:val="en-CA"/>
        </w:rPr>
        <w:t xml:space="preserve"> </w:t>
      </w:r>
      <w:r w:rsidR="00EC59CD">
        <w:rPr>
          <w:rFonts w:cs="Times New Roman"/>
          <w:noProof w:val="0"/>
          <w:lang w:val="en-CA"/>
        </w:rPr>
        <w:t xml:space="preserve">and </w:t>
      </w:r>
      <w:r w:rsidR="00C528D3">
        <w:rPr>
          <w:rFonts w:cs="Times New Roman"/>
          <w:noProof w:val="0"/>
          <w:lang w:val="en-CA"/>
        </w:rPr>
        <w:t xml:space="preserve">lacustrine marshes in the </w:t>
      </w:r>
      <w:r w:rsidR="00EC59CD">
        <w:rPr>
          <w:rFonts w:cs="Times New Roman"/>
          <w:noProof w:val="0"/>
          <w:lang w:val="en-CA"/>
        </w:rPr>
        <w:t xml:space="preserve">Great Lakes </w:t>
      </w:r>
      <w:r w:rsidR="00EC59CD">
        <w:rPr>
          <w:rFonts w:cs="Times New Roman"/>
          <w:noProof w:val="0"/>
          <w:lang w:val="en-CA"/>
        </w:rPr>
        <w:fldChar w:fldCharType="begin"/>
      </w:r>
      <w:r w:rsidR="00F72AE4">
        <w:rPr>
          <w:rFonts w:cs="Times New Roman"/>
          <w:noProof w:val="0"/>
          <w:lang w:val="en-CA"/>
        </w:rPr>
        <w:instrText xml:space="preserve"> ADDIN ZOTERO_ITEM CSL_CITATION {"citationID":"NBkRdWqC","properties":{"formattedCitation":"(Tuchman et al. 2009; Farrer &amp; Goldberg 2014)","plainCitation":"(Tuchman et al. 2009; Farrer &amp; Goldberg 2014)","noteIndex":0},"citationItems":[{"id":1534,"uris":["http://zotero.org/users/6112721/items/IFZU2IBX"],"itemData":{"id":1534,"type":"article-journal","abstract":"Typha x glauca (hybrid cattail) is an aggressive invader of wetlands in the upper Midwest, USA. There is widespread concern about declines in plant diversity following Typha invasion. However, relatively little is known about how Typha alters habitat characteristics, i.e., its potential to act as an ‘‘ecosystem engineer’’. Over five years, we measured physical, chemical, and plant community changes associated with Typha invasion in a Lake Huron wetland in northern lower Michigan. We compared uninvaded areas with patches varying in invasion intensity. Our study was observational, but we used statistical inference to try to separate effects of Typha and confounding variables, particularly water depth. We used space–for–time substitution to investigate whether Typha–associated changes increased over time, as predicted if Typha invasion was in part a cause (not only a consequence) of abiotic changes. Relative to uninvaded areas, Typha–invaded areas differed in plant–community composition and had lower species richness, higher litter mass, and higher soil organic matter and nutrient concentrations (all P , 0.001). Overall, Typha invasion appeared to displace native species and enrich wetland soils. These changes could benefit Typha at the expense of native species, potentially generating plant–soil feedbacks that pose special challenges for wetland management and restoration.","container-title":"Wetlands","DOI":"10.1672/08-71.1","ISSN":"0277-5212, 1943-6246","issue":"3","journalAbbreviation":"Wetlands","language":"en","page":"964-975","source":"DOI.org (Crossref)","title":"Patterns of environmental change associated withTypha xglauca invasion in a Great Lakes coastal wetland","volume":"29","author":[{"family":"Tuchman","given":"Nancy C."},{"family":"Larkin","given":"Daniel J."},{"family":"Geddes","given":"Pamela"},{"family":"Wildova","given":"Radka"},{"family":"Jankowski","given":"KathiJo"},{"family":"Goldberg","given":"Deborah E."}],"issued":{"date-parts":[["2009",9]]}}},{"id":"4LsnhJz1/zjvmRViK","uris":["http://zotero.org/users/6112721/items/YT8U9IIF"],"itemData":{"id":"4LsnhJz1/zjvmRViK","type":"article-journal","abstract":"Invasive plants compete with natives, and their litter can suppress natives and alter ecosystem function. Understanding the mechanisms of effect of invasive plants and testing whether invader removal reverses these effects is important to guide restoration and management. We addressed these questions in a Great Lakes marsh invaded by Typha x glauca (hybrid cattail), which produces monodominant stands with considerable litter accumulation. We teased apart effects of live T. x glauca versus its litter on the marsh ecosystem with a live/litter transplant experiment, and tested whether effects were reversible by a live/litter removal experiment in a Typha stand. Over two to four years, in both native marsh and Typha stand, the presence of litter decreased light and increased inorganic nitrogen. Live T. x glauca addition to the native marsh increased inorganic nitrogen and soil organic matter, but removal did not reverse these effects. Litter addition decreased native richness and abundance, and litter removal reversed these effects; however, characteristic native marsh sedges and rushes were not restored, but rather terrestrial grasses and forbs recruited. This suggests that litter removal is essential in cattail restoration projects to increase diversity, but that further active management will likely be necessary to restore marsh communities per se. Because many wetland invaders share similar traits with T. x glauca, including litter accumulation, conclusions are broadly applicable to a variety of wetland invasions.","container-title":"Aquatic Botany","DOI":"10.1016/j.aquabot.2014.01.002","ISSN":"03043770","journalAbbreviation":"Aquatic Botany","language":"en","page":"35-43","source":"DOI.org (Crossref)","title":"Mechanisms and reversibility of the effects of hybrid cattail on a Great Lakes marsh","volume":"116","author":[{"family":"Farrer","given":"Emily C."},{"family":"Goldberg","given":"Deborah E."}],"issued":{"date-parts":[["2014",5]]}}}],"schema":"https://github.com/citation-style-language/schema/raw/master/csl-citation.json"} </w:instrText>
      </w:r>
      <w:r w:rsidR="00EC59CD">
        <w:rPr>
          <w:rFonts w:cs="Times New Roman"/>
          <w:noProof w:val="0"/>
          <w:lang w:val="en-CA"/>
        </w:rPr>
        <w:fldChar w:fldCharType="separate"/>
      </w:r>
      <w:r w:rsidR="00F72AE4">
        <w:rPr>
          <w:rFonts w:cs="Times New Roman"/>
          <w:lang w:val="en-CA"/>
        </w:rPr>
        <w:t>(Tuchman et al. 2009; Farrer &amp; Goldberg 2014)</w:t>
      </w:r>
      <w:r w:rsidR="00EC59CD">
        <w:rPr>
          <w:rFonts w:cs="Times New Roman"/>
          <w:noProof w:val="0"/>
          <w:lang w:val="en-CA"/>
        </w:rPr>
        <w:fldChar w:fldCharType="end"/>
      </w:r>
      <w:r w:rsidR="00B801FA">
        <w:rPr>
          <w:rFonts w:cs="Times New Roman"/>
          <w:noProof w:val="0"/>
          <w:lang w:val="en-CA"/>
        </w:rPr>
        <w:t xml:space="preserve">. </w:t>
      </w:r>
      <w:r w:rsidR="00A216A0">
        <w:rPr>
          <w:rFonts w:cs="Times New Roman"/>
          <w:noProof w:val="0"/>
          <w:lang w:val="en-CA"/>
        </w:rPr>
        <w:t>Macroinvertebrate abundance was</w:t>
      </w:r>
      <w:r w:rsidR="00614A85">
        <w:rPr>
          <w:rFonts w:cs="Times New Roman"/>
          <w:noProof w:val="0"/>
          <w:lang w:val="en-CA"/>
        </w:rPr>
        <w:t xml:space="preserve"> </w:t>
      </w:r>
      <w:r w:rsidR="00A216A0">
        <w:rPr>
          <w:rFonts w:cs="Times New Roman"/>
          <w:noProof w:val="0"/>
          <w:lang w:val="en-CA"/>
        </w:rPr>
        <w:t xml:space="preserve">found to be lower in cattail-invaded sites </w:t>
      </w:r>
      <w:r w:rsidR="00DD6195">
        <w:rPr>
          <w:rFonts w:cs="Times New Roman"/>
          <w:noProof w:val="0"/>
          <w:lang w:val="en-CA"/>
        </w:rPr>
        <w:t xml:space="preserve">than native marshes </w:t>
      </w:r>
      <w:r w:rsidR="0062682B">
        <w:rPr>
          <w:rFonts w:cs="Times New Roman"/>
          <w:noProof w:val="0"/>
          <w:lang w:val="en-CA"/>
        </w:rPr>
        <w:fldChar w:fldCharType="begin"/>
      </w:r>
      <w:r w:rsidR="0062682B">
        <w:rPr>
          <w:rFonts w:cs="Times New Roman"/>
          <w:noProof w:val="0"/>
          <w:lang w:val="en-CA"/>
        </w:rPr>
        <w:instrText xml:space="preserve"> ADDIN ZOTERO_ITEM CSL_CITATION {"citationID":"24IYSAxu","properties":{"formattedCitation":"(Lee 2021)","plainCitation":"(Lee 2021)","noteIndex":0},"citationItems":[{"id":1726,"uris":["http://zotero.org/users/6112721/items/TSQUBQFC"],"itemData":{"id":1726,"type":"report","abstract":"In recent decades, the exotic cattail Typha angustifolia and its hybrid Typha x glauca have invaded the Fraser River estuary. The impacts from this invasion on benthic macroinvertebrate communities, however, are yet to be studied. Macroinvertebrates play important roles in food chains, trophic dynamics, and nutrient cycling and are potentially at risk from this invasion. In this study, I compared the benthic invertebrate communities between exotic cattail stands and native vegetation stands at 25 paired sites. Sediment cores were analyzed for invertebrate abundance, biomass, and Shannon Wiener diversity index, and it was found that biomass and abundance were lower in exotic cattail when compared to native vegetation, however, there was no difference in diversity. Given the proximity to side channels, tidal inundation time would be a logical explanation for the differences in the benthic communities; however, it was not found to be a significant predictor. Given the invasive nature of exotic cattail and the correlations that were found, cattail should be removed in restoration projects where possible.","event-place":"Burnaby","genre":"Master's Project","page":"1-33","publisher":"Simon Fraser University &amp; British Columbia Institute of Technology","publisher-place":"Burnaby","title":"The impacts of exotic &lt;i&gt;Typha&lt;/i&gt; on benthic invertebrate communities in the South Arm of the Fraser River Estuary","author":[{"family":"Lee","given":"Jan Jakob"}],"issued":{"date-parts":[["2021"]]}}}],"schema":"https://github.com/citation-style-language/schema/raw/master/csl-citation.json"} </w:instrText>
      </w:r>
      <w:r w:rsidR="0062682B">
        <w:rPr>
          <w:rFonts w:cs="Times New Roman"/>
          <w:noProof w:val="0"/>
          <w:lang w:val="en-CA"/>
        </w:rPr>
        <w:fldChar w:fldCharType="separate"/>
      </w:r>
      <w:r w:rsidR="0062682B">
        <w:rPr>
          <w:rFonts w:cs="Times New Roman"/>
          <w:lang w:val="en-CA"/>
        </w:rPr>
        <w:t>(Lee 2021)</w:t>
      </w:r>
      <w:r w:rsidR="0062682B">
        <w:rPr>
          <w:rFonts w:cs="Times New Roman"/>
          <w:noProof w:val="0"/>
          <w:lang w:val="en-CA"/>
        </w:rPr>
        <w:fldChar w:fldCharType="end"/>
      </w:r>
      <w:r w:rsidR="00B801FA">
        <w:rPr>
          <w:rFonts w:cs="Times New Roman"/>
          <w:noProof w:val="0"/>
          <w:lang w:val="en-CA"/>
        </w:rPr>
        <w:t xml:space="preserve">, </w:t>
      </w:r>
      <w:r w:rsidR="00253C1D">
        <w:rPr>
          <w:rFonts w:cs="Times New Roman"/>
          <w:noProof w:val="0"/>
          <w:lang w:val="en-CA"/>
        </w:rPr>
        <w:t xml:space="preserve">which is consistent to studies in </w:t>
      </w:r>
      <w:r w:rsidR="00C45B0B">
        <w:rPr>
          <w:rFonts w:cs="Times New Roman"/>
          <w:noProof w:val="0"/>
          <w:lang w:val="en-CA"/>
        </w:rPr>
        <w:t xml:space="preserve">Kansas </w:t>
      </w:r>
      <w:r w:rsidR="00C45B0B">
        <w:rPr>
          <w:rFonts w:cs="Times New Roman"/>
          <w:noProof w:val="0"/>
          <w:lang w:val="en-CA"/>
        </w:rPr>
        <w:fldChar w:fldCharType="begin"/>
      </w:r>
      <w:r w:rsidR="00C45B0B">
        <w:rPr>
          <w:rFonts w:cs="Times New Roman"/>
          <w:noProof w:val="0"/>
          <w:lang w:val="en-CA"/>
        </w:rPr>
        <w:instrText xml:space="preserve"> ADDIN ZOTERO_ITEM CSL_CITATION {"citationID":"ON3VzvPg","properties":{"formattedCitation":"(Kostecke et al. 2005)","plainCitation":"(Kostecke et al. 2005)","noteIndex":0},"citationItems":[{"id":1564,"uris":["http://zotero.org/users/6112721/items/YH5FGHAG"],"itemData":{"id":1564,"type":"article-journal","abstract":"Cheyenne Bottoms, Kansas, USA has been designated by the Ramsar convention as a Wetland of International Importance. However, since that 1988 designation, cattail (Typha spp.) has become the dominant plant within the basin, and migratory bird use has decreased. We examined the effects of different cattail-management treatments (burned, disked, and grazed by 5 and 20 head of cattle) on macroinvertebrates used as food resources by migratory birds. We found few differences in diversity, biomass, or density of macroinvertebrates among treatments. When differences existed, diversity, biomass, and density were greater within the control or more heavily vegetated treatments (e.g., burned) than within less vegetated treatments (e.g., disked). Macroinvertebrate densities, particularly Chironomidae, ranged from 154 to 681/m2; however, they were up to seven times lower than historic densities and well below the 5000/m2 that has been suggested for supporting large numbers (0.5 million) of migratory waterbirds. Thus, Cheyenne Bottoms’ capacity to support migratory waterbirds may currently be reduced due to low macroinvertebrate densities in areas where cattail has invaded, as well as in areas where cattail has been managed. Research and management should be targeted at restoring the hydrology and dependent biotic communities that support migratory birds.","container-title":"Wetlands","DOI":"10.1672/0277-5212(2005)025[0758:MRTCMA]2.0.CO;2","ISSN":"0277-5212, 1943-6246","issue":"3","journalAbbreviation":"Wetlands","language":"en","page":"758-763","source":"DOI.org (Crossref)","title":"Macroinvertebrate response to cattail management at Cheyenne Bottoms, Kansas, USA","volume":"25","author":[{"family":"Kostecke","given":"Richard M."},{"family":"Smith","given":"Loren M."},{"family":"Hands","given":"Helen M."}],"issued":{"date-parts":[["2005",9]]}}}],"schema":"https://github.com/citation-style-language/schema/raw/master/csl-citation.json"} </w:instrText>
      </w:r>
      <w:r w:rsidR="00C45B0B">
        <w:rPr>
          <w:rFonts w:cs="Times New Roman"/>
          <w:noProof w:val="0"/>
          <w:lang w:val="en-CA"/>
        </w:rPr>
        <w:fldChar w:fldCharType="separate"/>
      </w:r>
      <w:r w:rsidR="00C45B0B" w:rsidRPr="00C45B0B">
        <w:rPr>
          <w:rFonts w:cs="Times New Roman"/>
          <w:lang w:val="en-CA"/>
        </w:rPr>
        <w:t>(Kostecke et al. 2005)</w:t>
      </w:r>
      <w:r w:rsidR="00C45B0B">
        <w:rPr>
          <w:rFonts w:cs="Times New Roman"/>
          <w:noProof w:val="0"/>
          <w:lang w:val="en-CA"/>
        </w:rPr>
        <w:fldChar w:fldCharType="end"/>
      </w:r>
      <w:r w:rsidR="00C45B0B">
        <w:rPr>
          <w:rFonts w:cs="Times New Roman"/>
          <w:noProof w:val="0"/>
          <w:lang w:val="en-CA"/>
        </w:rPr>
        <w:t xml:space="preserve"> and the Great Lakes </w:t>
      </w:r>
      <w:r w:rsidR="00C45B0B">
        <w:rPr>
          <w:rFonts w:cs="Times New Roman"/>
          <w:noProof w:val="0"/>
          <w:lang w:val="en-CA"/>
        </w:rPr>
        <w:fldChar w:fldCharType="begin"/>
      </w:r>
      <w:r w:rsidR="00C37AF5">
        <w:rPr>
          <w:rFonts w:cs="Times New Roman"/>
          <w:noProof w:val="0"/>
          <w:lang w:val="en-CA"/>
        </w:rPr>
        <w:instrText xml:space="preserve"> ADDIN ZOTERO_ITEM CSL_CITATION {"citationID":"nv21CUf4","properties":{"formattedCitation":"(Lawrence et al. 2016a)","plainCitation":"(Lawrence et al. 2016a)","noteIndex":0},"citationItems":[{"id":1570,"uris":["http://zotero.org/users/6112721/items/KLTLKUV9"],"itemData":{"id":1570,"type":"article-journal","abstract":"Aquatic macroinvertebrates are a critical component of wetland nutrient cycling and food webs, with many ﬁsh and wildlife species depending upon them as food resources; but little is known about how invasion by dominant macrophytes may alter community dynamics. We examined the impacts of Typha invasion on aquatic macroinvertebrate communities in three northern Great Lakes coastal wetlands by comparing community composition between stands of native emergent marsh and those dominated by invasive Typha. Typha invaded zones were associated with shallower and cooler water than native emergent zones, and we detected decreased aquatic macroinvertebrate density and biomass in invaded zones. After accounting for the positive effect of plant species richness on macroinvertebrate abundance, we observed Typha invaded coastal zones had less total macroinvertebrate and insect biomass than native zones across all levels of plant richness. Our results suggest that Typha invasion reduces habitat quality for aquatic macroinvertebrates by homogenizing structural diversity and reducing water temperatures, which in turn may negatively impact predatory organisms by decreasing food resources. We recommend experimental tests of Typha management treatments to identify techniques that may promote structurally diverse and biologically rich Great Lakes coastal wetlands.","container-title":"Journal of Great Lakes Research","DOI":"10.1016/j.jglr.2016.08.009","ISSN":"03801330","issue":"6","journalAbbreviation":"Journal of Great Lakes Research","language":"en","page":"1412-1419","source":"DOI.org (Crossref)","title":"Typha invasion associated with reduced aquatic macroinvertebrate abundance in northern Lake Huron coastal wetlands","volume":"42","author":[{"family":"Lawrence","given":"Beth A."},{"family":"Bourke","given":"Kimberly"},{"family":"Lishawa","given":"Shane C."},{"family":"Tuchman","given":"Nancy C."}],"issued":{"date-parts":[["2016",12]]}}}],"schema":"https://github.com/citation-style-language/schema/raw/master/csl-citation.json"} </w:instrText>
      </w:r>
      <w:r w:rsidR="00C45B0B">
        <w:rPr>
          <w:rFonts w:cs="Times New Roman"/>
          <w:noProof w:val="0"/>
          <w:lang w:val="en-CA"/>
        </w:rPr>
        <w:fldChar w:fldCharType="separate"/>
      </w:r>
      <w:r w:rsidR="00C37AF5">
        <w:rPr>
          <w:rFonts w:cs="Times New Roman"/>
          <w:lang w:val="en-CA"/>
        </w:rPr>
        <w:t>(Lawrence et al. 2016a)</w:t>
      </w:r>
      <w:r w:rsidR="00C45B0B">
        <w:rPr>
          <w:rFonts w:cs="Times New Roman"/>
          <w:noProof w:val="0"/>
          <w:lang w:val="en-CA"/>
        </w:rPr>
        <w:fldChar w:fldCharType="end"/>
      </w:r>
      <w:r w:rsidR="00B862D5">
        <w:rPr>
          <w:rFonts w:cs="Times New Roman"/>
          <w:noProof w:val="0"/>
          <w:lang w:val="en-CA"/>
        </w:rPr>
        <w:t>.</w:t>
      </w:r>
      <w:r w:rsidR="003A49C0">
        <w:rPr>
          <w:rFonts w:cs="Times New Roman"/>
          <w:noProof w:val="0"/>
          <w:lang w:val="en-CA"/>
        </w:rPr>
        <w:t xml:space="preserve"> </w:t>
      </w:r>
      <w:r w:rsidR="008C7648">
        <w:rPr>
          <w:rFonts w:cs="Times New Roman"/>
          <w:noProof w:val="0"/>
          <w:lang w:val="en-CA"/>
        </w:rPr>
        <w:t>I</w:t>
      </w:r>
      <w:r w:rsidR="006E406D">
        <w:rPr>
          <w:rFonts w:cs="Times New Roman"/>
          <w:noProof w:val="0"/>
          <w:lang w:val="en-CA"/>
        </w:rPr>
        <w:t>t is</w:t>
      </w:r>
      <w:r w:rsidR="008C7648">
        <w:rPr>
          <w:rFonts w:cs="Times New Roman"/>
          <w:noProof w:val="0"/>
          <w:lang w:val="en-CA"/>
        </w:rPr>
        <w:t xml:space="preserve"> therefore</w:t>
      </w:r>
      <w:r w:rsidR="00326679">
        <w:rPr>
          <w:rFonts w:cs="Times New Roman"/>
          <w:noProof w:val="0"/>
          <w:lang w:val="en-CA"/>
        </w:rPr>
        <w:t xml:space="preserve"> </w:t>
      </w:r>
      <w:r w:rsidR="003A49C0">
        <w:rPr>
          <w:rFonts w:cs="Times New Roman"/>
          <w:noProof w:val="0"/>
          <w:lang w:val="en-CA"/>
        </w:rPr>
        <w:t xml:space="preserve">reasonable to </w:t>
      </w:r>
      <w:r w:rsidR="009C6CB7">
        <w:rPr>
          <w:rFonts w:cs="Times New Roman"/>
          <w:noProof w:val="0"/>
          <w:lang w:val="en-CA"/>
        </w:rPr>
        <w:t>infer</w:t>
      </w:r>
      <w:r w:rsidR="003A49C0">
        <w:rPr>
          <w:rFonts w:cs="Times New Roman"/>
          <w:noProof w:val="0"/>
          <w:lang w:val="en-CA"/>
        </w:rPr>
        <w:t xml:space="preserve"> that </w:t>
      </w:r>
      <w:r w:rsidR="006E406D">
        <w:rPr>
          <w:rFonts w:cs="Times New Roman"/>
          <w:noProof w:val="0"/>
          <w:lang w:val="en-CA"/>
        </w:rPr>
        <w:t xml:space="preserve">the conversion of </w:t>
      </w:r>
      <w:r w:rsidR="003A49C0">
        <w:rPr>
          <w:rFonts w:cs="Times New Roman"/>
          <w:noProof w:val="0"/>
          <w:lang w:val="en-CA"/>
        </w:rPr>
        <w:t>500,000 m</w:t>
      </w:r>
      <w:r w:rsidR="003A49C0" w:rsidRPr="003A49C0">
        <w:rPr>
          <w:rFonts w:cs="Times New Roman"/>
          <w:noProof w:val="0"/>
          <w:vertAlign w:val="superscript"/>
          <w:lang w:val="en-CA"/>
        </w:rPr>
        <w:t>2</w:t>
      </w:r>
      <w:r w:rsidR="0046310F">
        <w:rPr>
          <w:rFonts w:cs="Times New Roman"/>
          <w:noProof w:val="0"/>
          <w:lang w:val="en-CA"/>
        </w:rPr>
        <w:t xml:space="preserve"> </w:t>
      </w:r>
      <w:r w:rsidR="00C96781">
        <w:rPr>
          <w:rFonts w:cs="Times New Roman"/>
          <w:noProof w:val="0"/>
          <w:lang w:val="en-CA"/>
        </w:rPr>
        <w:t xml:space="preserve">of native marsh </w:t>
      </w:r>
      <w:r w:rsidR="006E406D">
        <w:rPr>
          <w:rFonts w:cs="Times New Roman"/>
          <w:noProof w:val="0"/>
          <w:lang w:val="en-CA"/>
        </w:rPr>
        <w:t>to</w:t>
      </w:r>
      <w:r w:rsidR="00C96781">
        <w:rPr>
          <w:rFonts w:cs="Times New Roman"/>
          <w:noProof w:val="0"/>
          <w:lang w:val="en-CA"/>
        </w:rPr>
        <w:t xml:space="preserve"> non-native </w:t>
      </w:r>
      <w:r w:rsidR="00326679">
        <w:rPr>
          <w:rFonts w:cs="Times New Roman"/>
          <w:i/>
          <w:iCs/>
          <w:noProof w:val="0"/>
          <w:lang w:val="en-CA"/>
        </w:rPr>
        <w:t>c</w:t>
      </w:r>
      <w:r w:rsidR="00326679" w:rsidRPr="00326679">
        <w:rPr>
          <w:rFonts w:cs="Times New Roman"/>
          <w:noProof w:val="0"/>
          <w:lang w:val="en-CA"/>
        </w:rPr>
        <w:t>at</w:t>
      </w:r>
      <w:r w:rsidR="00326679">
        <w:rPr>
          <w:rFonts w:cs="Times New Roman"/>
          <w:noProof w:val="0"/>
          <w:lang w:val="en-CA"/>
        </w:rPr>
        <w:t>t</w:t>
      </w:r>
      <w:r w:rsidR="00326679" w:rsidRPr="00326679">
        <w:rPr>
          <w:rFonts w:cs="Times New Roman"/>
          <w:noProof w:val="0"/>
          <w:lang w:val="en-CA"/>
        </w:rPr>
        <w:t>ail</w:t>
      </w:r>
      <w:r w:rsidR="00C96781">
        <w:rPr>
          <w:rFonts w:cs="Times New Roman"/>
          <w:i/>
          <w:iCs/>
          <w:noProof w:val="0"/>
          <w:lang w:val="en-CA"/>
        </w:rPr>
        <w:t xml:space="preserve"> </w:t>
      </w:r>
      <w:r w:rsidR="00C96781">
        <w:rPr>
          <w:rFonts w:cs="Times New Roman"/>
          <w:noProof w:val="0"/>
          <w:lang w:val="en-CA"/>
        </w:rPr>
        <w:t>has</w:t>
      </w:r>
      <w:r w:rsidR="00326679">
        <w:rPr>
          <w:rFonts w:cs="Times New Roman"/>
          <w:noProof w:val="0"/>
          <w:lang w:val="en-CA"/>
        </w:rPr>
        <w:t xml:space="preserve"> ecological implications, and future studies should </w:t>
      </w:r>
      <w:r w:rsidR="00B801FA">
        <w:rPr>
          <w:rFonts w:cs="Times New Roman"/>
          <w:noProof w:val="0"/>
          <w:lang w:val="en-CA"/>
        </w:rPr>
        <w:t>investigat</w:t>
      </w:r>
      <w:r w:rsidR="00C528D3">
        <w:rPr>
          <w:rFonts w:cs="Times New Roman"/>
          <w:noProof w:val="0"/>
          <w:lang w:val="en-CA"/>
        </w:rPr>
        <w:t>e</w:t>
      </w:r>
      <w:r w:rsidR="00B801FA">
        <w:rPr>
          <w:rFonts w:cs="Times New Roman"/>
          <w:noProof w:val="0"/>
          <w:lang w:val="en-CA"/>
        </w:rPr>
        <w:t xml:space="preserve"> these biotic and abiotic</w:t>
      </w:r>
      <w:r w:rsidR="00326679">
        <w:rPr>
          <w:rFonts w:cs="Times New Roman"/>
          <w:noProof w:val="0"/>
          <w:lang w:val="en-CA"/>
        </w:rPr>
        <w:t xml:space="preserve"> impacts further. </w:t>
      </w:r>
    </w:p>
    <w:bookmarkEnd w:id="951"/>
    <w:p w14:paraId="584B8656" w14:textId="77777777" w:rsidR="00996CDD" w:rsidRDefault="00996CDD" w:rsidP="00996CDD">
      <w:pPr>
        <w:pStyle w:val="Heading2"/>
      </w:pPr>
      <w:r>
        <w:t>Management Implications</w:t>
      </w:r>
    </w:p>
    <w:p w14:paraId="03B82AA7" w14:textId="7168CD20" w:rsidR="00D9765E" w:rsidRPr="00247A13" w:rsidRDefault="00CF7EBC" w:rsidP="00D9765E">
      <w:pPr>
        <w:ind w:firstLine="284"/>
        <w:jc w:val="left"/>
        <w:rPr>
          <w:rFonts w:cs="Times New Roman"/>
          <w:noProof w:val="0"/>
          <w:lang w:val="en-CA"/>
        </w:rPr>
      </w:pPr>
      <w:r>
        <w:rPr>
          <w:rFonts w:cs="Times New Roman"/>
        </w:rPr>
        <w:t>Our results</w:t>
      </w:r>
      <w:r w:rsidR="00772B54">
        <w:rPr>
          <w:rFonts w:cs="Times New Roman"/>
        </w:rPr>
        <w:t xml:space="preserve"> </w:t>
      </w:r>
      <w:r w:rsidR="00B3054F">
        <w:rPr>
          <w:rFonts w:cs="Times New Roman"/>
        </w:rPr>
        <w:t xml:space="preserve">suggest </w:t>
      </w:r>
      <w:r w:rsidR="006A5EC4">
        <w:rPr>
          <w:rFonts w:cs="Times New Roman"/>
        </w:rPr>
        <w:t xml:space="preserve">that cattail are </w:t>
      </w:r>
      <w:r w:rsidR="00681FCE">
        <w:rPr>
          <w:rFonts w:cs="Times New Roman"/>
        </w:rPr>
        <w:t xml:space="preserve">not only </w:t>
      </w:r>
      <w:r w:rsidR="00772B54">
        <w:rPr>
          <w:rFonts w:cs="Times New Roman"/>
        </w:rPr>
        <w:t>well-established</w:t>
      </w:r>
      <w:r w:rsidR="006A5EC4">
        <w:rPr>
          <w:rFonts w:cs="Times New Roman"/>
        </w:rPr>
        <w:t xml:space="preserve">, </w:t>
      </w:r>
      <w:r w:rsidR="00681FCE">
        <w:rPr>
          <w:rFonts w:cs="Times New Roman"/>
        </w:rPr>
        <w:t xml:space="preserve">but are likely to continue their expansion </w:t>
      </w:r>
      <w:r w:rsidR="00B3054F">
        <w:rPr>
          <w:rFonts w:cs="Times New Roman"/>
        </w:rPr>
        <w:t xml:space="preserve">in the FRE </w:t>
      </w:r>
      <w:r w:rsidR="00681FCE">
        <w:rPr>
          <w:rFonts w:cs="Times New Roman"/>
        </w:rPr>
        <w:t>should they remain unmanaged</w:t>
      </w:r>
      <w:r w:rsidR="006A5EC4">
        <w:rPr>
          <w:rFonts w:cs="Times New Roman"/>
        </w:rPr>
        <w:t xml:space="preserve">. </w:t>
      </w:r>
      <w:r w:rsidR="00B3054F">
        <w:rPr>
          <w:rFonts w:cs="Times New Roman"/>
        </w:rPr>
        <w:t>Currently</w:t>
      </w:r>
      <w:r w:rsidR="006A5EC4">
        <w:rPr>
          <w:rFonts w:cs="Times New Roman"/>
        </w:rPr>
        <w:t xml:space="preserve"> 29% </w:t>
      </w:r>
      <w:r w:rsidR="00B3054F">
        <w:rPr>
          <w:rFonts w:cs="Times New Roman"/>
        </w:rPr>
        <w:t xml:space="preserve">and 20% </w:t>
      </w:r>
      <w:r w:rsidR="006A5EC4">
        <w:rPr>
          <w:rFonts w:cs="Times New Roman"/>
        </w:rPr>
        <w:t xml:space="preserve">of the estuary </w:t>
      </w:r>
      <w:r w:rsidR="00681FCE">
        <w:rPr>
          <w:rFonts w:cs="Times New Roman"/>
        </w:rPr>
        <w:t>ha</w:t>
      </w:r>
      <w:r w:rsidR="00772B54">
        <w:rPr>
          <w:rFonts w:cs="Times New Roman"/>
        </w:rPr>
        <w:t>s</w:t>
      </w:r>
      <w:r w:rsidR="00B3054F">
        <w:rPr>
          <w:rFonts w:cs="Times New Roman"/>
        </w:rPr>
        <w:t xml:space="preserve"> </w:t>
      </w:r>
      <w:r w:rsidR="00681FCE">
        <w:rPr>
          <w:rFonts w:cs="Times New Roman"/>
        </w:rPr>
        <w:t>moderate</w:t>
      </w:r>
      <w:r w:rsidR="00B3054F">
        <w:rPr>
          <w:rFonts w:cs="Times New Roman"/>
        </w:rPr>
        <w:t xml:space="preserve"> or high</w:t>
      </w:r>
      <w:r w:rsidR="00681FCE">
        <w:rPr>
          <w:rFonts w:cs="Times New Roman"/>
        </w:rPr>
        <w:t xml:space="preserve"> </w:t>
      </w:r>
      <w:r w:rsidR="00B3054F">
        <w:rPr>
          <w:rFonts w:cs="Times New Roman"/>
        </w:rPr>
        <w:t>suitability</w:t>
      </w:r>
      <w:r w:rsidR="00681FCE">
        <w:rPr>
          <w:rFonts w:cs="Times New Roman"/>
        </w:rPr>
        <w:t xml:space="preserve"> </w:t>
      </w:r>
      <w:r w:rsidR="00B3054F">
        <w:rPr>
          <w:rFonts w:cs="Times New Roman"/>
        </w:rPr>
        <w:t xml:space="preserve">and susceptibility </w:t>
      </w:r>
      <w:r w:rsidR="00681FCE">
        <w:rPr>
          <w:rFonts w:cs="Times New Roman"/>
        </w:rPr>
        <w:t>probabilities, yet only 16%</w:t>
      </w:r>
      <w:r w:rsidR="00B3054F">
        <w:rPr>
          <w:rFonts w:cs="Times New Roman"/>
        </w:rPr>
        <w:t xml:space="preserve"> and 24% of these habitats are currently occupied respectively.</w:t>
      </w:r>
      <w:r w:rsidR="00681FCE">
        <w:rPr>
          <w:rFonts w:cs="Times New Roman"/>
        </w:rPr>
        <w:t xml:space="preserve"> </w:t>
      </w:r>
      <w:r w:rsidR="00B3054F">
        <w:rPr>
          <w:rFonts w:cs="Times New Roman"/>
        </w:rPr>
        <w:t xml:space="preserve">Non-native cattail </w:t>
      </w:r>
      <w:r>
        <w:rPr>
          <w:rFonts w:cs="Times New Roman"/>
        </w:rPr>
        <w:t>are also present</w:t>
      </w:r>
      <w:r w:rsidR="00B3054F">
        <w:rPr>
          <w:rFonts w:cs="Times New Roman"/>
        </w:rPr>
        <w:t xml:space="preserve"> </w:t>
      </w:r>
      <w:r>
        <w:rPr>
          <w:rFonts w:cs="Times New Roman"/>
        </w:rPr>
        <w:t xml:space="preserve">in low and very low </w:t>
      </w:r>
      <w:r w:rsidR="00B3054F">
        <w:rPr>
          <w:rFonts w:cs="Times New Roman"/>
        </w:rPr>
        <w:t>suitability and susceptibility classes</w:t>
      </w:r>
      <w:r w:rsidR="00DA43C8">
        <w:rPr>
          <w:rFonts w:cs="Times New Roman"/>
        </w:rPr>
        <w:t xml:space="preserve"> in smaller amounts</w:t>
      </w:r>
      <w:r w:rsidR="00B3054F">
        <w:rPr>
          <w:rFonts w:cs="Times New Roman"/>
        </w:rPr>
        <w:t xml:space="preserve">, suggesting that </w:t>
      </w:r>
      <w:r w:rsidR="005C1A4E">
        <w:rPr>
          <w:rFonts w:cs="Times New Roman"/>
        </w:rPr>
        <w:t>less</w:t>
      </w:r>
      <w:r w:rsidR="00710FE8">
        <w:rPr>
          <w:rFonts w:cs="Times New Roman"/>
        </w:rPr>
        <w:t>-</w:t>
      </w:r>
      <w:r w:rsidR="005C1A4E">
        <w:rPr>
          <w:rFonts w:cs="Times New Roman"/>
        </w:rPr>
        <w:t>optimal</w:t>
      </w:r>
      <w:r w:rsidR="00B3054F">
        <w:rPr>
          <w:rFonts w:cs="Times New Roman"/>
        </w:rPr>
        <w:t xml:space="preserve"> areas are not i</w:t>
      </w:r>
      <w:r>
        <w:rPr>
          <w:rFonts w:cs="Times New Roman"/>
        </w:rPr>
        <w:t xml:space="preserve">mmune </w:t>
      </w:r>
      <w:r w:rsidR="00B3054F">
        <w:rPr>
          <w:rFonts w:cs="Times New Roman"/>
        </w:rPr>
        <w:t>to invasion.</w:t>
      </w:r>
      <w:r w:rsidR="00C93EF8">
        <w:rPr>
          <w:rFonts w:cs="Times New Roman"/>
        </w:rPr>
        <w:t xml:space="preserve"> </w:t>
      </w:r>
      <w:r w:rsidR="003F30EE">
        <w:rPr>
          <w:rFonts w:cs="Times New Roman"/>
        </w:rPr>
        <w:t>Species interactions were not directly accounted for in our SDM, however t</w:t>
      </w:r>
      <w:r w:rsidR="00B5427A">
        <w:rPr>
          <w:rFonts w:cs="Times New Roman"/>
        </w:rPr>
        <w:t>he</w:t>
      </w:r>
      <w:r w:rsidR="00AA58E6">
        <w:rPr>
          <w:rFonts w:cs="Times New Roman"/>
        </w:rPr>
        <w:t xml:space="preserve"> </w:t>
      </w:r>
      <w:r w:rsidR="009849EE">
        <w:rPr>
          <w:rFonts w:cs="Times New Roman"/>
        </w:rPr>
        <w:t xml:space="preserve">widespread </w:t>
      </w:r>
      <w:r w:rsidR="00AA58E6">
        <w:rPr>
          <w:rFonts w:cs="Times New Roman"/>
        </w:rPr>
        <w:t>establishment of non-native cattail</w:t>
      </w:r>
      <w:r w:rsidR="00710FE8">
        <w:rPr>
          <w:rFonts w:cs="Times New Roman"/>
        </w:rPr>
        <w:t>s</w:t>
      </w:r>
      <w:r w:rsidR="00AA58E6">
        <w:rPr>
          <w:rFonts w:cs="Times New Roman"/>
        </w:rPr>
        <w:t xml:space="preserve"> in protected area</w:t>
      </w:r>
      <w:r w:rsidR="00855F2D">
        <w:rPr>
          <w:rFonts w:cs="Times New Roman"/>
        </w:rPr>
        <w:t>s</w:t>
      </w:r>
      <w:r w:rsidR="004142B3">
        <w:rPr>
          <w:rFonts w:cs="Times New Roman"/>
        </w:rPr>
        <w:t xml:space="preserve">, which </w:t>
      </w:r>
      <w:r w:rsidR="00B97D04">
        <w:rPr>
          <w:rFonts w:cs="Times New Roman"/>
        </w:rPr>
        <w:t xml:space="preserve">contain 57.0% of non-native </w:t>
      </w:r>
      <w:r w:rsidR="00710FE8">
        <w:rPr>
          <w:rFonts w:cs="Times New Roman"/>
          <w:i/>
          <w:iCs/>
        </w:rPr>
        <w:t xml:space="preserve">Typha </w:t>
      </w:r>
      <w:r w:rsidR="00B97D04">
        <w:rPr>
          <w:rFonts w:cs="Times New Roman"/>
        </w:rPr>
        <w:t>in the estuary</w:t>
      </w:r>
      <w:r w:rsidR="004142B3">
        <w:rPr>
          <w:rFonts w:cs="Times New Roman"/>
          <w:noProof w:val="0"/>
          <w:lang w:val="en-CA"/>
        </w:rPr>
        <w:t>,</w:t>
      </w:r>
      <w:r w:rsidR="009849EE">
        <w:rPr>
          <w:rFonts w:cs="Times New Roman"/>
          <w:noProof w:val="0"/>
          <w:lang w:val="en-CA"/>
        </w:rPr>
        <w:t xml:space="preserve"> </w:t>
      </w:r>
      <w:r w:rsidR="00DA43C8">
        <w:rPr>
          <w:rFonts w:cs="Times New Roman"/>
          <w:noProof w:val="0"/>
          <w:lang w:val="en-CA"/>
        </w:rPr>
        <w:t>indicates</w:t>
      </w:r>
      <w:r w:rsidR="009849EE">
        <w:rPr>
          <w:rFonts w:cs="Times New Roman"/>
          <w:noProof w:val="0"/>
          <w:lang w:val="en-CA"/>
        </w:rPr>
        <w:t xml:space="preserve"> that eve</w:t>
      </w:r>
      <w:r w:rsidR="00B97D04">
        <w:rPr>
          <w:rFonts w:cs="Times New Roman"/>
          <w:noProof w:val="0"/>
          <w:lang w:val="en-CA"/>
        </w:rPr>
        <w:t xml:space="preserve">n </w:t>
      </w:r>
      <w:r w:rsidR="003F30EE">
        <w:rPr>
          <w:rFonts w:cs="Times New Roman"/>
          <w:noProof w:val="0"/>
          <w:lang w:val="en-CA"/>
        </w:rPr>
        <w:t xml:space="preserve">large, intact </w:t>
      </w:r>
      <w:r w:rsidR="00855F2D">
        <w:rPr>
          <w:rFonts w:cs="Times New Roman"/>
          <w:noProof w:val="0"/>
          <w:lang w:val="en-CA"/>
        </w:rPr>
        <w:t>plant communities</w:t>
      </w:r>
      <w:r w:rsidR="00156F14">
        <w:rPr>
          <w:rFonts w:cs="Times New Roman"/>
          <w:noProof w:val="0"/>
          <w:lang w:val="en-CA"/>
        </w:rPr>
        <w:t xml:space="preserve"> </w:t>
      </w:r>
      <w:r w:rsidR="00B97D04">
        <w:rPr>
          <w:rFonts w:cs="Times New Roman"/>
          <w:noProof w:val="0"/>
          <w:lang w:val="en-CA"/>
        </w:rPr>
        <w:t>that are</w:t>
      </w:r>
      <w:r w:rsidR="00156F14">
        <w:rPr>
          <w:rFonts w:cs="Times New Roman"/>
          <w:noProof w:val="0"/>
          <w:lang w:val="en-CA"/>
        </w:rPr>
        <w:t xml:space="preserve"> </w:t>
      </w:r>
      <w:r w:rsidR="003F30EE">
        <w:rPr>
          <w:rFonts w:cs="Times New Roman"/>
          <w:noProof w:val="0"/>
          <w:lang w:val="en-CA"/>
        </w:rPr>
        <w:t xml:space="preserve">relatively isolated </w:t>
      </w:r>
      <w:r w:rsidR="00B97D04">
        <w:rPr>
          <w:rFonts w:cs="Times New Roman"/>
          <w:noProof w:val="0"/>
          <w:lang w:val="en-CA"/>
        </w:rPr>
        <w:t xml:space="preserve">from </w:t>
      </w:r>
      <w:r w:rsidR="009849EE">
        <w:rPr>
          <w:rFonts w:cs="Times New Roman"/>
          <w:noProof w:val="0"/>
          <w:lang w:val="en-CA"/>
        </w:rPr>
        <w:t xml:space="preserve">direct </w:t>
      </w:r>
      <w:r w:rsidR="009849EE">
        <w:rPr>
          <w:rFonts w:cs="Times New Roman"/>
          <w:noProof w:val="0"/>
          <w:lang w:val="en-CA"/>
        </w:rPr>
        <w:lastRenderedPageBreak/>
        <w:t xml:space="preserve">human </w:t>
      </w:r>
      <w:r w:rsidR="00156F14">
        <w:rPr>
          <w:rFonts w:cs="Times New Roman"/>
          <w:noProof w:val="0"/>
          <w:lang w:val="en-CA"/>
        </w:rPr>
        <w:t>disturbance</w:t>
      </w:r>
      <w:r w:rsidR="00E87EA6">
        <w:rPr>
          <w:rFonts w:cs="Times New Roman"/>
          <w:noProof w:val="0"/>
          <w:lang w:val="en-CA"/>
        </w:rPr>
        <w:t>s</w:t>
      </w:r>
      <w:r w:rsidR="009849EE">
        <w:rPr>
          <w:rFonts w:cs="Times New Roman"/>
          <w:noProof w:val="0"/>
          <w:lang w:val="en-CA"/>
        </w:rPr>
        <w:t xml:space="preserve"> are vulnerable. </w:t>
      </w:r>
      <w:r w:rsidR="003F30EE">
        <w:rPr>
          <w:rFonts w:cs="Times New Roman"/>
          <w:noProof w:val="0"/>
          <w:lang w:val="en-CA"/>
        </w:rPr>
        <w:t xml:space="preserve">This vulnerability </w:t>
      </w:r>
      <w:r w:rsidR="00C93EF8">
        <w:rPr>
          <w:rFonts w:cs="Times New Roman"/>
          <w:noProof w:val="0"/>
          <w:lang w:val="en-CA"/>
        </w:rPr>
        <w:t xml:space="preserve">may be linked </w:t>
      </w:r>
      <w:r w:rsidR="00855F2D">
        <w:rPr>
          <w:rFonts w:cs="Times New Roman"/>
          <w:noProof w:val="0"/>
          <w:lang w:val="en-CA"/>
        </w:rPr>
        <w:t>to</w:t>
      </w:r>
      <w:r w:rsidR="00E21E5C">
        <w:rPr>
          <w:rFonts w:cs="Times New Roman"/>
          <w:noProof w:val="0"/>
          <w:lang w:val="en-CA"/>
        </w:rPr>
        <w:t xml:space="preserve"> several factors,</w:t>
      </w:r>
      <w:r w:rsidR="0000762B">
        <w:rPr>
          <w:rFonts w:cs="Times New Roman"/>
          <w:noProof w:val="0"/>
          <w:lang w:val="en-CA"/>
        </w:rPr>
        <w:t xml:space="preserve"> </w:t>
      </w:r>
      <w:r w:rsidR="00E21E5C">
        <w:rPr>
          <w:rFonts w:cs="Times New Roman"/>
          <w:noProof w:val="0"/>
          <w:lang w:val="en-CA"/>
        </w:rPr>
        <w:t>including</w:t>
      </w:r>
      <w:r w:rsidR="00855F2D">
        <w:rPr>
          <w:rFonts w:cs="Times New Roman"/>
          <w:noProof w:val="0"/>
          <w:lang w:val="en-CA"/>
        </w:rPr>
        <w:t xml:space="preserve"> </w:t>
      </w:r>
      <w:r w:rsidR="00E21E5C">
        <w:rPr>
          <w:rFonts w:cs="Times New Roman"/>
          <w:noProof w:val="0"/>
          <w:lang w:val="en-CA"/>
        </w:rPr>
        <w:t>high propagule</w:t>
      </w:r>
      <w:r w:rsidR="002823F2">
        <w:rPr>
          <w:rFonts w:cs="Times New Roman"/>
          <w:noProof w:val="0"/>
          <w:lang w:val="en-CA"/>
        </w:rPr>
        <w:t xml:space="preserve"> pressure,</w:t>
      </w:r>
      <w:r w:rsidR="00E21E5C">
        <w:rPr>
          <w:rFonts w:cs="Times New Roman"/>
          <w:noProof w:val="0"/>
          <w:lang w:val="en-CA"/>
        </w:rPr>
        <w:t xml:space="preserve"> which can</w:t>
      </w:r>
      <w:r w:rsidR="00EE4B05">
        <w:rPr>
          <w:rFonts w:cs="Times New Roman"/>
          <w:noProof w:val="0"/>
          <w:lang w:val="en-CA"/>
        </w:rPr>
        <w:t xml:space="preserve"> </w:t>
      </w:r>
      <w:r w:rsidR="002A4E11">
        <w:rPr>
          <w:rFonts w:cs="Times New Roman"/>
          <w:noProof w:val="0"/>
          <w:lang w:val="en-CA"/>
        </w:rPr>
        <w:t xml:space="preserve">overwhelm ecological resistance </w:t>
      </w:r>
      <w:r w:rsidR="00E031C3">
        <w:rPr>
          <w:rFonts w:cs="Times New Roman"/>
          <w:noProof w:val="0"/>
          <w:lang w:val="en-CA"/>
        </w:rPr>
        <w:t xml:space="preserve">of a system </w:t>
      </w:r>
      <w:r w:rsidR="002A4E11">
        <w:rPr>
          <w:rFonts w:cs="Times New Roman"/>
          <w:noProof w:val="0"/>
          <w:lang w:val="en-CA"/>
        </w:rPr>
        <w:t xml:space="preserve">to invasion </w:t>
      </w:r>
      <w:r w:rsidR="002A4E11">
        <w:rPr>
          <w:rFonts w:cs="Times New Roman"/>
          <w:noProof w:val="0"/>
          <w:lang w:val="en-CA"/>
        </w:rPr>
        <w:fldChar w:fldCharType="begin"/>
      </w:r>
      <w:r w:rsidR="002A4E11">
        <w:rPr>
          <w:rFonts w:cs="Times New Roman"/>
          <w:noProof w:val="0"/>
          <w:lang w:val="en-CA"/>
        </w:rPr>
        <w:instrText xml:space="preserve"> ADDIN ZOTERO_ITEM CSL_CITATION {"citationID":"mR0hwVJZ","properties":{"formattedCitation":"(Holle &amp; Simberloff 2005)","plainCitation":"(Holle &amp; Simberloff 2005)","noteIndex":0},"citationItems":[{"id":2154,"uris":["http://zotero.org/users/6112721/items/HV28GGGL"],"itemData":{"id":2154,"type":"article-journal","abstract":"Models and observational studies have sought patterns of predictability for invasion of natural areas by nonindigenous species, but with limited success. In a ﬁeld experiment using forest understory plants, we jointly manipulated three hypothesized determinants of biological invasion outcome: resident diversity, physical disturbance and abiotic conditions, and propagule pressure. The foremost constraints on net habitat invasibility were the number of propagules that arrived at a site and naturally varying resident plant density. The physical environment (ﬂooding regime) and the number of established resident species had negligible impact on habitat invasibility as compared to propagule pressure, despite manipulations that forced a signiﬁcant reduction in resident richness, and a gradient in ﬂooding from no ﬂooding to annual ﬂooding. This is the ﬁrst experimental study to demonstrate the primacy of propagule pressure as a determinant of habitat invasibility in comparison with other candidate controlling factors.","container-title":"Ecology","DOI":"10.1890/05-0427","ISSN":"0012-9658","issue":"12","journalAbbreviation":"Ecology","language":"en","page":"3212-3218","source":"DOI.org (Crossref)","title":"Ecological resistance to biological invasion overwhelmed by propagule pressure","volume":"86","author":[{"family":"Holle","given":"Betsy Von"},{"family":"Simberloff","given":"Daniel"}],"issued":{"date-parts":[["2005",12]]}}}],"schema":"https://github.com/citation-style-language/schema/raw/master/csl-citation.json"} </w:instrText>
      </w:r>
      <w:r w:rsidR="002A4E11">
        <w:rPr>
          <w:rFonts w:cs="Times New Roman"/>
          <w:noProof w:val="0"/>
          <w:lang w:val="en-CA"/>
        </w:rPr>
        <w:fldChar w:fldCharType="separate"/>
      </w:r>
      <w:r w:rsidR="002A4E11">
        <w:rPr>
          <w:rFonts w:cs="Times New Roman"/>
          <w:lang w:val="en-CA"/>
        </w:rPr>
        <w:t>(Holle &amp; Simberloff 2005)</w:t>
      </w:r>
      <w:r w:rsidR="002A4E11">
        <w:rPr>
          <w:rFonts w:cs="Times New Roman"/>
          <w:noProof w:val="0"/>
          <w:lang w:val="en-CA"/>
        </w:rPr>
        <w:fldChar w:fldCharType="end"/>
      </w:r>
      <w:r w:rsidR="004E5BAA">
        <w:rPr>
          <w:rFonts w:cs="Times New Roman"/>
          <w:noProof w:val="0"/>
          <w:lang w:val="en-CA"/>
        </w:rPr>
        <w:t xml:space="preserve">. </w:t>
      </w:r>
      <w:r w:rsidR="0000762B">
        <w:rPr>
          <w:rFonts w:cs="Times New Roman"/>
          <w:noProof w:val="0"/>
          <w:lang w:val="en-CA"/>
        </w:rPr>
        <w:t>Available</w:t>
      </w:r>
      <w:r w:rsidR="002A144C">
        <w:rPr>
          <w:rFonts w:cs="Times New Roman"/>
          <w:noProof w:val="0"/>
          <w:lang w:val="en-CA"/>
        </w:rPr>
        <w:t xml:space="preserve"> nutrients, which </w:t>
      </w:r>
      <w:r w:rsidR="0000762B">
        <w:rPr>
          <w:rFonts w:cs="Times New Roman"/>
          <w:noProof w:val="0"/>
          <w:lang w:val="en-CA"/>
        </w:rPr>
        <w:t>are elevated</w:t>
      </w:r>
      <w:r w:rsidR="00700669">
        <w:rPr>
          <w:rFonts w:cs="Times New Roman"/>
          <w:noProof w:val="0"/>
          <w:lang w:val="en-CA"/>
        </w:rPr>
        <w:t xml:space="preserve"> </w:t>
      </w:r>
      <w:r w:rsidR="002A144C">
        <w:rPr>
          <w:rFonts w:cs="Times New Roman"/>
          <w:noProof w:val="0"/>
          <w:lang w:val="en-CA"/>
        </w:rPr>
        <w:t>in urban estuaries</w:t>
      </w:r>
      <w:r w:rsidR="00F15D01">
        <w:rPr>
          <w:rFonts w:cs="Times New Roman"/>
          <w:noProof w:val="0"/>
          <w:lang w:val="en-CA"/>
        </w:rPr>
        <w:t xml:space="preserve"> due to inputs from </w:t>
      </w:r>
      <w:r w:rsidR="00700669">
        <w:rPr>
          <w:rFonts w:cs="Times New Roman"/>
          <w:noProof w:val="0"/>
          <w:lang w:val="en-CA"/>
        </w:rPr>
        <w:t>both</w:t>
      </w:r>
      <w:r w:rsidR="00F15D01">
        <w:rPr>
          <w:rFonts w:cs="Times New Roman"/>
          <w:noProof w:val="0"/>
          <w:lang w:val="en-CA"/>
        </w:rPr>
        <w:t xml:space="preserve"> marine and terrestrial environments, may also promote </w:t>
      </w:r>
      <w:r w:rsidR="0000762B">
        <w:rPr>
          <w:rFonts w:cs="Times New Roman"/>
          <w:i/>
          <w:iCs/>
          <w:noProof w:val="0"/>
          <w:lang w:val="en-CA"/>
        </w:rPr>
        <w:t xml:space="preserve">Typha </w:t>
      </w:r>
      <w:r w:rsidR="00F15D01">
        <w:rPr>
          <w:rFonts w:cs="Times New Roman"/>
          <w:noProof w:val="0"/>
          <w:lang w:val="en-CA"/>
        </w:rPr>
        <w:t>dominance</w:t>
      </w:r>
      <w:r w:rsidR="002A144C">
        <w:rPr>
          <w:rFonts w:cs="Times New Roman"/>
          <w:noProof w:val="0"/>
          <w:lang w:val="en-CA"/>
        </w:rPr>
        <w:t>,</w:t>
      </w:r>
      <w:r w:rsidR="00F15D01">
        <w:rPr>
          <w:rFonts w:cs="Times New Roman"/>
          <w:noProof w:val="0"/>
          <w:lang w:val="en-CA"/>
        </w:rPr>
        <w:t xml:space="preserve"> </w:t>
      </w:r>
      <w:r w:rsidR="002A144C">
        <w:rPr>
          <w:rFonts w:cs="Times New Roman"/>
          <w:noProof w:val="0"/>
          <w:lang w:val="en-CA"/>
        </w:rPr>
        <w:t xml:space="preserve">as cattails </w:t>
      </w:r>
      <w:r w:rsidR="00E031C3">
        <w:rPr>
          <w:rFonts w:cs="Times New Roman"/>
          <w:noProof w:val="0"/>
          <w:lang w:val="en-CA"/>
        </w:rPr>
        <w:t xml:space="preserve">are known to use </w:t>
      </w:r>
      <w:r w:rsidR="002A144C">
        <w:rPr>
          <w:rFonts w:cs="Times New Roman"/>
          <w:noProof w:val="0"/>
          <w:lang w:val="en-CA"/>
        </w:rPr>
        <w:t xml:space="preserve">excess </w:t>
      </w:r>
      <w:r w:rsidR="004E5BAA">
        <w:rPr>
          <w:rFonts w:cs="Times New Roman"/>
          <w:noProof w:val="0"/>
          <w:lang w:val="en-CA"/>
        </w:rPr>
        <w:t xml:space="preserve">nitrogen and phosphorous </w:t>
      </w:r>
      <w:r w:rsidR="002A144C">
        <w:rPr>
          <w:rFonts w:cs="Times New Roman"/>
          <w:noProof w:val="0"/>
          <w:lang w:val="en-CA"/>
        </w:rPr>
        <w:t xml:space="preserve">more efficiently than </w:t>
      </w:r>
      <w:r w:rsidR="00F15D01">
        <w:rPr>
          <w:rFonts w:cs="Times New Roman"/>
          <w:noProof w:val="0"/>
          <w:lang w:val="en-CA"/>
        </w:rPr>
        <w:t>sympatric native</w:t>
      </w:r>
      <w:r w:rsidR="00700669">
        <w:rPr>
          <w:rFonts w:cs="Times New Roman"/>
          <w:noProof w:val="0"/>
          <w:lang w:val="en-CA"/>
        </w:rPr>
        <w:t xml:space="preserve"> species</w:t>
      </w:r>
      <w:r w:rsidR="00F15D01">
        <w:rPr>
          <w:rFonts w:cs="Times New Roman"/>
          <w:noProof w:val="0"/>
          <w:lang w:val="en-CA"/>
        </w:rPr>
        <w:t xml:space="preserve"> </w:t>
      </w:r>
      <w:r w:rsidR="004E5BAA">
        <w:rPr>
          <w:rFonts w:cs="Times New Roman"/>
          <w:noProof w:val="0"/>
          <w:lang w:val="en-CA"/>
        </w:rPr>
        <w:fldChar w:fldCharType="begin"/>
      </w:r>
      <w:r w:rsidR="007B214F">
        <w:rPr>
          <w:rFonts w:cs="Times New Roman"/>
          <w:noProof w:val="0"/>
          <w:lang w:val="en-CA"/>
        </w:rPr>
        <w:instrText xml:space="preserve"> ADDIN ZOTERO_ITEM CSL_CITATION {"citationID":"PyOjtTW6","properties":{"formattedCitation":"(Lorenzen et al. 2001; Woo &amp; Zedler 2002; Larkin et al. 2012b)","plainCitation":"(Lorenzen et al. 2001; Woo &amp; Zedler 2002; Larkin et al. 2012b)","noteIndex":0},"citationItems":[{"id":2156,"uris":["http://zotero.org/users/6112721/items/KGVX6GHR"],"itemData":{"id":2156,"type":"article-journal","container-title":"Aquatic Botany","DOI":"10.1016/S0304-3770(01)00155-3","ISSN":"03043770","issue":"2","journalAbbreviation":"Aquatic Botany","language":"en","page":"117-133","source":"DOI.org (Crossref)","title":"Growth, biomass allocation and nutrient use efficiency in Cladium jamaicense and Typha domingensis as affected by phosphorus and oxygen availability","volume":"70","author":[{"family":"Lorenzen","given":"Bent"},{"family":"Brix","given":"Hans"},{"family":"Mendelssohn","given":"Irving A"},{"family":"McKee","given":"Karen L"},{"family":"Miao","given":"Shi Li"}],"issued":{"date-parts":[["2001",6]]}}},{"id":1644,"uris":["http://zotero.org/users/6112721/items/YQ5Z6YMN"],"itemData":{"id":1644,"type":"article-journal","abstract":"Where wetlands receive urban runoff, Typha spp. and other invasive plants often displace the native vegetation. We tested the ability of nutrients (N and P) to increase vegetative growth of T. ϫ glauca (a hybrid of T. latifolia and T. angustifolia). In the greenhouse, 17 treatments revealed that T. ϫ glauca required both N and P for growth, and total leaf length was most stimulated where a higher proportion of P was added (7N:1P vs. 14N:1P, with N constant and P changed), regardless of concentration (the High treatment was 4ϫ the Low treatment). In Gardner Marsh (Madison, Wisconsin, USA), we set up 28 plots (1 ϫ 6 m) that bisected the boundary between sedge meadow (graminoids) and T. ϫ glauca, and we added a common lawn fertilizer (9N:1P:4K) at high (62.5 g/m2), medium (31.3 g/m2), low (15.6 g/m2), and control (0 g/m2) rates on ﬁve dates, with nϭ7 plots/treatment. After one growing season, fertilizer addition increased T. ϫ glauca ramet density, height, and biomass, especially where the sedge meadow graminoids were initially dominant. Aboveground biomass of T. ϫ glauca in the high nutrient addition treatment (1029 Ϯ 256.1 g/ m2) was more than double that for control plots (431 Ϯ 80.52 g/m2) overall, with the greatest percent increase in sedge meadow subplots. In contrast, native graminoids (mostly Carex spp.) did not respond to treatment, either in biomass or percent cover. Typha ϫ glauca allocated nutrients to both growth and storage, as indicated by higher N and P concentrations in leaves, shoot bases, and rhizomes in plots with high nutrient addition. Because fertilizing the marsh enhanced the shoot growth of T. ϫ glauca but not native graminoids, and because the 7N:1P treatment stimulated growth in the greenhouse, we suggest that wetland managers focus on reducing P inﬂows to urban wetlands. Fertilizer additions below those recommended by the manufacturer for new lawns (5ϫ that of our highest treatment) should be more economical and have fewer impacts on receiving wetlands.","container-title":"Wetlands","DOI":"10.1672/0277-5212(2002)022[0509:CNASAS]2.0.CO;2","ISSN":"0277-5212, 1943-6246","issue":"3","journalAbbreviation":"Wetlands","language":"en","page":"509-521","source":"DOI.org (Crossref)","title":"Can nutrients alone shift a sedge meadow towards dominance by the invasive Typha × glauca","volume":"22","author":[{"family":"Woo","given":"Isa"},{"family":"Zedler","given":"Joy B."}],"issued":{"date-parts":[["2002",9]]}}},{"id":2157,"uris":["http://zotero.org/users/6112721/items/VDP5XVM4"],"itemData":{"id":2157,"type":"article-journal","container-title":"Aquatic Botany","DOI":"10.1016/j.aquabot.2012.03.001","ISSN":"03043770","journalAbbreviation":"Aquatic Botany","language":"en","page":"62-66","source":"DOI.org (Crossref)","title":"Appropriation of nitrogen by the invasive cattail Typha×glauca","volume":"100","author":[{"family":"Larkin","given":"Daniel J."},{"family":"Lishawa","given":"Shane C."},{"family":"Tuchman","given":"Nancy C."}],"issued":{"date-parts":[["2012",7]]}}}],"schema":"https://github.com/citation-style-language/schema/raw/master/csl-citation.json"} </w:instrText>
      </w:r>
      <w:r w:rsidR="004E5BAA">
        <w:rPr>
          <w:rFonts w:cs="Times New Roman"/>
          <w:noProof w:val="0"/>
          <w:lang w:val="en-CA"/>
        </w:rPr>
        <w:fldChar w:fldCharType="separate"/>
      </w:r>
      <w:r w:rsidR="007B214F">
        <w:rPr>
          <w:rFonts w:cs="Times New Roman"/>
          <w:lang w:val="en-CA"/>
        </w:rPr>
        <w:t>(Lorenzen et al. 2001; Woo &amp; Zedler 2002; Larkin et al. 2012b)</w:t>
      </w:r>
      <w:r w:rsidR="004E5BAA">
        <w:rPr>
          <w:rFonts w:cs="Times New Roman"/>
          <w:noProof w:val="0"/>
          <w:lang w:val="en-CA"/>
        </w:rPr>
        <w:fldChar w:fldCharType="end"/>
      </w:r>
      <w:r w:rsidR="004E5BAA">
        <w:rPr>
          <w:rFonts w:cs="Times New Roman"/>
          <w:noProof w:val="0"/>
          <w:lang w:val="en-CA"/>
        </w:rPr>
        <w:t>.</w:t>
      </w:r>
      <w:r w:rsidR="002823F2">
        <w:rPr>
          <w:rFonts w:cs="Times New Roman"/>
          <w:noProof w:val="0"/>
          <w:lang w:val="en-CA"/>
        </w:rPr>
        <w:t xml:space="preserve"> </w:t>
      </w:r>
      <w:r w:rsidR="00700669">
        <w:rPr>
          <w:rFonts w:cs="Times New Roman"/>
          <w:noProof w:val="0"/>
          <w:lang w:val="en-CA"/>
        </w:rPr>
        <w:t xml:space="preserve">Finally, </w:t>
      </w:r>
      <w:r w:rsidR="003F30EE" w:rsidRPr="00247A13">
        <w:rPr>
          <w:rFonts w:cs="Times New Roman"/>
          <w:noProof w:val="0"/>
          <w:lang w:val="en-CA"/>
        </w:rPr>
        <w:t>recurring disturbance processes</w:t>
      </w:r>
      <w:r w:rsidR="005D2A69">
        <w:rPr>
          <w:rFonts w:cs="Times New Roman"/>
          <w:noProof w:val="0"/>
          <w:lang w:val="en-CA"/>
        </w:rPr>
        <w:t xml:space="preserve"> that are inherent to</w:t>
      </w:r>
      <w:r w:rsidR="00E031C3">
        <w:rPr>
          <w:rFonts w:cs="Times New Roman"/>
          <w:noProof w:val="0"/>
          <w:lang w:val="en-CA"/>
        </w:rPr>
        <w:t xml:space="preserve"> estuaries</w:t>
      </w:r>
      <w:r w:rsidR="005D2A69">
        <w:rPr>
          <w:rFonts w:cs="Times New Roman"/>
          <w:noProof w:val="0"/>
          <w:lang w:val="en-CA"/>
        </w:rPr>
        <w:t xml:space="preserve">, </w:t>
      </w:r>
      <w:r w:rsidR="003F30EE" w:rsidRPr="00247A13">
        <w:rPr>
          <w:rFonts w:cs="Times New Roman"/>
          <w:noProof w:val="0"/>
          <w:lang w:val="en-CA"/>
        </w:rPr>
        <w:t xml:space="preserve"> such as erosion,</w:t>
      </w:r>
      <w:r w:rsidR="00E87EA6">
        <w:rPr>
          <w:rFonts w:cs="Times New Roman"/>
          <w:noProof w:val="0"/>
          <w:lang w:val="en-CA"/>
        </w:rPr>
        <w:t xml:space="preserve"> intense waterfowl grazing,</w:t>
      </w:r>
      <w:r w:rsidR="003F30EE" w:rsidRPr="00247A13">
        <w:rPr>
          <w:rFonts w:cs="Times New Roman"/>
          <w:noProof w:val="0"/>
          <w:lang w:val="en-CA"/>
        </w:rPr>
        <w:t xml:space="preserve"> </w:t>
      </w:r>
      <w:r w:rsidR="007F31A2">
        <w:rPr>
          <w:rFonts w:cs="Times New Roman"/>
          <w:noProof w:val="0"/>
          <w:lang w:val="en-CA"/>
        </w:rPr>
        <w:t>debris</w:t>
      </w:r>
      <w:r w:rsidR="003F30EE" w:rsidRPr="00247A13">
        <w:rPr>
          <w:rFonts w:cs="Times New Roman"/>
          <w:noProof w:val="0"/>
          <w:lang w:val="en-CA"/>
        </w:rPr>
        <w:t xml:space="preserve"> deposition, and accretion</w:t>
      </w:r>
      <w:r w:rsidR="00E031C3">
        <w:rPr>
          <w:rFonts w:cs="Times New Roman"/>
          <w:noProof w:val="0"/>
          <w:lang w:val="en-CA"/>
        </w:rPr>
        <w:t>,</w:t>
      </w:r>
      <w:r w:rsidR="00700669">
        <w:rPr>
          <w:rFonts w:cs="Times New Roman"/>
          <w:noProof w:val="0"/>
          <w:lang w:val="en-CA"/>
        </w:rPr>
        <w:t xml:space="preserve"> may</w:t>
      </w:r>
      <w:r w:rsidR="00710FE8">
        <w:rPr>
          <w:rFonts w:cs="Times New Roman"/>
          <w:noProof w:val="0"/>
          <w:lang w:val="en-CA"/>
        </w:rPr>
        <w:t xml:space="preserve"> </w:t>
      </w:r>
      <w:r w:rsidR="00FC5204">
        <w:rPr>
          <w:rFonts w:cs="Times New Roman"/>
          <w:noProof w:val="0"/>
          <w:lang w:val="en-CA"/>
        </w:rPr>
        <w:t>promote cattail colonization due to the</w:t>
      </w:r>
      <w:r w:rsidR="00DA43C8">
        <w:rPr>
          <w:rFonts w:cs="Times New Roman"/>
          <w:noProof w:val="0"/>
          <w:lang w:val="en-CA"/>
        </w:rPr>
        <w:t xml:space="preserve"> ongoing creation of</w:t>
      </w:r>
      <w:r w:rsidR="00855F2D">
        <w:rPr>
          <w:rFonts w:cs="Times New Roman"/>
          <w:noProof w:val="0"/>
          <w:lang w:val="en-CA"/>
        </w:rPr>
        <w:t xml:space="preserve"> bare spa</w:t>
      </w:r>
      <w:r w:rsidR="00DA43C8">
        <w:rPr>
          <w:rFonts w:cs="Times New Roman"/>
          <w:noProof w:val="0"/>
          <w:lang w:val="en-CA"/>
        </w:rPr>
        <w:t>ces</w:t>
      </w:r>
      <w:r w:rsidR="009C6CB7">
        <w:rPr>
          <w:rFonts w:cs="Times New Roman"/>
          <w:noProof w:val="0"/>
          <w:lang w:val="en-CA"/>
        </w:rPr>
        <w:t xml:space="preserve"> </w:t>
      </w:r>
      <w:r w:rsidR="00E87EA6">
        <w:rPr>
          <w:rFonts w:cs="Times New Roman"/>
          <w:noProof w:val="0"/>
          <w:lang w:val="en-CA"/>
        </w:rPr>
        <w:fldChar w:fldCharType="begin"/>
      </w:r>
      <w:r w:rsidR="00E87EA6">
        <w:rPr>
          <w:rFonts w:cs="Times New Roman"/>
          <w:noProof w:val="0"/>
          <w:lang w:val="en-CA"/>
        </w:rPr>
        <w:instrText xml:space="preserve"> ADDIN ZOTERO_ITEM CSL_CITATION {"citationID":"iiHkywDo","properties":{"formattedCitation":"(Zedler &amp; Kercher 2004; Bearup &amp; Blasius 2017)","plainCitation":"(Zedler &amp; Kercher 2004; Bearup &amp; Blasius 2017)","noteIndex":0},"citationItems":[{"id":1896,"uris":["http://zotero.org/users/6112721/items/AWY6TXAG"],"itemData":{"id":1896,"type":"article-journal","abstract":"Wetlands seem to be especially vulnerable to invasions. Even though ≤6% of the earth’s land mass is wetland, 24% (8 of 33) of the world’s most invasive plants are wetland species. Furthermore, many wetland invaders form monotypes, which alter habitat structure, lower biodiversity (both number and “quality” of species), change nutrient cycling and productivity (often increasing it), and modify food webs. Wetlands are landscape sinks, which accumulate debris, sediments, water, and nutrients, all of which facilitate invasions by creating canopy gaps or accelerating the growth of opportunistic plant species. These and other disturbances to wetlands, such as propagule inﬂux, salt inﬂux, and hydroperiod alteration, create opportunities that are well matched by wetland opportunists. No single hypothesis or plant attribute explains all wetland invasions, but the propensity for wetlands to become dominated by invasive monotypes is arguably an effect of the cumulative impacts associated with landscape sinks, including import of hydrophytes that exhibit efﬁcient growth (high plant volume per unit biomass).","container-title":"Critical Reviews in Plant Sciences","DOI":"10.1080/07352680490514673","ISSN":"0735-2689, 1549-7836","issue":"5","journalAbbreviation":"Critical Reviews in Plant Sciences","language":"en","page":"431-452","source":"DOI.org (Crossref)","title":"Causes and consequences of invasive plants in wetlands: opportunities, opportunists, and outcomes","title-short":"Causes and Consequences of Invasive Plants in Wetlands","volume":"23","author":[{"family":"Zedler","given":"Joy B."},{"family":"Kercher","given":"Suzanne"}],"issued":{"date-parts":[["2004",9]]}}},{"id":1473,"uris":["http://zotero.org/users/6112721/items/JD3C6VUL"],"itemData":{"id":1473,"type":"article-journal","abstract":"The boundary between mud ﬂat and coastal wetland ecosystems is highly productive and a haven of considerable biodiversity. It is also embedded in a highly dynamic environment and can be easily destabilised by environmental changes, invasive species, and human activity. Thus, understanding the processes which govern the formation of this ecotone is important both for conservation and economic reasons. In this study we introduce a simple conceptual model for this joint ecosystem, which demonstrates that the interaction between tidal ﬂooding and habitat elevation is able to produce an ecotone with similar characteristics to that observed in empirical studies. In particular, the transition from mud ﬂat to vegetated state is locally abrupt, occurring at a critical threshold elevation, but, on broader spatial scales can occur over a range of elevations determined by the variability in high tide water levels. Additionally, the model shows the potential for regime shifts, resulting from periods of unusual weather or the invasion of a fast growing, or ﬂood resistant, species.","container-title":"Ecological Complexity","DOI":"10.1016/j.ecocom.2016.11.005","ISSN":"1476945X","journalAbbreviation":"Ecological Complexity","language":"en","page":"217-227","source":"DOI.org (Crossref)","title":"Ecotone formation induced by the effects of tidal flooding: A conceptual model of the mud flat-coastal wetland ecosystem","title-short":"Ecotone formation induced by the effects of tidal flooding","volume":"32","author":[{"family":"Bearup","given":"Daniel"},{"family":"Blasius","given":"Bernd"}],"issued":{"date-parts":[["2017",12]]}}}],"schema":"https://github.com/citation-style-language/schema/raw/master/csl-citation.json"} </w:instrText>
      </w:r>
      <w:r w:rsidR="00E87EA6">
        <w:rPr>
          <w:rFonts w:cs="Times New Roman"/>
          <w:noProof w:val="0"/>
          <w:lang w:val="en-CA"/>
        </w:rPr>
        <w:fldChar w:fldCharType="separate"/>
      </w:r>
      <w:r w:rsidR="00E87EA6">
        <w:rPr>
          <w:rFonts w:cs="Times New Roman"/>
          <w:lang w:val="en-CA"/>
        </w:rPr>
        <w:t>(Zedler &amp; Kercher 2004; Bearup &amp; Blasius 2017)</w:t>
      </w:r>
      <w:r w:rsidR="00E87EA6">
        <w:rPr>
          <w:rFonts w:cs="Times New Roman"/>
          <w:noProof w:val="0"/>
          <w:lang w:val="en-CA"/>
        </w:rPr>
        <w:fldChar w:fldCharType="end"/>
      </w:r>
      <w:r w:rsidR="003F30EE" w:rsidRPr="00247A13">
        <w:rPr>
          <w:rFonts w:cs="Times New Roman"/>
          <w:noProof w:val="0"/>
          <w:lang w:val="en-CA"/>
        </w:rPr>
        <w:t>.</w:t>
      </w:r>
    </w:p>
    <w:p w14:paraId="0E617CB5" w14:textId="588B7AC1" w:rsidR="00F91214" w:rsidRPr="00247A13" w:rsidRDefault="00475B59" w:rsidP="00DA43C8">
      <w:pPr>
        <w:ind w:firstLine="284"/>
        <w:jc w:val="left"/>
        <w:rPr>
          <w:rFonts w:cs="Times New Roman"/>
          <w:lang w:val="en-CA"/>
        </w:rPr>
      </w:pPr>
      <w:r>
        <w:rPr>
          <w:rFonts w:cs="Times New Roman"/>
          <w:noProof w:val="0"/>
          <w:lang w:val="en-CA"/>
        </w:rPr>
        <w:t xml:space="preserve">Though protected areas possess the majority of non-native cattail in the FRE, </w:t>
      </w:r>
      <w:r w:rsidR="007F31A2">
        <w:rPr>
          <w:rFonts w:cs="Times New Roman"/>
          <w:noProof w:val="0"/>
          <w:lang w:val="en-CA"/>
        </w:rPr>
        <w:t xml:space="preserve">habitat </w:t>
      </w:r>
      <w:r w:rsidR="00DB4A7A">
        <w:rPr>
          <w:rFonts w:cs="Times New Roman"/>
          <w:noProof w:val="0"/>
          <w:lang w:val="en-CA"/>
        </w:rPr>
        <w:t xml:space="preserve">restoration sites contain </w:t>
      </w:r>
      <w:r w:rsidR="00826A40">
        <w:rPr>
          <w:rFonts w:cs="Times New Roman"/>
          <w:noProof w:val="0"/>
          <w:lang w:val="en-CA"/>
        </w:rPr>
        <w:t xml:space="preserve">proportionally </w:t>
      </w:r>
      <w:r w:rsidR="00C22AE4" w:rsidRPr="00247A13">
        <w:rPr>
          <w:rFonts w:cs="Times New Roman"/>
          <w:noProof w:val="0"/>
          <w:lang w:val="en-CA"/>
        </w:rPr>
        <w:t>3</w:t>
      </w:r>
      <w:del w:id="965" w:author="Daniel Stewart" w:date="2022-02-11T15:52:00Z">
        <w:r w:rsidR="00C22AE4" w:rsidRPr="00247A13" w:rsidDel="001D2D68">
          <w:rPr>
            <w:rFonts w:cs="Times New Roman"/>
            <w:noProof w:val="0"/>
            <w:lang w:val="en-CA"/>
          </w:rPr>
          <w:delText xml:space="preserve"> x </w:delText>
        </w:r>
      </w:del>
      <w:ins w:id="966" w:author="Daniel Stewart" w:date="2022-02-11T15:52:00Z">
        <w:r w:rsidR="001D2D68">
          <w:rPr>
            <w:rFonts w:cs="Times New Roman"/>
            <w:noProof w:val="0"/>
            <w:lang w:val="en-CA"/>
          </w:rPr>
          <w:t xml:space="preserve"> × </w:t>
        </w:r>
      </w:ins>
      <w:r w:rsidR="00C22AE4" w:rsidRPr="00247A13">
        <w:rPr>
          <w:rFonts w:cs="Times New Roman"/>
          <w:noProof w:val="0"/>
          <w:lang w:val="en-CA"/>
        </w:rPr>
        <w:t xml:space="preserve">more </w:t>
      </w:r>
      <w:r w:rsidR="00DB4A7A">
        <w:rPr>
          <w:rFonts w:cs="Times New Roman"/>
          <w:noProof w:val="0"/>
          <w:lang w:val="en-CA"/>
        </w:rPr>
        <w:t>cattail</w:t>
      </w:r>
      <w:r w:rsidR="00C22AE4" w:rsidRPr="00247A13">
        <w:rPr>
          <w:rFonts w:cs="Times New Roman"/>
          <w:noProof w:val="0"/>
          <w:lang w:val="en-CA"/>
        </w:rPr>
        <w:t xml:space="preserve"> than the overall </w:t>
      </w:r>
      <w:r w:rsidR="00CB2DA5" w:rsidRPr="00247A13">
        <w:rPr>
          <w:rFonts w:cs="Times New Roman"/>
          <w:noProof w:val="0"/>
          <w:lang w:val="en-CA"/>
        </w:rPr>
        <w:t>estuar</w:t>
      </w:r>
      <w:r w:rsidR="00CB2DA5">
        <w:rPr>
          <w:rFonts w:cs="Times New Roman"/>
          <w:noProof w:val="0"/>
          <w:lang w:val="en-CA"/>
        </w:rPr>
        <w:t>y and higher proportions of sui</w:t>
      </w:r>
      <w:r w:rsidR="00CB2DA5" w:rsidRPr="00247A13">
        <w:rPr>
          <w:rFonts w:cs="Times New Roman"/>
          <w:noProof w:val="0"/>
          <w:lang w:val="en-CA"/>
        </w:rPr>
        <w:t>table</w:t>
      </w:r>
      <w:r w:rsidR="00C36900" w:rsidRPr="00247A13">
        <w:rPr>
          <w:rFonts w:cs="Times New Roman"/>
          <w:noProof w:val="0"/>
          <w:lang w:val="en-CA"/>
        </w:rPr>
        <w:t xml:space="preserve"> and susceptible</w:t>
      </w:r>
      <w:r w:rsidR="00DB4A7A">
        <w:rPr>
          <w:rFonts w:cs="Times New Roman"/>
          <w:noProof w:val="0"/>
          <w:lang w:val="en-CA"/>
        </w:rPr>
        <w:t xml:space="preserve"> habitat</w:t>
      </w:r>
      <w:r>
        <w:rPr>
          <w:rFonts w:cs="Times New Roman"/>
          <w:noProof w:val="0"/>
          <w:lang w:val="en-CA"/>
        </w:rPr>
        <w:t xml:space="preserve">. </w:t>
      </w:r>
      <w:r w:rsidR="008772F9" w:rsidRPr="00247A13">
        <w:rPr>
          <w:rFonts w:cs="Times New Roman"/>
          <w:noProof w:val="0"/>
          <w:lang w:val="en-CA"/>
        </w:rPr>
        <w:t>T</w:t>
      </w:r>
      <w:r w:rsidR="00453762">
        <w:rPr>
          <w:rFonts w:cs="Times New Roman"/>
          <w:noProof w:val="0"/>
          <w:lang w:val="en-CA"/>
        </w:rPr>
        <w:t>h</w:t>
      </w:r>
      <w:r w:rsidR="00276122">
        <w:rPr>
          <w:rFonts w:cs="Times New Roman"/>
          <w:noProof w:val="0"/>
          <w:lang w:val="en-CA"/>
        </w:rPr>
        <w:t>is</w:t>
      </w:r>
      <w:r w:rsidR="00453762">
        <w:rPr>
          <w:rFonts w:cs="Times New Roman"/>
          <w:noProof w:val="0"/>
          <w:lang w:val="en-CA"/>
        </w:rPr>
        <w:t xml:space="preserve"> can likely be attributed to </w:t>
      </w:r>
      <w:r w:rsidR="00276122">
        <w:rPr>
          <w:rFonts w:cs="Times New Roman"/>
          <w:noProof w:val="0"/>
          <w:lang w:val="en-CA"/>
        </w:rPr>
        <w:t>priority effect advantages</w:t>
      </w:r>
      <w:r w:rsidR="00E95DA1">
        <w:rPr>
          <w:rFonts w:cs="Times New Roman"/>
          <w:noProof w:val="0"/>
          <w:lang w:val="en-CA"/>
        </w:rPr>
        <w:t xml:space="preserve"> </w:t>
      </w:r>
      <w:r w:rsidR="00ED26CB">
        <w:rPr>
          <w:rFonts w:cs="Times New Roman"/>
          <w:noProof w:val="0"/>
          <w:lang w:val="en-CA"/>
        </w:rPr>
        <w:t xml:space="preserve">due to the </w:t>
      </w:r>
      <w:r w:rsidR="00453762">
        <w:rPr>
          <w:rFonts w:cs="Times New Roman"/>
          <w:noProof w:val="0"/>
          <w:lang w:val="en-CA"/>
        </w:rPr>
        <w:t>high dispersal ability and rapid growth</w:t>
      </w:r>
      <w:r w:rsidR="00ED26CB">
        <w:rPr>
          <w:rFonts w:cs="Times New Roman"/>
          <w:noProof w:val="0"/>
          <w:lang w:val="en-CA"/>
        </w:rPr>
        <w:t xml:space="preserve"> of cattail</w:t>
      </w:r>
      <w:r w:rsidR="00710FE8">
        <w:rPr>
          <w:rFonts w:cs="Times New Roman"/>
          <w:noProof w:val="0"/>
          <w:lang w:val="en-CA"/>
        </w:rPr>
        <w:t xml:space="preserve"> </w:t>
      </w:r>
      <w:r w:rsidR="00710FE8">
        <w:rPr>
          <w:rFonts w:cs="Times New Roman"/>
          <w:noProof w:val="0"/>
          <w:lang w:val="en-CA"/>
        </w:rPr>
        <w:fldChar w:fldCharType="begin"/>
      </w:r>
      <w:r w:rsidR="00710FE8">
        <w:rPr>
          <w:rFonts w:cs="Times New Roman"/>
          <w:noProof w:val="0"/>
          <w:lang w:val="en-CA"/>
        </w:rPr>
        <w:instrText xml:space="preserve"> ADDIN ZOTERO_ITEM CSL_CITATION {"citationID":"vcpaMo2p","properties":{"formattedCitation":"(Dickson et al. 2012)","plainCitation":"(Dickson et al. 2012)","noteIndex":0},"citationItems":[{"id":708,"uris":["http://zotero.org/users/6112721/items/8CIHNLLM"],"itemData":{"id":708,"type":"article-journal","container-title":"Biological Invasions","DOI":"10.1007/s10530-012-0257-2","ISSN":"1387-3547, 1573-1464","issue":"12","journalAbbreviation":"Biol Invasions","language":"en","page":"2617-2624","source":"DOI.org (Crossref)","title":"Do priority effects benefit invasive plants more than native plants? An experiment with six grassland species","title-short":"Do priority effects benefit invasive plants more than native plants?","volume":"14","author":[{"family":"Dickson","given":"Timothy L."},{"family":"Hopwood","given":"Jennifer L."},{"family":"Wilsey","given":"Brian J."}],"issued":{"date-parts":[["2012",12]]}}}],"schema":"https://github.com/citation-style-language/schema/raw/master/csl-citation.json"} </w:instrText>
      </w:r>
      <w:r w:rsidR="00710FE8">
        <w:rPr>
          <w:rFonts w:cs="Times New Roman"/>
          <w:noProof w:val="0"/>
          <w:lang w:val="en-CA"/>
        </w:rPr>
        <w:fldChar w:fldCharType="separate"/>
      </w:r>
      <w:r w:rsidR="00710FE8">
        <w:rPr>
          <w:rFonts w:cs="Times New Roman"/>
          <w:lang w:val="en-CA"/>
        </w:rPr>
        <w:t>(Dickson et al. 2012)</w:t>
      </w:r>
      <w:r w:rsidR="00710FE8">
        <w:rPr>
          <w:rFonts w:cs="Times New Roman"/>
          <w:noProof w:val="0"/>
          <w:lang w:val="en-CA"/>
        </w:rPr>
        <w:fldChar w:fldCharType="end"/>
      </w:r>
      <w:r w:rsidR="00ED26CB">
        <w:rPr>
          <w:rFonts w:cs="Times New Roman"/>
          <w:noProof w:val="0"/>
          <w:lang w:val="en-CA"/>
        </w:rPr>
        <w:t>,</w:t>
      </w:r>
      <w:r w:rsidR="00276122">
        <w:rPr>
          <w:rFonts w:cs="Times New Roman"/>
          <w:noProof w:val="0"/>
          <w:lang w:val="en-CA"/>
        </w:rPr>
        <w:t xml:space="preserve"> </w:t>
      </w:r>
      <w:r w:rsidR="00453762">
        <w:rPr>
          <w:rFonts w:cs="Times New Roman"/>
          <w:noProof w:val="0"/>
          <w:lang w:val="en-CA"/>
        </w:rPr>
        <w:t xml:space="preserve">and lack of </w:t>
      </w:r>
      <w:r w:rsidR="008772F9" w:rsidRPr="00247A13">
        <w:rPr>
          <w:rFonts w:cs="Times New Roman"/>
          <w:noProof w:val="0"/>
          <w:lang w:val="en-CA"/>
        </w:rPr>
        <w:t>consider</w:t>
      </w:r>
      <w:r w:rsidR="00453762">
        <w:rPr>
          <w:rFonts w:cs="Times New Roman"/>
          <w:noProof w:val="0"/>
          <w:lang w:val="en-CA"/>
        </w:rPr>
        <w:t>ation for cattail</w:t>
      </w:r>
      <w:r w:rsidR="00710FE8">
        <w:rPr>
          <w:rFonts w:cs="Times New Roman"/>
          <w:noProof w:val="0"/>
          <w:lang w:val="en-CA"/>
        </w:rPr>
        <w:t>s</w:t>
      </w:r>
      <w:r w:rsidR="00453762">
        <w:rPr>
          <w:rFonts w:cs="Times New Roman"/>
          <w:noProof w:val="0"/>
          <w:lang w:val="en-CA"/>
        </w:rPr>
        <w:t xml:space="preserve"> i</w:t>
      </w:r>
      <w:r w:rsidR="008772F9" w:rsidRPr="00247A13">
        <w:rPr>
          <w:rFonts w:cs="Times New Roman"/>
          <w:noProof w:val="0"/>
          <w:lang w:val="en-CA"/>
        </w:rPr>
        <w:t>n the design, location, and monitoring of these sites</w:t>
      </w:r>
      <w:r w:rsidR="007F31A2">
        <w:rPr>
          <w:rFonts w:cs="Times New Roman"/>
          <w:noProof w:val="0"/>
          <w:lang w:val="en-CA"/>
        </w:rPr>
        <w:t>. As a result</w:t>
      </w:r>
      <w:r w:rsidR="00401018">
        <w:rPr>
          <w:rFonts w:cs="Times New Roman"/>
          <w:noProof w:val="0"/>
          <w:lang w:val="en-CA"/>
        </w:rPr>
        <w:t xml:space="preserve"> </w:t>
      </w:r>
      <w:r w:rsidR="008772F9">
        <w:rPr>
          <w:rFonts w:cs="Times New Roman"/>
          <w:noProof w:val="0"/>
          <w:lang w:val="en-CA"/>
        </w:rPr>
        <w:t>many</w:t>
      </w:r>
      <w:r w:rsidR="00100CEF">
        <w:rPr>
          <w:rFonts w:cs="Times New Roman"/>
          <w:noProof w:val="0"/>
          <w:lang w:val="en-CA"/>
        </w:rPr>
        <w:t xml:space="preserve"> restoration sites are</w:t>
      </w:r>
      <w:r w:rsidR="008772F9">
        <w:rPr>
          <w:rFonts w:cs="Times New Roman"/>
          <w:noProof w:val="0"/>
          <w:lang w:val="en-CA"/>
        </w:rPr>
        <w:t xml:space="preserve"> </w:t>
      </w:r>
      <w:r w:rsidR="008772F9" w:rsidRPr="00247A13">
        <w:rPr>
          <w:rFonts w:cs="Times New Roman"/>
          <w:noProof w:val="0"/>
          <w:lang w:val="en-CA"/>
        </w:rPr>
        <w:t xml:space="preserve">no longer meeting their intended objectives </w:t>
      </w:r>
      <w:r w:rsidR="008772F9">
        <w:rPr>
          <w:rFonts w:cs="Times New Roman"/>
        </w:rPr>
        <w:fldChar w:fldCharType="begin"/>
      </w:r>
      <w:r w:rsidR="008772F9">
        <w:rPr>
          <w:rFonts w:cs="Times New Roman"/>
        </w:rPr>
        <w:instrText xml:space="preserve"> ADDIN ZOTERO_ITEM CSL_CITATION {"citationID":"TfmtuxwU","properties":{"formattedCitation":"(Lievesley et al. 2016; Stewart et al. 2022)","plainCitation":"(Lievesley et al. 2016; Stewart et al. 2022)","noteIndex":0},"citationItems":[{"id":430,"uris":["http://zotero.org/users/6112721/items/6X2F3V6N"],"itemData":{"id":430,"type":"report","language":"en","page":"1-63","source":"Zotero","title":"Assessing habitat compensation and examining limitations to native plant establishment in the lower Fraser River Estuary","URL":"https://www.cmnbc.ca/wp-content/uploads/2018/11/Assessing-Habitat-Compensation_2016Appendix-I-IV.pdf","author":[{"family":"Lievesley","given":"Megan"},{"family":"Stewart","given":"Daniel"},{"family":"Knight","given":"Rob"},{"family":"Mason","given":"Brad"}],"issued":{"date-parts":[["2016"]]}}},{"id":2068,"uris":["http://zotero.org/users/6112721/items/F3PYHD53"],"itemData":{"id":2068,"type":"report","abstract":"More than 100 tidal marsh creation projects have been constructed in the Fraser River Estuary, British\nColumbia, from the 1970s to present. Past studies described and evaluated many of these projects and\nfound varied success, but the underlying factors that determine project outcomes have not yet been\nformally investigated. Using a combination of field sampling, spatial analysis, and statistical modeling,\nwe aim to address this knowledge gap by asking what factors determine (1) the persistence of created\ntidal marshes and (2) the resilience of created marsh plant communities, measured by native species\ndominance and species richness. We observed recession in 40 of the 78 projects visited, representing\n23,553 m2 (9.3%) of the 254,357 m2 of created marsh surveyed. Increases in mean site elevation had a\nnegative effect on percent recessed area, while North Arm sites and sites further upriver were more\nprone to recession. Based on field observations and data interpretation we suggest that wake erosion\nand goose herbivory may be drivers behind these losses and warrant further investigation. Dominance\nof native species declined with distance upriver and in higher elevations, though invasive cattail (Typha\nangustifolia, T.   glauca) defied this trend, dominating outer estuary sites, particularly closed\nembayments, when present. Native and non-native richness shared similar patterns and was comparable\nbetween reference and created marshes, increasing on average with elevation and distance upriver.\nThese findings offer insight into the role that site design and location play in the outcome of marsh\ncreation projects, and the challenges presented by stressors and environmental change in the estuary.","event-place":"Surrey","language":"en","page":"63","publisher":"Ducks Unlimited Canada","publisher-place":"Surrey","source":"Zotero","title":"Factors influencing the persistence of created tidal marshes in the Fraser River Estuary","author":[{"family":"Stewart","given":"Daniel"},{"family":"Hennigar","given":"Daniel"},{"family":"Ingham","given":"Robyn"},{"family":"Balke","given":"Eric"}],"issued":{"date-parts":[["2022"]]}}}],"schema":"https://github.com/citation-style-language/schema/raw/master/csl-citation.json"} </w:instrText>
      </w:r>
      <w:r w:rsidR="008772F9">
        <w:rPr>
          <w:rFonts w:cs="Times New Roman"/>
        </w:rPr>
        <w:fldChar w:fldCharType="separate"/>
      </w:r>
      <w:r w:rsidR="008772F9">
        <w:rPr>
          <w:rFonts w:cs="Times New Roman"/>
        </w:rPr>
        <w:t>(Lievesley et al. 2016; Stewart et al. 2022)</w:t>
      </w:r>
      <w:r w:rsidR="008772F9">
        <w:rPr>
          <w:rFonts w:cs="Times New Roman"/>
        </w:rPr>
        <w:fldChar w:fldCharType="end"/>
      </w:r>
      <w:r w:rsidR="00401018">
        <w:rPr>
          <w:rFonts w:cs="Times New Roman"/>
          <w:noProof w:val="0"/>
          <w:lang w:val="en-CA"/>
        </w:rPr>
        <w:t xml:space="preserve">, </w:t>
      </w:r>
      <w:r w:rsidR="00100CEF">
        <w:rPr>
          <w:rFonts w:cs="Times New Roman"/>
          <w:noProof w:val="0"/>
          <w:lang w:val="en-CA"/>
        </w:rPr>
        <w:t xml:space="preserve">and some </w:t>
      </w:r>
      <w:r w:rsidR="00401018">
        <w:rPr>
          <w:rFonts w:cs="Times New Roman"/>
          <w:noProof w:val="0"/>
          <w:lang w:val="en-CA"/>
        </w:rPr>
        <w:t xml:space="preserve">may </w:t>
      </w:r>
      <w:r w:rsidR="008772F9">
        <w:rPr>
          <w:rFonts w:cs="Times New Roman"/>
          <w:noProof w:val="0"/>
          <w:lang w:val="en-CA"/>
        </w:rPr>
        <w:t xml:space="preserve">represent “hot spots” in areas where cattail is not abundant in </w:t>
      </w:r>
      <w:r w:rsidR="00B720A8">
        <w:rPr>
          <w:rFonts w:cs="Times New Roman"/>
          <w:noProof w:val="0"/>
          <w:lang w:val="en-CA"/>
        </w:rPr>
        <w:t>adjacent natural</w:t>
      </w:r>
      <w:r w:rsidR="008772F9">
        <w:rPr>
          <w:rFonts w:cs="Times New Roman"/>
          <w:noProof w:val="0"/>
          <w:lang w:val="en-CA"/>
        </w:rPr>
        <w:t xml:space="preserve"> </w:t>
      </w:r>
      <w:r w:rsidR="00B720A8">
        <w:rPr>
          <w:rFonts w:cs="Times New Roman"/>
          <w:noProof w:val="0"/>
          <w:lang w:val="en-CA"/>
        </w:rPr>
        <w:t>marshes</w:t>
      </w:r>
      <w:r w:rsidR="00401018">
        <w:rPr>
          <w:rFonts w:cs="Times New Roman"/>
          <w:noProof w:val="0"/>
          <w:lang w:val="en-CA"/>
        </w:rPr>
        <w:t>, thus servi</w:t>
      </w:r>
      <w:r w:rsidR="00100CEF">
        <w:rPr>
          <w:rFonts w:cs="Times New Roman"/>
          <w:noProof w:val="0"/>
          <w:lang w:val="en-CA"/>
        </w:rPr>
        <w:t>ng</w:t>
      </w:r>
      <w:r w:rsidR="00401018">
        <w:rPr>
          <w:rFonts w:cs="Times New Roman"/>
          <w:noProof w:val="0"/>
          <w:lang w:val="en-CA"/>
        </w:rPr>
        <w:t xml:space="preserve"> as propagule sources. </w:t>
      </w:r>
      <w:r w:rsidR="00DB4A7A">
        <w:rPr>
          <w:rFonts w:cs="Times New Roman"/>
          <w:noProof w:val="0"/>
          <w:lang w:val="en-CA"/>
        </w:rPr>
        <w:t xml:space="preserve">We propose that </w:t>
      </w:r>
      <w:r w:rsidR="0027281B" w:rsidRPr="00247A13">
        <w:rPr>
          <w:rFonts w:cs="Times New Roman"/>
          <w:lang w:val="en-CA"/>
        </w:rPr>
        <w:t>non-native cattail</w:t>
      </w:r>
      <w:r w:rsidR="00710FE8">
        <w:rPr>
          <w:rFonts w:cs="Times New Roman"/>
          <w:lang w:val="en-CA"/>
        </w:rPr>
        <w:t>s</w:t>
      </w:r>
      <w:r w:rsidR="001E2DAE">
        <w:rPr>
          <w:rFonts w:cs="Times New Roman"/>
          <w:lang w:val="en-CA"/>
        </w:rPr>
        <w:t xml:space="preserve"> should be considered</w:t>
      </w:r>
      <w:r w:rsidR="0027281B" w:rsidRPr="00247A13">
        <w:rPr>
          <w:rFonts w:cs="Times New Roman"/>
          <w:lang w:val="en-CA"/>
        </w:rPr>
        <w:t xml:space="preserve"> in the </w:t>
      </w:r>
      <w:r w:rsidR="00F92E85" w:rsidRPr="00247A13">
        <w:rPr>
          <w:rFonts w:cs="Times New Roman"/>
          <w:lang w:val="en-CA"/>
        </w:rPr>
        <w:t>design</w:t>
      </w:r>
      <w:r w:rsidR="0027281B" w:rsidRPr="00247A13">
        <w:rPr>
          <w:rFonts w:cs="Times New Roman"/>
          <w:lang w:val="en-CA"/>
        </w:rPr>
        <w:t xml:space="preserve"> of </w:t>
      </w:r>
      <w:r w:rsidR="003E2087" w:rsidRPr="00247A13">
        <w:rPr>
          <w:rFonts w:cs="Times New Roman"/>
          <w:lang w:val="en-CA"/>
        </w:rPr>
        <w:t>new restoration projects</w:t>
      </w:r>
      <w:r w:rsidR="002F4776" w:rsidRPr="00247A13">
        <w:rPr>
          <w:rFonts w:cs="Times New Roman"/>
          <w:lang w:val="en-CA"/>
        </w:rPr>
        <w:t>, which we have framed</w:t>
      </w:r>
      <w:r w:rsidR="003E2087" w:rsidRPr="00247A13">
        <w:rPr>
          <w:rFonts w:cs="Times New Roman"/>
          <w:lang w:val="en-CA"/>
        </w:rPr>
        <w:t xml:space="preserve"> </w:t>
      </w:r>
      <w:r w:rsidR="00305091" w:rsidRPr="00247A13">
        <w:rPr>
          <w:rFonts w:cs="Times New Roman"/>
          <w:lang w:val="en-CA"/>
        </w:rPr>
        <w:t xml:space="preserve">through a </w:t>
      </w:r>
      <w:r w:rsidR="005804E2" w:rsidRPr="00247A13">
        <w:rPr>
          <w:rFonts w:cs="Times New Roman"/>
          <w:lang w:val="en-CA"/>
        </w:rPr>
        <w:t xml:space="preserve">decision tree </w:t>
      </w:r>
      <w:r w:rsidR="00305091" w:rsidRPr="00247A13">
        <w:rPr>
          <w:rFonts w:cs="Times New Roman"/>
          <w:lang w:val="en-CA"/>
        </w:rPr>
        <w:t xml:space="preserve">(Fig. </w:t>
      </w:r>
      <w:r w:rsidR="00FC5204">
        <w:rPr>
          <w:rFonts w:cs="Times New Roman"/>
          <w:lang w:val="en-CA"/>
        </w:rPr>
        <w:t>6</w:t>
      </w:r>
      <w:r w:rsidR="00305091" w:rsidRPr="00247A13">
        <w:rPr>
          <w:rFonts w:cs="Times New Roman"/>
          <w:lang w:val="en-CA"/>
        </w:rPr>
        <w:t>).</w:t>
      </w:r>
      <w:r w:rsidR="005804E2" w:rsidRPr="00247A13">
        <w:rPr>
          <w:rFonts w:cs="Times New Roman"/>
          <w:lang w:val="en-CA"/>
        </w:rPr>
        <w:t xml:space="preserve"> At the project outset</w:t>
      </w:r>
      <w:r w:rsidR="00BB0A6F" w:rsidRPr="00247A13">
        <w:rPr>
          <w:rFonts w:cs="Times New Roman"/>
          <w:lang w:val="en-CA"/>
        </w:rPr>
        <w:t xml:space="preserve">, practitioners </w:t>
      </w:r>
      <w:r w:rsidR="00F92E85" w:rsidRPr="00247A13">
        <w:rPr>
          <w:rFonts w:cs="Times New Roman"/>
          <w:lang w:val="en-CA"/>
        </w:rPr>
        <w:t xml:space="preserve">must </w:t>
      </w:r>
      <w:r w:rsidR="001E2DAE">
        <w:rPr>
          <w:rFonts w:cs="Times New Roman"/>
          <w:lang w:val="en-CA"/>
        </w:rPr>
        <w:t xml:space="preserve">consider </w:t>
      </w:r>
      <w:r w:rsidR="00305091" w:rsidRPr="00247A13">
        <w:rPr>
          <w:rFonts w:cs="Times New Roman"/>
          <w:lang w:val="en-CA"/>
        </w:rPr>
        <w:t xml:space="preserve">whether </w:t>
      </w:r>
      <w:r w:rsidR="00565560" w:rsidRPr="00247A13">
        <w:rPr>
          <w:rFonts w:cs="Times New Roman"/>
          <w:lang w:val="en-CA"/>
        </w:rPr>
        <w:t xml:space="preserve">non-native </w:t>
      </w:r>
      <w:r w:rsidR="00305091" w:rsidRPr="00247A13">
        <w:rPr>
          <w:rFonts w:cs="Times New Roman"/>
          <w:lang w:val="en-CA"/>
        </w:rPr>
        <w:t>cattail is present and</w:t>
      </w:r>
      <w:r w:rsidR="00F92E85" w:rsidRPr="00247A13">
        <w:rPr>
          <w:rFonts w:cs="Times New Roman"/>
          <w:lang w:val="en-CA"/>
        </w:rPr>
        <w:t>/or</w:t>
      </w:r>
      <w:r w:rsidR="00305091" w:rsidRPr="00247A13">
        <w:rPr>
          <w:rFonts w:cs="Times New Roman"/>
          <w:lang w:val="en-CA"/>
        </w:rPr>
        <w:t xml:space="preserve"> abundant in the vicinity.</w:t>
      </w:r>
      <w:r w:rsidR="005804E2" w:rsidRPr="00247A13">
        <w:rPr>
          <w:rFonts w:cs="Times New Roman"/>
          <w:lang w:val="en-CA"/>
        </w:rPr>
        <w:t xml:space="preserve"> </w:t>
      </w:r>
      <w:r w:rsidR="00305091" w:rsidRPr="00247A13">
        <w:rPr>
          <w:rFonts w:cs="Times New Roman"/>
          <w:lang w:val="en-CA"/>
        </w:rPr>
        <w:t xml:space="preserve">If </w:t>
      </w:r>
      <w:r w:rsidR="00826A40">
        <w:rPr>
          <w:rFonts w:cs="Times New Roman"/>
          <w:lang w:val="en-CA"/>
        </w:rPr>
        <w:t>c</w:t>
      </w:r>
      <w:r w:rsidR="001E2DAE">
        <w:rPr>
          <w:rFonts w:cs="Times New Roman"/>
          <w:lang w:val="en-CA"/>
        </w:rPr>
        <w:t>attail is abundant nearby,</w:t>
      </w:r>
      <w:r w:rsidR="00305091" w:rsidRPr="00247A13">
        <w:rPr>
          <w:rFonts w:cs="Times New Roman"/>
          <w:lang w:val="en-CA"/>
        </w:rPr>
        <w:t xml:space="preserve"> relocation</w:t>
      </w:r>
      <w:r w:rsidR="002F4776" w:rsidRPr="00247A13">
        <w:rPr>
          <w:rFonts w:cs="Times New Roman"/>
          <w:lang w:val="en-CA"/>
        </w:rPr>
        <w:t xml:space="preserve"> </w:t>
      </w:r>
      <w:r w:rsidR="00305091" w:rsidRPr="00247A13">
        <w:rPr>
          <w:rFonts w:cs="Times New Roman"/>
          <w:lang w:val="en-CA"/>
        </w:rPr>
        <w:t>should be considered</w:t>
      </w:r>
      <w:r w:rsidR="009A1E33" w:rsidRPr="00247A13">
        <w:rPr>
          <w:rFonts w:cs="Times New Roman"/>
          <w:lang w:val="en-CA"/>
        </w:rPr>
        <w:t>,</w:t>
      </w:r>
      <w:r w:rsidR="00305091" w:rsidRPr="00247A13">
        <w:rPr>
          <w:rFonts w:cs="Times New Roman"/>
          <w:lang w:val="en-CA"/>
        </w:rPr>
        <w:t xml:space="preserve"> </w:t>
      </w:r>
      <w:r w:rsidR="002F4776" w:rsidRPr="00247A13">
        <w:rPr>
          <w:rFonts w:cs="Times New Roman"/>
          <w:lang w:val="en-CA"/>
        </w:rPr>
        <w:t>if</w:t>
      </w:r>
      <w:r w:rsidR="00305091" w:rsidRPr="00247A13">
        <w:rPr>
          <w:rFonts w:cs="Times New Roman"/>
          <w:lang w:val="en-CA"/>
        </w:rPr>
        <w:t xml:space="preserve"> </w:t>
      </w:r>
      <w:r w:rsidR="002F4776" w:rsidRPr="00247A13">
        <w:rPr>
          <w:rFonts w:cs="Times New Roman"/>
          <w:lang w:val="en-CA"/>
        </w:rPr>
        <w:t>feasible</w:t>
      </w:r>
      <w:r w:rsidR="00305091" w:rsidRPr="00247A13">
        <w:rPr>
          <w:rFonts w:cs="Times New Roman"/>
          <w:lang w:val="en-CA"/>
        </w:rPr>
        <w:t xml:space="preserve">. If not, </w:t>
      </w:r>
      <w:r w:rsidR="002F4776" w:rsidRPr="00247A13">
        <w:rPr>
          <w:rFonts w:cs="Times New Roman"/>
          <w:lang w:val="en-CA"/>
        </w:rPr>
        <w:t xml:space="preserve">restoration </w:t>
      </w:r>
      <w:r w:rsidR="006D2324" w:rsidRPr="00247A13">
        <w:rPr>
          <w:rFonts w:cs="Times New Roman"/>
          <w:lang w:val="en-CA"/>
        </w:rPr>
        <w:t xml:space="preserve">practitioners should </w:t>
      </w:r>
      <w:r w:rsidR="00DD3189" w:rsidRPr="00247A13">
        <w:rPr>
          <w:rFonts w:cs="Times New Roman"/>
          <w:lang w:val="en-CA"/>
        </w:rPr>
        <w:t xml:space="preserve">aim </w:t>
      </w:r>
      <w:r w:rsidR="006D2324" w:rsidRPr="00247A13">
        <w:rPr>
          <w:rFonts w:cs="Times New Roman"/>
          <w:lang w:val="en-CA"/>
        </w:rPr>
        <w:t>to make their site less su</w:t>
      </w:r>
      <w:r w:rsidR="002F4776" w:rsidRPr="00247A13">
        <w:rPr>
          <w:rFonts w:cs="Times New Roman"/>
          <w:lang w:val="en-CA"/>
        </w:rPr>
        <w:t>itable</w:t>
      </w:r>
      <w:r w:rsidR="006D2324" w:rsidRPr="00247A13">
        <w:rPr>
          <w:rFonts w:cs="Times New Roman"/>
          <w:lang w:val="en-CA"/>
        </w:rPr>
        <w:t xml:space="preserve"> to </w:t>
      </w:r>
      <w:r w:rsidR="002F4776" w:rsidRPr="00247A13">
        <w:rPr>
          <w:rFonts w:cs="Times New Roman"/>
          <w:lang w:val="en-CA"/>
        </w:rPr>
        <w:t>cattail</w:t>
      </w:r>
      <w:r w:rsidR="006D2324" w:rsidRPr="00247A13">
        <w:rPr>
          <w:rFonts w:cs="Times New Roman"/>
          <w:lang w:val="en-CA"/>
        </w:rPr>
        <w:t xml:space="preserve">. This could be achieved through </w:t>
      </w:r>
      <w:r w:rsidR="00CB2DA5">
        <w:rPr>
          <w:rFonts w:cs="Times New Roman"/>
          <w:lang w:val="en-CA"/>
        </w:rPr>
        <w:t xml:space="preserve">measures such as </w:t>
      </w:r>
      <w:r w:rsidR="008772F9">
        <w:rPr>
          <w:rFonts w:cs="Times New Roman"/>
          <w:lang w:val="en-CA"/>
        </w:rPr>
        <w:t>dense plantings to reduce colonizable empty spaces,</w:t>
      </w:r>
      <w:r w:rsidR="001E2DAE">
        <w:rPr>
          <w:rFonts w:cs="Times New Roman"/>
          <w:lang w:val="en-CA"/>
        </w:rPr>
        <w:t xml:space="preserve"> and </w:t>
      </w:r>
      <w:r w:rsidR="006D2324" w:rsidRPr="00247A13">
        <w:rPr>
          <w:rFonts w:cs="Times New Roman"/>
          <w:lang w:val="en-CA"/>
        </w:rPr>
        <w:t xml:space="preserve">by using predictive vegetation models </w:t>
      </w:r>
      <w:r w:rsidR="007E2489">
        <w:rPr>
          <w:rFonts w:cs="Times New Roman"/>
        </w:rPr>
        <w:fldChar w:fldCharType="begin"/>
      </w:r>
      <w:r w:rsidR="00895416">
        <w:rPr>
          <w:rFonts w:cs="Times New Roman"/>
        </w:rPr>
        <w:instrText xml:space="preserve"> ADDIN ZOTERO_ITEM CSL_CITATION {"citationID":"bR1GDALG","properties":{"formattedCitation":"(Hood 2013)","plainCitation":"(Hood 2013)","noteIndex":0},"citationItems":[{"id":"4LsnhJz1/uLK9FsjA","uris":["http://zotero.org/users/6112721/items/NNBPUJD9"],"itemData":{"id":"4LsnhJz1/uLK9FsjA","type":"article-journal","container-title":"Wetlands Ecology and Management","DOI":"10.1007/s11273-013-9294-6","ISSN":"0923-4861, 1572-9834","issue":"4","journalAbbreviation":"Wetlands Ecol Manage","language":"en","page":"229-242","source":"DOI.org (Crossref)","title":"Applying and testing a predictive vegetation model to management of the invasive cattail, Typha angustifolia L., in an oligohaline tidal marsh reveals priority effects caused by non-stationarity","volume":"21","author":[{"family":"Hood","given":"W. Gregory"}],"issued":{"date-parts":[["2013",8]]}}}],"schema":"https://github.com/citation-style-language/schema/raw/master/csl-citation.json"} </w:instrText>
      </w:r>
      <w:r w:rsidR="007E2489">
        <w:rPr>
          <w:rFonts w:cs="Times New Roman"/>
        </w:rPr>
        <w:fldChar w:fldCharType="separate"/>
      </w:r>
      <w:r w:rsidR="00895416">
        <w:rPr>
          <w:rFonts w:cs="Times New Roman"/>
        </w:rPr>
        <w:t>(Hood 2013)</w:t>
      </w:r>
      <w:r w:rsidR="007E2489">
        <w:rPr>
          <w:rFonts w:cs="Times New Roman"/>
        </w:rPr>
        <w:fldChar w:fldCharType="end"/>
      </w:r>
      <w:r w:rsidR="001659F4" w:rsidRPr="00247A13">
        <w:rPr>
          <w:rFonts w:cs="Times New Roman"/>
        </w:rPr>
        <w:t>, available literature, and other sources</w:t>
      </w:r>
      <w:r w:rsidR="006D2324" w:rsidRPr="00247A13">
        <w:rPr>
          <w:rFonts w:cs="Times New Roman"/>
          <w:lang w:val="en-CA"/>
        </w:rPr>
        <w:t xml:space="preserve"> </w:t>
      </w:r>
      <w:r w:rsidR="003E2087" w:rsidRPr="00247A13">
        <w:rPr>
          <w:rFonts w:cs="Times New Roman"/>
          <w:lang w:val="en-CA"/>
        </w:rPr>
        <w:t xml:space="preserve">to </w:t>
      </w:r>
      <w:r w:rsidR="00DF6876" w:rsidRPr="00247A13">
        <w:rPr>
          <w:rFonts w:cs="Times New Roman"/>
          <w:lang w:val="en-CA"/>
        </w:rPr>
        <w:t xml:space="preserve">design </w:t>
      </w:r>
      <w:r w:rsidR="003E2087" w:rsidRPr="00247A13">
        <w:rPr>
          <w:rFonts w:cs="Times New Roman"/>
          <w:lang w:val="en-CA"/>
        </w:rPr>
        <w:t xml:space="preserve">sites that </w:t>
      </w:r>
      <w:r w:rsidR="002F4776" w:rsidRPr="00247A13">
        <w:rPr>
          <w:rFonts w:cs="Times New Roman"/>
          <w:lang w:val="en-CA"/>
        </w:rPr>
        <w:t>are less</w:t>
      </w:r>
      <w:r w:rsidR="00B0364E" w:rsidRPr="00247A13">
        <w:rPr>
          <w:rFonts w:cs="Times New Roman"/>
          <w:lang w:val="en-CA"/>
        </w:rPr>
        <w:t xml:space="preserve"> environmentally optimal</w:t>
      </w:r>
      <w:r w:rsidR="002F4776" w:rsidRPr="00247A13">
        <w:rPr>
          <w:rFonts w:cs="Times New Roman"/>
          <w:lang w:val="en-CA"/>
        </w:rPr>
        <w:t xml:space="preserve"> for cattail. </w:t>
      </w:r>
      <w:r w:rsidR="00F10EFE" w:rsidRPr="00247A13">
        <w:rPr>
          <w:rFonts w:cs="Times New Roman"/>
          <w:lang w:val="en-CA"/>
        </w:rPr>
        <w:t>W</w:t>
      </w:r>
      <w:r w:rsidR="002F4776" w:rsidRPr="00247A13">
        <w:rPr>
          <w:rFonts w:cs="Times New Roman"/>
          <w:lang w:val="en-CA"/>
        </w:rPr>
        <w:t>here none of these preventative measures</w:t>
      </w:r>
      <w:r w:rsidR="00B56E1C" w:rsidRPr="00247A13">
        <w:rPr>
          <w:rFonts w:cs="Times New Roman"/>
          <w:lang w:val="en-CA"/>
        </w:rPr>
        <w:t xml:space="preserve"> </w:t>
      </w:r>
      <w:r w:rsidR="002F4776" w:rsidRPr="00247A13">
        <w:rPr>
          <w:rFonts w:cs="Times New Roman"/>
          <w:lang w:val="en-CA"/>
        </w:rPr>
        <w:t xml:space="preserve">can be employed, </w:t>
      </w:r>
      <w:r w:rsidR="002F4776" w:rsidRPr="00247A13">
        <w:rPr>
          <w:rFonts w:cs="Times New Roman"/>
          <w:lang w:val="en-CA"/>
        </w:rPr>
        <w:lastRenderedPageBreak/>
        <w:t xml:space="preserve">projects </w:t>
      </w:r>
      <w:r w:rsidR="009D3042" w:rsidRPr="00247A13">
        <w:rPr>
          <w:rFonts w:cs="Times New Roman"/>
          <w:lang w:val="en-CA"/>
        </w:rPr>
        <w:t>s</w:t>
      </w:r>
      <w:r w:rsidR="00F10EFE" w:rsidRPr="00247A13">
        <w:rPr>
          <w:rFonts w:cs="Times New Roman"/>
          <w:lang w:val="en-CA"/>
        </w:rPr>
        <w:t>hould</w:t>
      </w:r>
      <w:r w:rsidR="001E2DAE">
        <w:rPr>
          <w:rFonts w:cs="Times New Roman"/>
          <w:lang w:val="en-CA"/>
        </w:rPr>
        <w:t xml:space="preserve"> </w:t>
      </w:r>
      <w:r w:rsidR="002F4776" w:rsidRPr="00247A13">
        <w:rPr>
          <w:rFonts w:cs="Times New Roman"/>
          <w:lang w:val="en-CA"/>
        </w:rPr>
        <w:t>not proceed</w:t>
      </w:r>
      <w:r w:rsidR="005804E2" w:rsidRPr="00247A13">
        <w:rPr>
          <w:rFonts w:cs="Times New Roman"/>
          <w:lang w:val="en-CA"/>
        </w:rPr>
        <w:t xml:space="preserve"> unless monitoring </w:t>
      </w:r>
      <w:r w:rsidR="00F92E85" w:rsidRPr="00247A13">
        <w:rPr>
          <w:rFonts w:cs="Times New Roman"/>
          <w:lang w:val="en-CA"/>
        </w:rPr>
        <w:t xml:space="preserve">and management </w:t>
      </w:r>
      <w:r w:rsidR="005804E2" w:rsidRPr="00247A13">
        <w:rPr>
          <w:rFonts w:cs="Times New Roman"/>
          <w:lang w:val="en-CA"/>
        </w:rPr>
        <w:t>efforts</w:t>
      </w:r>
      <w:r w:rsidR="00565560" w:rsidRPr="00247A13">
        <w:rPr>
          <w:rFonts w:cs="Times New Roman"/>
          <w:lang w:val="en-CA"/>
        </w:rPr>
        <w:t xml:space="preserve">, which </w:t>
      </w:r>
      <w:r w:rsidR="00895416" w:rsidRPr="00247A13">
        <mc:AlternateContent>
          <mc:Choice Requires="wps">
            <w:drawing>
              <wp:anchor distT="0" distB="0" distL="114300" distR="114300" simplePos="0" relativeHeight="251738112" behindDoc="0" locked="0" layoutInCell="1" allowOverlap="1" wp14:anchorId="3040603E" wp14:editId="049D05FB">
                <wp:simplePos x="0" y="0"/>
                <wp:positionH relativeFrom="column">
                  <wp:posOffset>-102870</wp:posOffset>
                </wp:positionH>
                <wp:positionV relativeFrom="paragraph">
                  <wp:posOffset>6137910</wp:posOffset>
                </wp:positionV>
                <wp:extent cx="5926455" cy="388620"/>
                <wp:effectExtent l="0" t="0" r="4445" b="5080"/>
                <wp:wrapTopAndBottom/>
                <wp:docPr id="41" name="Text Box 41"/>
                <wp:cNvGraphicFramePr/>
                <a:graphic xmlns:a="http://schemas.openxmlformats.org/drawingml/2006/main">
                  <a:graphicData uri="http://schemas.microsoft.com/office/word/2010/wordprocessingShape">
                    <wps:wsp>
                      <wps:cNvSpPr txBox="1"/>
                      <wps:spPr>
                        <a:xfrm>
                          <a:off x="0" y="0"/>
                          <a:ext cx="5926455" cy="388620"/>
                        </a:xfrm>
                        <a:prstGeom prst="rect">
                          <a:avLst/>
                        </a:prstGeom>
                        <a:solidFill>
                          <a:prstClr val="white"/>
                        </a:solidFill>
                        <a:ln>
                          <a:noFill/>
                        </a:ln>
                      </wps:spPr>
                      <wps:txbx>
                        <w:txbxContent>
                          <w:p w14:paraId="2923F86E" w14:textId="3B74249B" w:rsidR="00727281" w:rsidRPr="00214C84" w:rsidRDefault="00727281" w:rsidP="002C15F7">
                            <w:pPr>
                              <w:pStyle w:val="Caption"/>
                              <w:rPr>
                                <w:i w:val="0"/>
                                <w:noProof/>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6</w:t>
                            </w:r>
                            <w:r w:rsidRPr="00214C84">
                              <w:rPr>
                                <w:b/>
                                <w:i w:val="0"/>
                              </w:rPr>
                              <w:fldChar w:fldCharType="end"/>
                            </w:r>
                            <w:r w:rsidRPr="00214C84">
                              <w:rPr>
                                <w:i w:val="0"/>
                              </w:rPr>
                              <w:t xml:space="preserve"> Decision tree for habitat restoration practitioners in the FRE planning for the threat of non-native cattail invasions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40603E" id="Text Box 41" o:spid="_x0000_s1030" type="#_x0000_t202" style="position:absolute;left:0;text-align:left;margin-left:-8.1pt;margin-top:483.3pt;width:466.65pt;height:30.6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" stroked="f">
                <v:textbox inset="0,0,0,0">
                  <w:txbxContent>
                    <w:p w14:paraId="2923F86E" w14:textId="3B74249B" w:rsidR="00727281" w:rsidRPr="00214C84" w:rsidRDefault="00727281" w:rsidP="002C15F7">
                      <w:pPr>
                        <w:pStyle w:val="Caption"/>
                        <w:rPr>
                          <w:i w:val="0"/>
                          <w:noProof/>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6</w:t>
                      </w:r>
                      <w:r w:rsidRPr="00214C84">
                        <w:rPr>
                          <w:b/>
                          <w:i w:val="0"/>
                        </w:rPr>
                        <w:fldChar w:fldCharType="end"/>
                      </w:r>
                      <w:r w:rsidRPr="00214C84">
                        <w:rPr>
                          <w:i w:val="0"/>
                        </w:rPr>
                        <w:t xml:space="preserve"> Decision tree for habitat restoration practitioners in the FRE planning for the threat of non-native cattail invasions</w:t>
                      </w:r>
                    </w:p>
                  </w:txbxContent>
                </v:textbox>
                <w10:wrap type="topAndBottom"/>
              </v:shape>
            </w:pict>
          </mc:Fallback>
        </mc:AlternateContent>
      </w:r>
      <w:r w:rsidR="00895416" w:rsidRPr="00247A13">
        <w:drawing>
          <wp:anchor distT="0" distB="0" distL="114300" distR="114300" simplePos="0" relativeHeight="251736064" behindDoc="0" locked="0" layoutInCell="1" allowOverlap="1" wp14:anchorId="74920EE2" wp14:editId="4E995B03">
            <wp:simplePos x="0" y="0"/>
            <wp:positionH relativeFrom="column">
              <wp:posOffset>66040</wp:posOffset>
            </wp:positionH>
            <wp:positionV relativeFrom="paragraph">
              <wp:posOffset>602615</wp:posOffset>
            </wp:positionV>
            <wp:extent cx="5926455" cy="542925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TORATIONFLOWCHART.JPG"/>
                    <pic:cNvPicPr/>
                  </pic:nvPicPr>
                  <pic:blipFill rotWithShape="1">
                    <a:blip r:embed="rId16">
                      <a:extLst>
                        <a:ext uri="{28A0092B-C50C-407E-A947-70E740481C1C}">
                          <a14:useLocalDpi xmlns:a14="http://schemas.microsoft.com/office/drawing/2010/main" val="0"/>
                        </a:ext>
                      </a:extLst>
                    </a:blip>
                    <a:srcRect b="4894"/>
                    <a:stretch/>
                  </pic:blipFill>
                  <pic:spPr bwMode="auto">
                    <a:xfrm>
                      <a:off x="0" y="0"/>
                      <a:ext cx="5926455" cy="5429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5560" w:rsidRPr="00247A13">
        <w:rPr>
          <w:rFonts w:cs="Times New Roman"/>
          <w:lang w:val="en-CA"/>
        </w:rPr>
        <w:t xml:space="preserve">increase with each </w:t>
      </w:r>
      <w:r w:rsidR="00601CE9" w:rsidRPr="00247A13">
        <w:rPr>
          <w:rFonts w:cs="Times New Roman"/>
          <w:lang w:val="en-CA"/>
        </w:rPr>
        <w:t xml:space="preserve">step </w:t>
      </w:r>
      <w:r w:rsidR="00565560" w:rsidRPr="00247A13">
        <w:rPr>
          <w:rFonts w:cs="Times New Roman"/>
          <w:lang w:val="en-CA"/>
        </w:rPr>
        <w:t>down the decision tree,</w:t>
      </w:r>
      <w:r w:rsidR="005804E2" w:rsidRPr="00247A13">
        <w:rPr>
          <w:rFonts w:cs="Times New Roman"/>
          <w:lang w:val="en-CA"/>
        </w:rPr>
        <w:t xml:space="preserve"> can counteract the invasion risk</w:t>
      </w:r>
      <w:r w:rsidR="002F4776" w:rsidRPr="00247A13">
        <w:rPr>
          <w:rFonts w:cs="Times New Roman"/>
          <w:lang w:val="en-CA"/>
        </w:rPr>
        <w:t>.</w:t>
      </w:r>
      <w:r w:rsidR="00DD3189" w:rsidRPr="00247A13">
        <w:rPr>
          <w:rFonts w:cs="Times New Roman"/>
          <w:lang w:val="en-CA"/>
        </w:rPr>
        <w:t xml:space="preserve"> </w:t>
      </w:r>
    </w:p>
    <w:p w14:paraId="350FF722" w14:textId="2DBF95F0" w:rsidR="00391D3B" w:rsidRPr="00247A13" w:rsidRDefault="00F71F18" w:rsidP="007C3CD7">
      <w:pPr>
        <w:ind w:firstLine="284"/>
        <w:jc w:val="left"/>
        <w:rPr>
          <w:rFonts w:cs="Times New Roman"/>
          <w:noProof w:val="0"/>
          <w:lang w:val="en-CA"/>
        </w:rPr>
      </w:pPr>
      <w:r w:rsidRPr="00247A13">
        <w:rPr>
          <w:rFonts w:cs="Times New Roman"/>
          <w:noProof w:val="0"/>
          <w:lang w:val="en-CA"/>
        </w:rPr>
        <w:tab/>
      </w:r>
      <w:r w:rsidR="00B720A8">
        <w:rPr>
          <w:rFonts w:cs="Times New Roman"/>
          <w:noProof w:val="0"/>
          <w:lang w:val="en-CA"/>
        </w:rPr>
        <w:t>Despite the proactive intent of this</w:t>
      </w:r>
      <w:r w:rsidR="00826A40">
        <w:rPr>
          <w:rFonts w:cs="Times New Roman"/>
          <w:noProof w:val="0"/>
          <w:lang w:val="en-CA"/>
        </w:rPr>
        <w:t xml:space="preserve"> investigation</w:t>
      </w:r>
      <w:r w:rsidR="00B720A8">
        <w:rPr>
          <w:rFonts w:cs="Times New Roman"/>
          <w:noProof w:val="0"/>
          <w:lang w:val="en-CA"/>
        </w:rPr>
        <w:t>, we found that n</w:t>
      </w:r>
      <w:r w:rsidR="00B720A8" w:rsidRPr="00247A13">
        <w:rPr>
          <w:rFonts w:cs="Times New Roman"/>
          <w:noProof w:val="0"/>
          <w:lang w:val="en-CA"/>
        </w:rPr>
        <w:t>on-native cattail</w:t>
      </w:r>
      <w:r w:rsidR="00CD72C5">
        <w:rPr>
          <w:rFonts w:cs="Times New Roman"/>
          <w:noProof w:val="0"/>
          <w:lang w:val="en-CA"/>
        </w:rPr>
        <w:t xml:space="preserve">s </w:t>
      </w:r>
      <w:r w:rsidR="00B473BD">
        <w:rPr>
          <w:rFonts w:cs="Times New Roman"/>
          <w:noProof w:val="0"/>
          <w:lang w:val="en-CA"/>
        </w:rPr>
        <w:t xml:space="preserve">have established </w:t>
      </w:r>
      <w:r w:rsidR="00B720A8" w:rsidRPr="00247A13">
        <w:rPr>
          <w:rFonts w:cs="Times New Roman"/>
          <w:noProof w:val="0"/>
          <w:lang w:val="en-CA"/>
        </w:rPr>
        <w:t xml:space="preserve">to the point where </w:t>
      </w:r>
      <w:r w:rsidR="000B0077">
        <w:rPr>
          <w:rFonts w:cs="Times New Roman"/>
          <w:noProof w:val="0"/>
          <w:lang w:val="en-CA"/>
        </w:rPr>
        <w:t xml:space="preserve">containment and </w:t>
      </w:r>
      <w:r w:rsidR="00B720A8">
        <w:rPr>
          <w:rFonts w:cs="Times New Roman"/>
          <w:noProof w:val="0"/>
          <w:lang w:val="en-CA"/>
        </w:rPr>
        <w:t>estuary-wide</w:t>
      </w:r>
      <w:r w:rsidR="00B720A8" w:rsidRPr="00247A13">
        <w:rPr>
          <w:rFonts w:cs="Times New Roman"/>
          <w:noProof w:val="0"/>
          <w:lang w:val="en-CA"/>
        </w:rPr>
        <w:t xml:space="preserve"> eradication </w:t>
      </w:r>
      <w:r w:rsidR="00826A40">
        <w:rPr>
          <w:rFonts w:cs="Times New Roman"/>
          <w:noProof w:val="0"/>
          <w:lang w:val="en-CA"/>
        </w:rPr>
        <w:t xml:space="preserve">is </w:t>
      </w:r>
      <w:r w:rsidR="00B720A8">
        <w:rPr>
          <w:rFonts w:cs="Times New Roman"/>
          <w:noProof w:val="0"/>
          <w:lang w:val="en-CA"/>
        </w:rPr>
        <w:t>no longer</w:t>
      </w:r>
      <w:r w:rsidR="00B720A8" w:rsidRPr="00247A13">
        <w:rPr>
          <w:rFonts w:cs="Times New Roman"/>
          <w:noProof w:val="0"/>
          <w:lang w:val="en-CA"/>
        </w:rPr>
        <w:t xml:space="preserve"> feasible</w:t>
      </w:r>
      <w:r w:rsidR="00B720A8">
        <w:rPr>
          <w:rFonts w:cs="Times New Roman"/>
          <w:noProof w:val="0"/>
          <w:lang w:val="en-CA"/>
        </w:rPr>
        <w:t>. W</w:t>
      </w:r>
      <w:r w:rsidR="00F85AC5" w:rsidRPr="00247A13">
        <w:rPr>
          <w:rFonts w:cs="Times New Roman"/>
          <w:noProof w:val="0"/>
          <w:lang w:val="en-CA"/>
        </w:rPr>
        <w:t>e</w:t>
      </w:r>
      <w:r w:rsidR="00C37AF5">
        <w:rPr>
          <w:rFonts w:cs="Times New Roman"/>
          <w:noProof w:val="0"/>
          <w:lang w:val="en-CA"/>
        </w:rPr>
        <w:t xml:space="preserve"> therefore</w:t>
      </w:r>
      <w:r w:rsidR="00FB4D4E" w:rsidRPr="00247A13">
        <w:rPr>
          <w:rFonts w:cs="Times New Roman"/>
          <w:noProof w:val="0"/>
          <w:lang w:val="en-CA"/>
        </w:rPr>
        <w:t xml:space="preserve"> recommend </w:t>
      </w:r>
      <w:r w:rsidR="00C37AF5">
        <w:rPr>
          <w:rFonts w:cs="Times New Roman"/>
          <w:noProof w:val="0"/>
          <w:lang w:val="en-CA"/>
        </w:rPr>
        <w:t xml:space="preserve">management </w:t>
      </w:r>
      <w:r w:rsidR="00FB4D4E" w:rsidRPr="00247A13">
        <w:rPr>
          <w:rFonts w:cs="Times New Roman"/>
          <w:noProof w:val="0"/>
          <w:lang w:val="en-CA"/>
        </w:rPr>
        <w:t>efforts</w:t>
      </w:r>
      <w:r w:rsidR="008C1CFE" w:rsidRPr="00247A13">
        <w:rPr>
          <w:rFonts w:cs="Times New Roman"/>
          <w:noProof w:val="0"/>
          <w:lang w:val="en-CA"/>
        </w:rPr>
        <w:t xml:space="preserve"> in the FRE</w:t>
      </w:r>
      <w:r w:rsidR="00FB4D4E" w:rsidRPr="00247A13">
        <w:rPr>
          <w:rFonts w:cs="Times New Roman"/>
          <w:noProof w:val="0"/>
          <w:lang w:val="en-CA"/>
        </w:rPr>
        <w:t xml:space="preserve"> </w:t>
      </w:r>
      <w:r w:rsidR="008C1CFE" w:rsidRPr="00247A13">
        <w:rPr>
          <w:rFonts w:cs="Times New Roman"/>
          <w:noProof w:val="0"/>
          <w:lang w:val="en-CA"/>
        </w:rPr>
        <w:t>shift towards asset-based management</w:t>
      </w:r>
      <w:r w:rsidR="00BE028F" w:rsidRPr="00247A13">
        <w:rPr>
          <w:rFonts w:cs="Times New Roman"/>
          <w:noProof w:val="0"/>
          <w:lang w:val="en-CA"/>
        </w:rPr>
        <w:t>. Such actions include (1)</w:t>
      </w:r>
      <w:r w:rsidR="00287411" w:rsidRPr="00247A13">
        <w:rPr>
          <w:rFonts w:cs="Times New Roman"/>
          <w:noProof w:val="0"/>
          <w:lang w:val="en-CA"/>
        </w:rPr>
        <w:t xml:space="preserve"> </w:t>
      </w:r>
      <w:r w:rsidR="00BE028F" w:rsidRPr="00247A13">
        <w:rPr>
          <w:rFonts w:cs="Times New Roman"/>
          <w:noProof w:val="0"/>
          <w:lang w:val="en-CA"/>
        </w:rPr>
        <w:t>monitoring and immediate</w:t>
      </w:r>
      <w:r w:rsidR="00B720A8">
        <w:rPr>
          <w:rFonts w:cs="Times New Roman"/>
          <w:noProof w:val="0"/>
          <w:lang w:val="en-CA"/>
        </w:rPr>
        <w:t xml:space="preserve"> </w:t>
      </w:r>
      <w:r w:rsidR="00BE028F" w:rsidRPr="00247A13">
        <w:rPr>
          <w:rFonts w:cs="Times New Roman"/>
          <w:noProof w:val="0"/>
          <w:lang w:val="en-CA"/>
        </w:rPr>
        <w:t>removal of newly</w:t>
      </w:r>
      <w:r w:rsidR="00F85AC5" w:rsidRPr="00247A13">
        <w:rPr>
          <w:rFonts w:cs="Times New Roman"/>
          <w:noProof w:val="0"/>
          <w:lang w:val="en-CA"/>
        </w:rPr>
        <w:t xml:space="preserve"> </w:t>
      </w:r>
      <w:r w:rsidR="00BE028F" w:rsidRPr="00247A13">
        <w:rPr>
          <w:rFonts w:cs="Times New Roman"/>
          <w:noProof w:val="0"/>
          <w:lang w:val="en-CA"/>
        </w:rPr>
        <w:t>established patches in areas</w:t>
      </w:r>
      <w:r w:rsidR="00287411" w:rsidRPr="00247A13">
        <w:rPr>
          <w:rFonts w:cs="Times New Roman"/>
          <w:noProof w:val="0"/>
          <w:lang w:val="en-CA"/>
        </w:rPr>
        <w:t xml:space="preserve"> of high cultural and conservation value</w:t>
      </w:r>
      <w:r w:rsidR="00F85AC5" w:rsidRPr="00247A13">
        <w:rPr>
          <w:rFonts w:cs="Times New Roman"/>
          <w:noProof w:val="0"/>
          <w:lang w:val="en-CA"/>
        </w:rPr>
        <w:t>,</w:t>
      </w:r>
      <w:r w:rsidR="00BE028F" w:rsidRPr="00247A13">
        <w:rPr>
          <w:rFonts w:cs="Times New Roman"/>
          <w:noProof w:val="0"/>
          <w:lang w:val="en-CA"/>
        </w:rPr>
        <w:t xml:space="preserve"> and (2) strategic removal and restoration of </w:t>
      </w:r>
      <w:r w:rsidR="00287411" w:rsidRPr="00247A13">
        <w:rPr>
          <w:rFonts w:cs="Times New Roman"/>
          <w:noProof w:val="0"/>
          <w:lang w:val="en-CA"/>
        </w:rPr>
        <w:t>established</w:t>
      </w:r>
      <w:r w:rsidR="001B69A7" w:rsidRPr="00247A13">
        <w:rPr>
          <w:rFonts w:cs="Times New Roman"/>
          <w:noProof w:val="0"/>
          <w:lang w:val="en-CA"/>
        </w:rPr>
        <w:t xml:space="preserve"> invasion</w:t>
      </w:r>
      <w:r w:rsidR="00287411" w:rsidRPr="00247A13">
        <w:rPr>
          <w:rFonts w:cs="Times New Roman"/>
          <w:noProof w:val="0"/>
          <w:lang w:val="en-CA"/>
        </w:rPr>
        <w:t xml:space="preserve"> </w:t>
      </w:r>
      <w:r w:rsidR="00BE028F" w:rsidRPr="00247A13">
        <w:rPr>
          <w:rFonts w:cs="Times New Roman"/>
          <w:noProof w:val="0"/>
          <w:lang w:val="en-CA"/>
        </w:rPr>
        <w:t>sites</w:t>
      </w:r>
      <w:r w:rsidR="00F85AC5" w:rsidRPr="00247A13">
        <w:rPr>
          <w:rFonts w:cs="Times New Roman"/>
          <w:noProof w:val="0"/>
          <w:lang w:val="en-CA"/>
        </w:rPr>
        <w:t>,</w:t>
      </w:r>
      <w:r w:rsidR="00BE028F" w:rsidRPr="00247A13">
        <w:rPr>
          <w:rFonts w:cs="Times New Roman"/>
          <w:noProof w:val="0"/>
          <w:lang w:val="en-CA"/>
        </w:rPr>
        <w:t xml:space="preserve"> where appropriate. These efforts should be prioritized based on</w:t>
      </w:r>
      <w:r w:rsidR="00FB4D4E" w:rsidRPr="00247A13">
        <w:rPr>
          <w:rFonts w:cs="Times New Roman"/>
          <w:noProof w:val="0"/>
          <w:lang w:val="en-CA"/>
        </w:rPr>
        <w:t xml:space="preserve"> factors such as cost</w:t>
      </w:r>
      <w:r w:rsidR="00287411" w:rsidRPr="00247A13">
        <w:rPr>
          <w:rFonts w:cs="Times New Roman"/>
          <w:noProof w:val="0"/>
          <w:lang w:val="en-CA"/>
        </w:rPr>
        <w:t xml:space="preserve"> and feasibility</w:t>
      </w:r>
      <w:r w:rsidR="008C1CFE" w:rsidRPr="00247A13">
        <w:rPr>
          <w:rFonts w:cs="Times New Roman"/>
          <w:noProof w:val="0"/>
          <w:lang w:val="en-CA"/>
        </w:rPr>
        <w:t xml:space="preserve">, </w:t>
      </w:r>
      <w:r w:rsidR="00C22292" w:rsidRPr="00247A13">
        <w:rPr>
          <w:rFonts w:cs="Times New Roman"/>
          <w:noProof w:val="0"/>
          <w:lang w:val="en-CA"/>
        </w:rPr>
        <w:t>propagule pressure from nearby infestations,</w:t>
      </w:r>
      <w:r w:rsidR="00FB4D4E" w:rsidRPr="00247A13">
        <w:rPr>
          <w:rFonts w:cs="Times New Roman"/>
          <w:noProof w:val="0"/>
          <w:lang w:val="en-CA"/>
        </w:rPr>
        <w:t xml:space="preserve"> cultural values,</w:t>
      </w:r>
      <w:r w:rsidR="00C22292" w:rsidRPr="00247A13">
        <w:rPr>
          <w:rFonts w:cs="Times New Roman"/>
          <w:noProof w:val="0"/>
          <w:lang w:val="en-CA"/>
        </w:rPr>
        <w:t xml:space="preserve"> presence of at-risk species,</w:t>
      </w:r>
      <w:r w:rsidR="00FB4D4E" w:rsidRPr="00247A13">
        <w:rPr>
          <w:rFonts w:cs="Times New Roman"/>
          <w:noProof w:val="0"/>
          <w:lang w:val="en-CA"/>
        </w:rPr>
        <w:t xml:space="preserve"> and </w:t>
      </w:r>
      <w:r w:rsidR="00FB4D4E" w:rsidRPr="00247A13">
        <w:rPr>
          <w:rFonts w:cs="Times New Roman"/>
          <w:noProof w:val="0"/>
          <w:lang w:val="en-CA"/>
        </w:rPr>
        <w:lastRenderedPageBreak/>
        <w:t>land</w:t>
      </w:r>
      <w:r w:rsidR="00C22292" w:rsidRPr="00247A13">
        <w:rPr>
          <w:rFonts w:cs="Times New Roman"/>
          <w:noProof w:val="0"/>
          <w:lang w:val="en-CA"/>
        </w:rPr>
        <w:t xml:space="preserve"> ownership</w:t>
      </w:r>
      <w:r w:rsidR="00FB4D4E" w:rsidRPr="00247A13">
        <w:rPr>
          <w:rFonts w:cs="Times New Roman"/>
          <w:noProof w:val="0"/>
          <w:lang w:val="en-CA"/>
        </w:rPr>
        <w:t>.</w:t>
      </w:r>
      <w:r w:rsidR="00F3396F" w:rsidRPr="00247A13">
        <w:rPr>
          <w:rFonts w:cs="Times New Roman"/>
          <w:noProof w:val="0"/>
          <w:lang w:val="en-CA"/>
        </w:rPr>
        <w:t xml:space="preserve"> </w:t>
      </w:r>
      <w:r w:rsidR="00CD72C5">
        <w:rPr>
          <w:rFonts w:cs="Times New Roman"/>
          <w:noProof w:val="0"/>
          <w:lang w:val="en-CA"/>
        </w:rPr>
        <w:t>S</w:t>
      </w:r>
      <w:r w:rsidR="00B47EF5" w:rsidRPr="00247A13">
        <w:rPr>
          <w:rFonts w:cs="Times New Roman"/>
          <w:noProof w:val="0"/>
          <w:lang w:val="en-CA"/>
        </w:rPr>
        <w:t>everal r</w:t>
      </w:r>
      <w:r w:rsidR="00F3396F" w:rsidRPr="00247A13">
        <w:rPr>
          <w:rFonts w:cs="Times New Roman"/>
          <w:noProof w:val="0"/>
          <w:lang w:val="en-CA"/>
        </w:rPr>
        <w:t>emoval method</w:t>
      </w:r>
      <w:r w:rsidR="004A7079" w:rsidRPr="00247A13">
        <w:rPr>
          <w:rFonts w:cs="Times New Roman"/>
          <w:noProof w:val="0"/>
          <w:lang w:val="en-CA"/>
        </w:rPr>
        <w:t xml:space="preserve">s have been </w:t>
      </w:r>
      <w:r w:rsidR="00CD72C5">
        <w:rPr>
          <w:rFonts w:cs="Times New Roman"/>
          <w:noProof w:val="0"/>
          <w:lang w:val="en-CA"/>
        </w:rPr>
        <w:t xml:space="preserve">recently </w:t>
      </w:r>
      <w:r w:rsidR="004A7079" w:rsidRPr="00247A13">
        <w:rPr>
          <w:rFonts w:cs="Times New Roman"/>
          <w:noProof w:val="0"/>
          <w:lang w:val="en-CA"/>
        </w:rPr>
        <w:t>investigated</w:t>
      </w:r>
      <w:r w:rsidR="00F3396F" w:rsidRPr="00247A13">
        <w:rPr>
          <w:rFonts w:cs="Times New Roman"/>
          <w:noProof w:val="0"/>
          <w:lang w:val="en-CA"/>
        </w:rPr>
        <w:t xml:space="preserve"> in North America</w:t>
      </w:r>
      <w:r w:rsidR="003D18AD" w:rsidRPr="00247A13">
        <w:rPr>
          <w:rFonts w:cs="Times New Roman"/>
          <w:noProof w:val="0"/>
          <w:lang w:val="en-CA"/>
        </w:rPr>
        <w:t>,</w:t>
      </w:r>
      <w:r w:rsidR="008C1CFE" w:rsidRPr="00247A13">
        <w:rPr>
          <w:rFonts w:cs="Times New Roman"/>
          <w:noProof w:val="0"/>
          <w:lang w:val="en-CA"/>
        </w:rPr>
        <w:t xml:space="preserve"> with</w:t>
      </w:r>
      <w:r w:rsidR="00F85AC5" w:rsidRPr="00247A13">
        <w:rPr>
          <w:rFonts w:cs="Times New Roman"/>
          <w:noProof w:val="0"/>
          <w:lang w:val="en-CA"/>
        </w:rPr>
        <w:t xml:space="preserve"> some</w:t>
      </w:r>
      <w:r w:rsidR="008C1CFE" w:rsidRPr="00247A13">
        <w:rPr>
          <w:rFonts w:cs="Times New Roman"/>
          <w:noProof w:val="0"/>
          <w:lang w:val="en-CA"/>
        </w:rPr>
        <w:t xml:space="preserve"> success</w:t>
      </w:r>
      <w:r w:rsidR="00F3396F" w:rsidRPr="00247A13">
        <w:rPr>
          <w:rFonts w:cs="Times New Roman"/>
          <w:noProof w:val="0"/>
          <w:lang w:val="en-CA"/>
        </w:rPr>
        <w:t xml:space="preserve"> (e.g.</w:t>
      </w:r>
      <w:bookmarkStart w:id="967" w:name="ZOTERO_BREF_uYOO4Pr292jW"/>
      <w:r w:rsidR="00C37AF5">
        <w:rPr>
          <w:rFonts w:cs="Times New Roman"/>
          <w:noProof w:val="0"/>
          <w:lang w:val="en-CA"/>
        </w:rPr>
        <w:t>,</w:t>
      </w:r>
      <w:r w:rsidR="004A7079" w:rsidRPr="00247A13">
        <w:rPr>
          <w:rFonts w:cs="Times New Roman"/>
          <w:noProof w:val="0"/>
          <w:lang w:val="en-CA"/>
        </w:rPr>
        <w:t xml:space="preserve"> </w:t>
      </w:r>
      <w:r w:rsidR="00C37AF5">
        <w:rPr>
          <w:rFonts w:cs="Times New Roman"/>
          <w:noProof w:val="0"/>
          <w:lang w:val="en-CA"/>
        </w:rPr>
        <w:fldChar w:fldCharType="begin"/>
      </w:r>
      <w:r w:rsidR="00895416">
        <w:rPr>
          <w:rFonts w:cs="Times New Roman"/>
          <w:noProof w:val="0"/>
          <w:lang w:val="en-CA"/>
        </w:rPr>
        <w:instrText xml:space="preserve"> ADDIN ZOTERO_ITEM CSL_CITATION {"citationID":"fxs616Zi","properties":{"formattedCitation":"(Kostecke et al. 2005; Hood 2013; Lawrence et al. 2016b; Elgersma et al. 2017; Lishawa et al. 2017; Wilcox et al. 2018)","plainCitation":"(Kostecke et al. 2005; Hood 2013; Lawrence et al. 2016b; Elgersma et al. 2017; Lishawa et al. 2017; Wilcox et al. 2018)","noteIndex":0},"citationItems":[{"id":1564,"uris":["http://zotero.org/users/6112721/items/YH5FGHAG"],"itemData":{"id":1564,"type":"article-journal","abstract":"Cheyenne Bottoms, Kansas, USA has been designated by the Ramsar convention as a Wetland of International Importance. However, since that 1988 designation, cattail (Typha spp.) has become the dominant plant within the basin, and migratory bird use has decreased. We examined the effects of different cattail-management treatments (burned, disked, and grazed by 5 and 20 head of cattle) on macroinvertebrates used as food resources by migratory birds. We found few differences in diversity, biomass, or density of macroinvertebrates among treatments. When differences existed, diversity, biomass, and density were greater within the control or more heavily vegetated treatments (e.g., burned) than within less vegetated treatments (e.g., disked). Macroinvertebrate densities, particularly Chironomidae, ranged from 154 to 681/m2; however, they were up to seven times lower than historic densities and well below the 5000/m2 that has been suggested for supporting large numbers (0.5 million) of migratory waterbirds. Thus, Cheyenne Bottoms’ capacity to support migratory waterbirds may currently be reduced due to low macroinvertebrate densities in areas where cattail has invaded, as well as in areas where cattail has been managed. Research and management should be targeted at restoring the hydrology and dependent biotic communities that support migratory birds.","container-title":"Wetlands","DOI":"10.1672/0277-5212(2005)025[0758:MRTCMA]2.0.CO;2","ISSN":"0277-5212, 1943-6246","issue":"3","journalAbbreviation":"Wetlands","language":"en","page":"758-763","source":"DOI.org (Crossref)","title":"Macroinvertebrate response to cattail management at Cheyenne Bottoms, Kansas, USA","volume":"25","author":[{"family":"Kostecke","given":"Richard M."},{"family":"Smith","given":"Loren M."},{"family":"Hands","given":"Helen M."}],"issued":{"date-parts":[["2005",9]]}}},{"id":"4LsnhJz1/uLK9FsjA","uris":["http://zotero.org/users/6112721/items/NNBPUJD9"],"itemData":{"id":"4LsnhJz1/uLK9FsjA","type":"article-journal","container-title":"Wetlands Ecology and Management","DOI":"10.1007/s11273-013-9294-6","ISSN":"0923-4861, 1572-9834","issue":"4","journalAbbreviation":"Wetlands Ecol Manage","language":"en","page":"229-242","source":"DOI.org (Crossref)","title":"Applying and testing a predictive vegetation model to management of the invasive cattail, Typha angustifolia L., in an oligohaline tidal marsh reveals priority effects caused by non-stationarity","volume":"21","author":[{"family":"Hood","given":"W. Gregory"}],"issued":{"date-parts":[["2013",8]]}}},{"id":1569,"uris":["http://zotero.org/users/6112721/items/8UMBW79B"],"itemData":{"id":1569,"type":"article-journal","container-title":"Wetlands Ecology and Management","DOI":"10.1007/s11273-015-9471-x","ISSN":"0923-4861, 1572-9834","issue":"4","journalAbbreviation":"Wetlands Ecol Manage","language":"en","page":"457-467","source":"DOI.org (Crossref)","title":"Herbicide management of invasive cattail (Typha × glauca) increases porewater nutrient concentrations","volume":"24","author":[{"family":"Lawrence","given":"Beth A."},{"family":"Lishawa","given":"Shane C."},{"family":"Rodriguez","given":"Yarency"},{"family":"Tuchman","given":"Nancy C."}],"issued":{"date-parts":[["2016",8]]}}},{"id":1454,"uris":["http://zotero.org/users/6112721/items/A8WSPTFG"],"itemData":{"id":1454,"type":"article-journal","abstract":"Wetlands occupy a position in the landscape that makes them vulnerable to the effects of current land use and the legacies of past land use. Many wetlands in agricultural regions like the North American Midwest are strongly affected by elevated nutrient inputs as well as high rates of invasion by the hybrid cattail Typha × glauca. These two stressors also exacerbate each other: increased nutrients increase invasion success, and invasions increase nutrient retention and nutrient loads in the wetland. This interaction could create a positive feedback that would inhibit efforts to manage and control invasions, but little is known about the effects of past or present nutrient inputs on wetland invasive plant management. We augmented a previously-published community-ecosystem model (MONDRIAN) to simulate the most common invasive plant management tools: burning, mowing, and herbicide application. We then simulated different management strategies and 3 different durations in low and high nutrient input conditions, and found that the most effective management strategy and duration depends strongly on the amount of nutrients entering the wetland. In high-nutrient wetlands where invasions were most successful, a combination of herbicide and fire was most effective at reducing invasion. However, in low-nutrient wetlands this approach did little to reduce invasion. A longer treatment duration (6 years) was generally better than a 1-year treatment in high-nutrient wetlands, but was generally worse than the 1-year treatment in low-nutrient wetlands. At the ecosystem level, we found that management effects were relatively modest: there was little effect of management on ecosystem C storage, and while some management strategies decreased wetland nitrogen retention, this effect was transient and disappeared shortly after management ceased. Our results suggest that considering nutrient inputs in invaded wetlands can inform and improve management, and reducing nutrient inputs is an important component of an effective management strategy.","container-title":"Elementa: Science of the Anthropocene","DOI":"10.1525/elementa.147","ISSN":"2325-1026","language":"en","page":"19","source":"DOI.org (Crossref)","title":"Effectiveness of cattail ( &lt;i&gt;Typha&lt;/i&gt; spp.) management techniques depends on exogenous nitrogen inputs","volume":"5","author":[{"family":"Elgersma","given":"Kenneth J."},{"family":"Martina","given":"Jason P."},{"family":"Goldberg","given":"Deborah E."},{"family":"Currie","given":"William S."}],"editor":[{"family":"Zak","given":"Donald R."},{"family":"Buckley","given":"Lauren B."}],"issued":{"date-parts":[["2017",1,1]]}}},{"id":1492,"uris":["http://zotero.org/users/6112721/items/ESD2IR7X"],"itemData":{"id":1492,"type":"article-journal","container-title":"Frontiers in Plant Science","DOI":"10.3389/fpls.2017.00619","ISSN":"1664-462X","journalAbbreviation":"Front. Plant Sci.","language":"en","page":"619","source":"DOI.org (Crossref)","title":"Mechanical Harvesting Effectively Controls Young Typha spp. Invasion and Unmanned Aerial Vehicle Data Enhances Post-treatment Monitoring","volume":"8","author":[{"family":"Lishawa","given":"Shane C."},{"family":"Carson","given":"Brendan D."},{"family":"Brandt","given":"Jodi S."},{"family":"Tallant","given":"Jason M."},{"family":"Reo","given":"Nicholas J."},{"family":"Albert","given":"Dennis A."},{"family":"Monks","given":"Andrew M."},{"family":"Lautenbach","given":"Joseph M."},{"family":"Clark","given":"Eric"}],"issued":{"date-parts":[["2017",4,25]]}}},{"id":420,"uris":["http://zotero.org/users/6112721/items/ZKEYL64X"],"itemData":{"id":420,"type":"article-journal","abstract":"As a result of water-level regulation, cattails have invaded sedge/grass meadow in all wetlands on Lake Ontario. Even with a change in water-level-regulation to a more natural hydrologic regime, restoration requires methods for active cattail management without the ability to manipulate water depths and without imperiling other vegetation. We conducted replicated studies at a wetland site with an active invasion front in zones of nearly mono-dominant cattail and transitional invasion. We tested various combinations of cutting cattail ramets when carbohydrate reserves were minimized, spraying cut stems with herbicide, slicing rhizomes to mimic tilling, and hand-wicking resprouted ramets with herbicide. We also collected companion environmental data. The most effective treatment in both zones was cutting during the period with reduced rhizome carbohydrates followed by handwicking resprouted ramets with herbicide in late summer, which allows the herbicide to be absorbed by the rhizomes. Two years of treatment provide the best results, reducing cattail stem counts and cover by more than 50%, but follow-up applications in ensuing years may be warranted to treat surviving cattails. Given the widespread problem of cattail invasion, these treatments may have broad application in wetlands where water levels cannot be manipulated.","container-title":"Wetlands","DOI":"10.1007/s13157-017-0971-8","ISSN":"0277-5212, 1943-6246","issue":"2","journalAbbreviation":"Wetlands","language":"en","page":"337-347","source":"DOI.org (Crossref)","title":"Controlling Cattail Invasion in Sedge / Grass Meadows","volume":"38","author":[{"family":"Wilcox","given":"Douglas A."},{"family":"Buckler","given":"Kathleen"},{"family":"Czayka","given":"Alex"}],"issued":{"date-parts":[["2018",4]]}}}],"schema":"https://github.com/citation-style-language/schema/raw/master/csl-citation.json"} </w:instrText>
      </w:r>
      <w:r w:rsidR="00C37AF5">
        <w:rPr>
          <w:rFonts w:cs="Times New Roman"/>
          <w:noProof w:val="0"/>
          <w:lang w:val="en-CA"/>
        </w:rPr>
        <w:fldChar w:fldCharType="separate"/>
      </w:r>
      <w:r w:rsidR="00895416">
        <w:rPr>
          <w:rFonts w:cs="Times New Roman"/>
          <w:lang w:val="en-CA"/>
        </w:rPr>
        <w:t>Kostecke et al. 2005; Hood 2013; Lawrence et al. 2016b; Elgersma et al. 2017; Lishawa et al. 2017; Wilcox et al. 2018)</w:t>
      </w:r>
      <w:r w:rsidR="00C37AF5">
        <w:rPr>
          <w:rFonts w:cs="Times New Roman"/>
          <w:noProof w:val="0"/>
          <w:lang w:val="en-CA"/>
        </w:rPr>
        <w:fldChar w:fldCharType="end"/>
      </w:r>
      <w:bookmarkEnd w:id="967"/>
      <w:r w:rsidR="00F85AC5" w:rsidRPr="00247A13">
        <w:rPr>
          <w:rFonts w:cs="Times New Roman"/>
          <w:noProof w:val="0"/>
          <w:lang w:val="en-CA"/>
        </w:rPr>
        <w:t>.</w:t>
      </w:r>
      <w:r w:rsidR="00391D3B" w:rsidRPr="00247A13">
        <w:rPr>
          <w:rFonts w:cs="Times New Roman"/>
          <w:noProof w:val="0"/>
          <w:lang w:val="en-CA"/>
        </w:rPr>
        <w:t xml:space="preserve"> </w:t>
      </w:r>
      <w:r w:rsidR="00F85AC5" w:rsidRPr="00247A13">
        <w:rPr>
          <w:rFonts w:cs="Times New Roman"/>
          <w:noProof w:val="0"/>
          <w:lang w:val="en-CA"/>
        </w:rPr>
        <w:t>H</w:t>
      </w:r>
      <w:r w:rsidR="00B47EF5" w:rsidRPr="00247A13">
        <w:rPr>
          <w:rFonts w:cs="Times New Roman"/>
          <w:noProof w:val="0"/>
          <w:lang w:val="en-CA"/>
        </w:rPr>
        <w:t>owever</w:t>
      </w:r>
      <w:r w:rsidR="00F85AC5" w:rsidRPr="00247A13">
        <w:rPr>
          <w:rFonts w:cs="Times New Roman"/>
          <w:noProof w:val="0"/>
          <w:lang w:val="en-CA"/>
        </w:rPr>
        <w:t>,</w:t>
      </w:r>
      <w:r w:rsidR="00B47EF5" w:rsidRPr="00247A13">
        <w:rPr>
          <w:rFonts w:cs="Times New Roman"/>
          <w:noProof w:val="0"/>
          <w:lang w:val="en-CA"/>
        </w:rPr>
        <w:t xml:space="preserve"> </w:t>
      </w:r>
      <w:r w:rsidR="00391D3B" w:rsidRPr="00247A13">
        <w:rPr>
          <w:rFonts w:cs="Times New Roman"/>
          <w:noProof w:val="0"/>
          <w:lang w:val="en-CA"/>
        </w:rPr>
        <w:t>applying these methods in the FRE may prove challenging</w:t>
      </w:r>
      <w:r w:rsidR="00F91214" w:rsidRPr="00247A13">
        <w:rPr>
          <w:rFonts w:cs="Times New Roman"/>
          <w:noProof w:val="0"/>
          <w:lang w:val="en-CA"/>
        </w:rPr>
        <w:t xml:space="preserve"> </w:t>
      </w:r>
      <w:r w:rsidR="00391D3B" w:rsidRPr="00247A13">
        <w:rPr>
          <w:rFonts w:cs="Times New Roman"/>
          <w:noProof w:val="0"/>
          <w:lang w:val="en-CA"/>
        </w:rPr>
        <w:t xml:space="preserve">due to </w:t>
      </w:r>
      <w:r w:rsidR="002E537B" w:rsidRPr="00247A13">
        <w:rPr>
          <w:rFonts w:cs="Times New Roman"/>
          <w:noProof w:val="0"/>
          <w:lang w:val="en-CA"/>
        </w:rPr>
        <w:t xml:space="preserve">site </w:t>
      </w:r>
      <w:r w:rsidR="00391D3B" w:rsidRPr="00247A13">
        <w:rPr>
          <w:rFonts w:cs="Times New Roman"/>
          <w:noProof w:val="0"/>
          <w:lang w:val="en-CA"/>
        </w:rPr>
        <w:t>inaccessibility</w:t>
      </w:r>
      <w:r w:rsidR="00826A40">
        <w:rPr>
          <w:rFonts w:cs="Times New Roman"/>
          <w:noProof w:val="0"/>
          <w:lang w:val="en-CA"/>
        </w:rPr>
        <w:t>,</w:t>
      </w:r>
      <w:r w:rsidR="00391D3B" w:rsidRPr="00247A13">
        <w:rPr>
          <w:rFonts w:cs="Times New Roman"/>
          <w:noProof w:val="0"/>
          <w:lang w:val="en-CA"/>
        </w:rPr>
        <w:t xml:space="preserve"> and strict herbicide legislation for aquatic ecosystems</w:t>
      </w:r>
      <w:r w:rsidR="00F91214" w:rsidRPr="00247A13">
        <w:rPr>
          <w:rFonts w:cs="Times New Roman"/>
          <w:noProof w:val="0"/>
          <w:lang w:val="en-CA"/>
        </w:rPr>
        <w:t xml:space="preserve">. </w:t>
      </w:r>
      <w:r w:rsidR="00F85AC5" w:rsidRPr="00247A13">
        <w:rPr>
          <w:rFonts w:cs="Times New Roman"/>
          <w:noProof w:val="0"/>
          <w:lang w:val="en-CA"/>
        </w:rPr>
        <w:t>Additionally,</w:t>
      </w:r>
      <w:r w:rsidR="00391D3B" w:rsidRPr="00247A13">
        <w:rPr>
          <w:rFonts w:cs="Times New Roman"/>
          <w:noProof w:val="0"/>
          <w:lang w:val="en-CA"/>
        </w:rPr>
        <w:t xml:space="preserve"> conditions are likely to remain suitable for </w:t>
      </w:r>
      <w:r w:rsidR="0058225D" w:rsidRPr="00247A13">
        <w:rPr>
          <w:rFonts w:cs="Times New Roman"/>
          <w:noProof w:val="0"/>
          <w:lang w:val="en-CA"/>
        </w:rPr>
        <w:t xml:space="preserve">non-native </w:t>
      </w:r>
      <w:r w:rsidR="00391D3B" w:rsidRPr="00247A13">
        <w:rPr>
          <w:rFonts w:cs="Times New Roman"/>
          <w:noProof w:val="0"/>
          <w:lang w:val="en-CA"/>
        </w:rPr>
        <w:t xml:space="preserve">cattail post-removal, </w:t>
      </w:r>
      <w:r w:rsidR="00F85AC5" w:rsidRPr="00247A13">
        <w:rPr>
          <w:rFonts w:cs="Times New Roman"/>
          <w:noProof w:val="0"/>
          <w:lang w:val="en-CA"/>
        </w:rPr>
        <w:t xml:space="preserve">so </w:t>
      </w:r>
      <w:r w:rsidR="00391D3B" w:rsidRPr="00247A13">
        <w:rPr>
          <w:rFonts w:cs="Times New Roman"/>
          <w:noProof w:val="0"/>
          <w:lang w:val="en-CA"/>
        </w:rPr>
        <w:t xml:space="preserve">successful removal efforts </w:t>
      </w:r>
      <w:r w:rsidR="00F85AC5" w:rsidRPr="00247A13">
        <w:rPr>
          <w:rFonts w:cs="Times New Roman"/>
          <w:noProof w:val="0"/>
          <w:lang w:val="en-CA"/>
        </w:rPr>
        <w:t>risk</w:t>
      </w:r>
      <w:r w:rsidR="00391D3B" w:rsidRPr="00247A13">
        <w:rPr>
          <w:rFonts w:cs="Times New Roman"/>
          <w:noProof w:val="0"/>
          <w:lang w:val="en-CA"/>
        </w:rPr>
        <w:t xml:space="preserve"> generating highly-susceptible “weed-shaped holes” </w:t>
      </w:r>
      <w:r w:rsidR="007E2489">
        <w:rPr>
          <w:rFonts w:cs="Times New Roman"/>
        </w:rPr>
        <w:fldChar w:fldCharType="begin"/>
      </w:r>
      <w:r w:rsidR="00BE772F">
        <w:rPr>
          <w:rFonts w:cs="Times New Roman"/>
        </w:rPr>
        <w:instrText xml:space="preserve"> ADDIN ZOTERO_ITEM CSL_CITATION {"citationID":"f4piKJA2","properties":{"formattedCitation":"(Buckley et al. 2007)","plainCitation":"(Buckley et al. 2007)","noteIndex":0},"citationItems":[{"id":"4LsnhJz1/Vmcw0vn1","uris":["http://zotero.org/users/6112721/items/GE44WIMN"],"itemData":{"id":268,"type":"article-journal","abstract":"We aim to develop a simple model to explore how disturbance and propagule pressure determine conditions for successful invasion in systems where recruitment occurs only in disturbed sites. Disturbance is often thought to favour invaders as it allows recruitment; however, the effects of disturbance are more complicated when it results in mortality of the invader. When disturbance rates in both invader occupied and unoccupied sites are the same, recruitment and mortality effects are exactly balanced, and successful invasion is independent of the disturbance regime. Differences in the disturbance rates between invader occupied and unoccupied sites can occur through invader modiﬁcation or management of disturbance. Under these conditions, we found a novel mechanism for the generation of an Allee effect, which occurs when the invader promotes disturbance in sites it already occupies. When Allee effects occur one-off, large-scale disturbances can result in permanent, dramatic shifts in invader abundance; and conversely, reducing the population below a critical threshold can cause extinction.","container-title":"Ecology Letters","DOI":"10.1111/j.1461-0248.2007.01067.x","ISSN":"1461-023X, 1461-0248","issue":"9","journalAbbreviation":"Ecol Letters","language":"en","page":"809-817","source":"DOI.org (Crossref)","title":"Disturbance, invasion and re-invasion: managing the weed-shaped hole in disturbed ecosystems","title-short":"Disturbance, invasion and re-invasion","volume":"10","author":[{"family":"Buckley","given":"Yvonne M."},{"family":"Bolker","given":"Benjamin M."},{"family":"Rees","given":"Mark"}],"issued":{"date-parts":[["2007",9]]}}}],"schema":"https://github.com/citation-style-language/schema/raw/master/csl-citation.json"} </w:instrText>
      </w:r>
      <w:r w:rsidR="007E2489">
        <w:rPr>
          <w:rFonts w:cs="Times New Roman"/>
        </w:rPr>
        <w:fldChar w:fldCharType="separate"/>
      </w:r>
      <w:r w:rsidR="007E2489">
        <w:rPr>
          <w:rFonts w:cs="Times New Roman"/>
        </w:rPr>
        <w:t>(Buckley et al. 2007)</w:t>
      </w:r>
      <w:r w:rsidR="007E2489">
        <w:rPr>
          <w:rFonts w:cs="Times New Roman"/>
        </w:rPr>
        <w:fldChar w:fldCharType="end"/>
      </w:r>
      <w:r w:rsidR="00391D3B" w:rsidRPr="00247A13">
        <w:rPr>
          <w:rFonts w:cs="Times New Roman"/>
          <w:noProof w:val="0"/>
          <w:lang w:val="en-CA"/>
        </w:rPr>
        <w:t xml:space="preserve"> that are re-invaded post-restoration. We advise caution before </w:t>
      </w:r>
      <w:r w:rsidR="002E537B" w:rsidRPr="00247A13">
        <w:rPr>
          <w:rFonts w:cs="Times New Roman"/>
          <w:noProof w:val="0"/>
          <w:lang w:val="en-CA"/>
        </w:rPr>
        <w:t xml:space="preserve">pursuing </w:t>
      </w:r>
      <w:r w:rsidR="00391D3B" w:rsidRPr="00247A13">
        <w:rPr>
          <w:rFonts w:cs="Times New Roman"/>
          <w:noProof w:val="0"/>
          <w:lang w:val="en-CA"/>
        </w:rPr>
        <w:t>eradication activit</w:t>
      </w:r>
      <w:r w:rsidR="0058225D" w:rsidRPr="00247A13">
        <w:rPr>
          <w:rFonts w:cs="Times New Roman"/>
          <w:noProof w:val="0"/>
          <w:lang w:val="en-CA"/>
        </w:rPr>
        <w:t>ies</w:t>
      </w:r>
      <w:r w:rsidR="00391D3B" w:rsidRPr="00247A13">
        <w:rPr>
          <w:rFonts w:cs="Times New Roman"/>
          <w:noProof w:val="0"/>
          <w:lang w:val="en-CA"/>
        </w:rPr>
        <w:t xml:space="preserve">, following a similar decision framework to </w:t>
      </w:r>
      <w:r w:rsidR="00F85AC5" w:rsidRPr="00247A13">
        <w:rPr>
          <w:rFonts w:cs="Times New Roman"/>
          <w:noProof w:val="0"/>
          <w:lang w:val="en-CA"/>
        </w:rPr>
        <w:t>that</w:t>
      </w:r>
      <w:r w:rsidR="00391D3B" w:rsidRPr="00247A13">
        <w:rPr>
          <w:rFonts w:cs="Times New Roman"/>
          <w:noProof w:val="0"/>
          <w:lang w:val="en-CA"/>
        </w:rPr>
        <w:t xml:space="preserve"> propose for restoration sites (</w:t>
      </w:r>
      <w:r w:rsidR="0058225D" w:rsidRPr="00247A13">
        <w:rPr>
          <w:rFonts w:cs="Times New Roman"/>
          <w:noProof w:val="0"/>
          <w:lang w:val="en-CA"/>
        </w:rPr>
        <w:t>Fig</w:t>
      </w:r>
      <w:r w:rsidR="00CB2243" w:rsidRPr="00247A13">
        <w:rPr>
          <w:rFonts w:cs="Times New Roman"/>
          <w:noProof w:val="0"/>
          <w:lang w:val="en-CA"/>
        </w:rPr>
        <w:t>.</w:t>
      </w:r>
      <w:r w:rsidR="0058225D" w:rsidRPr="00247A13">
        <w:rPr>
          <w:rFonts w:cs="Times New Roman"/>
          <w:noProof w:val="0"/>
          <w:lang w:val="en-CA"/>
        </w:rPr>
        <w:t xml:space="preserve"> </w:t>
      </w:r>
      <w:r w:rsidR="00B473BD">
        <w:rPr>
          <w:rFonts w:cs="Times New Roman"/>
          <w:noProof w:val="0"/>
          <w:lang w:val="en-CA"/>
        </w:rPr>
        <w:t>6</w:t>
      </w:r>
      <w:r w:rsidR="00391D3B" w:rsidRPr="00247A13">
        <w:rPr>
          <w:rFonts w:cs="Times New Roman"/>
          <w:noProof w:val="0"/>
          <w:lang w:val="en-CA"/>
        </w:rPr>
        <w:t>).</w:t>
      </w:r>
    </w:p>
    <w:p w14:paraId="0104A54E" w14:textId="39D96DB1" w:rsidR="00DB209E" w:rsidRDefault="002E537B" w:rsidP="00E13EBB">
      <w:pPr>
        <w:pStyle w:val="Heading1"/>
      </w:pPr>
      <w:r w:rsidRPr="00247A13">
        <w:t>Conclusion</w:t>
      </w:r>
    </w:p>
    <w:p w14:paraId="0A5E26C1" w14:textId="67A251DF" w:rsidR="00152448" w:rsidRPr="00247A13" w:rsidRDefault="00452EC6" w:rsidP="00CF3164">
      <w:pPr>
        <w:ind w:firstLine="284"/>
        <w:jc w:val="left"/>
        <w:rPr>
          <w:rFonts w:cs="Times New Roman"/>
          <w:lang w:val="en-CA"/>
        </w:rPr>
      </w:pPr>
      <w:r w:rsidRPr="00247A13">
        <w:rPr>
          <w:rFonts w:cs="Times New Roman"/>
          <w:lang w:val="en-CA"/>
        </w:rPr>
        <w:t>C</w:t>
      </w:r>
      <w:r w:rsidR="00E656CA" w:rsidRPr="00247A13">
        <w:rPr>
          <w:rFonts w:cs="Times New Roman"/>
          <w:lang w:val="en-CA"/>
        </w:rPr>
        <w:t xml:space="preserve">ontrary to our </w:t>
      </w:r>
      <w:r w:rsidR="00013E08" w:rsidRPr="00247A13">
        <w:rPr>
          <w:rFonts w:cs="Times New Roman"/>
          <w:lang w:val="en-CA"/>
        </w:rPr>
        <w:t>expectations,</w:t>
      </w:r>
      <w:r w:rsidR="00E656CA" w:rsidRPr="00247A13">
        <w:rPr>
          <w:rFonts w:cs="Times New Roman"/>
          <w:lang w:val="en-CA"/>
        </w:rPr>
        <w:t xml:space="preserve"> non-native </w:t>
      </w:r>
      <w:r w:rsidR="00E656CA" w:rsidRPr="00247A13">
        <w:rPr>
          <w:rFonts w:cs="Times New Roman"/>
          <w:i/>
          <w:lang w:val="en-CA"/>
        </w:rPr>
        <w:t xml:space="preserve">T. angustifolia </w:t>
      </w:r>
      <w:r w:rsidR="00E656CA" w:rsidRPr="00247A13">
        <w:rPr>
          <w:rFonts w:cs="Times New Roman"/>
          <w:lang w:val="en-CA"/>
        </w:rPr>
        <w:t xml:space="preserve">and </w:t>
      </w:r>
      <w:r w:rsidR="00E656CA" w:rsidRPr="00247A13">
        <w:rPr>
          <w:rFonts w:cs="Times New Roman"/>
          <w:i/>
          <w:lang w:val="en-CA"/>
        </w:rPr>
        <w:t>T.</w:t>
      </w:r>
      <w:del w:id="968" w:author="Daniel Stewart" w:date="2022-02-11T15:52:00Z">
        <w:r w:rsidR="00E656CA" w:rsidRPr="00247A13" w:rsidDel="001D2D68">
          <w:rPr>
            <w:rFonts w:cs="Times New Roman"/>
            <w:i/>
            <w:lang w:val="en-CA"/>
          </w:rPr>
          <w:delText xml:space="preserve"> </w:delText>
        </w:r>
        <w:r w:rsidR="00E656CA" w:rsidRPr="00247A13" w:rsidDel="001D2D68">
          <w:rPr>
            <w:rFonts w:cs="Times New Roman"/>
            <w:lang w:val="en-CA"/>
          </w:rPr>
          <w:delText xml:space="preserve">x </w:delText>
        </w:r>
      </w:del>
      <w:ins w:id="969" w:author="Daniel Stewart" w:date="2022-02-11T15:52:00Z">
        <w:r w:rsidR="001D2D68">
          <w:rPr>
            <w:rFonts w:cs="Times New Roman"/>
            <w:i/>
            <w:lang w:val="en-CA"/>
          </w:rPr>
          <w:t xml:space="preserve"> × </w:t>
        </w:r>
      </w:ins>
      <w:r w:rsidR="00E656CA" w:rsidRPr="00247A13">
        <w:rPr>
          <w:rFonts w:cs="Times New Roman"/>
          <w:i/>
          <w:lang w:val="en-CA"/>
        </w:rPr>
        <w:t>glauca</w:t>
      </w:r>
      <w:r w:rsidR="00E656CA" w:rsidRPr="00247A13">
        <w:rPr>
          <w:rFonts w:cs="Times New Roman"/>
          <w:lang w:val="en-CA"/>
        </w:rPr>
        <w:t xml:space="preserve"> are well-established in the</w:t>
      </w:r>
      <w:r w:rsidR="000B49BA" w:rsidRPr="00247A13">
        <w:rPr>
          <w:rFonts w:cs="Times New Roman"/>
          <w:lang w:val="en-CA"/>
        </w:rPr>
        <w:t xml:space="preserve"> </w:t>
      </w:r>
      <w:r w:rsidR="00013E08" w:rsidRPr="00247A13">
        <w:rPr>
          <w:rFonts w:cs="Times New Roman"/>
          <w:lang w:val="en-CA"/>
        </w:rPr>
        <w:t>FRE</w:t>
      </w:r>
      <w:r w:rsidR="00E656CA" w:rsidRPr="00247A13">
        <w:rPr>
          <w:rFonts w:cs="Times New Roman"/>
          <w:lang w:val="en-CA"/>
        </w:rPr>
        <w:t xml:space="preserve">, occupying nearly 4% </w:t>
      </w:r>
      <w:r w:rsidR="00E35A6D">
        <w:rPr>
          <w:rFonts w:cs="Times New Roman"/>
          <w:lang w:val="en-CA"/>
        </w:rPr>
        <w:t>or 500,000 m</w:t>
      </w:r>
      <w:r w:rsidR="00E35A6D" w:rsidRPr="00E35A6D">
        <w:rPr>
          <w:rFonts w:cs="Times New Roman"/>
          <w:vertAlign w:val="superscript"/>
          <w:lang w:val="en-CA"/>
        </w:rPr>
        <w:t>2</w:t>
      </w:r>
      <w:r w:rsidR="00E35A6D">
        <w:rPr>
          <w:rFonts w:cs="Times New Roman"/>
          <w:lang w:val="en-CA"/>
        </w:rPr>
        <w:t xml:space="preserve"> </w:t>
      </w:r>
      <w:r w:rsidR="00E656CA" w:rsidRPr="00247A13">
        <w:rPr>
          <w:rFonts w:cs="Times New Roman"/>
          <w:lang w:val="en-CA"/>
        </w:rPr>
        <w:t>of tidal marsh habitats</w:t>
      </w:r>
      <w:r w:rsidR="00AF29A3" w:rsidRPr="00247A13">
        <w:rPr>
          <w:rFonts w:cs="Times New Roman"/>
          <w:lang w:val="en-CA"/>
        </w:rPr>
        <w:t>.</w:t>
      </w:r>
      <w:r w:rsidR="00F506D5" w:rsidRPr="00247A13">
        <w:rPr>
          <w:rFonts w:cs="Times New Roman"/>
          <w:lang w:val="en-CA"/>
        </w:rPr>
        <w:t xml:space="preserve"> </w:t>
      </w:r>
      <w:r w:rsidR="00BE3B93">
        <w:rPr>
          <w:rFonts w:cs="Times New Roman"/>
          <w:lang w:val="en-CA"/>
        </w:rPr>
        <w:t>This represents the first documented invasion of non-native cattail</w:t>
      </w:r>
      <w:r w:rsidR="00CD72C5">
        <w:rPr>
          <w:rFonts w:cs="Times New Roman"/>
          <w:lang w:val="en-CA"/>
        </w:rPr>
        <w:t>s</w:t>
      </w:r>
      <w:r w:rsidR="009C1189">
        <w:rPr>
          <w:rFonts w:cs="Times New Roman"/>
          <w:lang w:val="en-CA"/>
        </w:rPr>
        <w:t xml:space="preserve">, </w:t>
      </w:r>
      <w:r w:rsidR="009C1189">
        <w:rPr>
          <w:rFonts w:cs="Times New Roman"/>
          <w:lang w:val="en-CA"/>
        </w:rPr>
        <w:t xml:space="preserve">and the first verified occurrence of hybrid </w:t>
      </w:r>
      <w:r w:rsidR="009C1189" w:rsidRPr="00247A13">
        <w:rPr>
          <w:rFonts w:cs="Times New Roman"/>
          <w:i/>
          <w:lang w:val="en-CA"/>
        </w:rPr>
        <w:t>T.</w:t>
      </w:r>
      <w:del w:id="970" w:author="Daniel Stewart" w:date="2022-02-11T15:52:00Z">
        <w:r w:rsidR="009C1189" w:rsidRPr="00247A13" w:rsidDel="001D2D68">
          <w:rPr>
            <w:rFonts w:cs="Times New Roman"/>
            <w:i/>
            <w:lang w:val="en-CA"/>
          </w:rPr>
          <w:delText xml:space="preserve"> </w:delText>
        </w:r>
        <w:r w:rsidR="009C1189" w:rsidRPr="00247A13" w:rsidDel="001D2D68">
          <w:rPr>
            <w:rFonts w:cs="Times New Roman"/>
            <w:lang w:val="en-CA"/>
          </w:rPr>
          <w:delText xml:space="preserve">x </w:delText>
        </w:r>
      </w:del>
      <w:ins w:id="971" w:author="Daniel Stewart" w:date="2022-02-11T15:52:00Z">
        <w:r w:rsidR="009C1189">
          <w:rPr>
            <w:rFonts w:cs="Times New Roman"/>
            <w:i/>
            <w:lang w:val="en-CA"/>
          </w:rPr>
          <w:t xml:space="preserve"> × </w:t>
        </w:r>
      </w:ins>
      <w:r w:rsidR="009C1189" w:rsidRPr="00247A13">
        <w:rPr>
          <w:rFonts w:cs="Times New Roman"/>
          <w:i/>
          <w:lang w:val="en-CA"/>
        </w:rPr>
        <w:t>glauca</w:t>
      </w:r>
      <w:r w:rsidR="009C1189">
        <w:rPr>
          <w:rFonts w:cs="Times New Roman"/>
          <w:i/>
          <w:lang w:val="en-CA"/>
        </w:rPr>
        <w:t xml:space="preserve"> </w:t>
      </w:r>
      <w:r w:rsidR="00BE3B93">
        <w:rPr>
          <w:rFonts w:cs="Times New Roman"/>
          <w:lang w:val="en-CA"/>
        </w:rPr>
        <w:t xml:space="preserve">in British Columbia, </w:t>
      </w:r>
      <w:r w:rsidR="00BE3B93" w:rsidRPr="00247A13">
        <w:rPr>
          <w:rFonts w:cs="Times New Roman"/>
          <w:lang w:val="en-CA"/>
        </w:rPr>
        <w:t>We attribute the lack of</w:t>
      </w:r>
      <w:r w:rsidR="00BE3B93">
        <w:rPr>
          <w:rFonts w:cs="Times New Roman"/>
          <w:lang w:val="en-CA"/>
        </w:rPr>
        <w:t xml:space="preserve"> occurrence </w:t>
      </w:r>
      <w:r w:rsidR="00BE3B93" w:rsidRPr="00247A13">
        <w:rPr>
          <w:rFonts w:cs="Times New Roman"/>
          <w:lang w:val="en-CA"/>
        </w:rPr>
        <w:t xml:space="preserve">data for these taxa to </w:t>
      </w:r>
      <w:r w:rsidR="00BE3B93">
        <w:rPr>
          <w:rFonts w:cs="Times New Roman"/>
          <w:lang w:val="en-CA"/>
        </w:rPr>
        <w:t xml:space="preserve">a lack of local awareness, </w:t>
      </w:r>
      <w:r w:rsidR="00BE3B93">
        <w:rPr>
          <w:rFonts w:cs="Times New Roman"/>
          <w:lang w:val="en-CA"/>
        </w:rPr>
        <w:t xml:space="preserve">morphological similarity to native </w:t>
      </w:r>
      <w:r w:rsidR="00BE3B93">
        <w:rPr>
          <w:rFonts w:cs="Times New Roman"/>
          <w:i/>
          <w:iCs/>
          <w:lang w:val="en-CA"/>
        </w:rPr>
        <w:t xml:space="preserve">T. latifolia, </w:t>
      </w:r>
      <w:r w:rsidR="00BE3B93">
        <w:rPr>
          <w:rFonts w:cs="Times New Roman"/>
          <w:lang w:val="en-CA"/>
        </w:rPr>
        <w:t>and inaccessibiliy of habitats</w:t>
      </w:r>
      <w:r w:rsidR="00BE3B93">
        <w:rPr>
          <w:rFonts w:cs="Times New Roman"/>
          <w:lang w:val="en-CA"/>
        </w:rPr>
        <w:t xml:space="preserve">. </w:t>
      </w:r>
      <w:r w:rsidR="009C1189">
        <w:rPr>
          <w:rFonts w:cs="Times New Roman"/>
          <w:lang w:val="en-CA"/>
        </w:rPr>
        <w:t>This invasion is likely continue</w:t>
      </w:r>
      <w:r w:rsidR="00991114">
        <w:rPr>
          <w:rFonts w:cs="Times New Roman"/>
          <w:lang w:val="en-CA"/>
        </w:rPr>
        <w:t xml:space="preserve"> </w:t>
      </w:r>
      <w:r w:rsidR="00880FDC" w:rsidRPr="00247A13">
        <w:rPr>
          <w:rFonts w:cs="Times New Roman"/>
          <w:lang w:val="en-CA"/>
        </w:rPr>
        <w:t xml:space="preserve">should </w:t>
      </w:r>
      <w:r w:rsidR="009C1189">
        <w:rPr>
          <w:rFonts w:cs="Times New Roman"/>
          <w:lang w:val="en-CA"/>
        </w:rPr>
        <w:t xml:space="preserve">cattail </w:t>
      </w:r>
      <w:r w:rsidR="00880FDC" w:rsidRPr="00247A13">
        <w:rPr>
          <w:rFonts w:cs="Times New Roman"/>
          <w:lang w:val="en-CA"/>
        </w:rPr>
        <w:t xml:space="preserve">remain unmanaged, </w:t>
      </w:r>
      <w:r w:rsidR="0020670A">
        <w:rPr>
          <w:rFonts w:cs="Times New Roman"/>
          <w:lang w:val="en-CA"/>
        </w:rPr>
        <w:t>as</w:t>
      </w:r>
      <w:r w:rsidR="00880E82" w:rsidRPr="00247A13">
        <w:rPr>
          <w:rFonts w:cs="Times New Roman"/>
          <w:lang w:val="en-CA"/>
        </w:rPr>
        <w:t xml:space="preserve"> </w:t>
      </w:r>
      <w:r w:rsidR="0020670A">
        <w:rPr>
          <w:rFonts w:cs="Times New Roman"/>
          <w:lang w:val="en-CA"/>
        </w:rPr>
        <w:t xml:space="preserve">our SDM predicts that </w:t>
      </w:r>
      <w:r w:rsidR="00880FDC" w:rsidRPr="00247A13">
        <w:rPr>
          <w:rFonts w:cs="Times New Roman"/>
          <w:lang w:val="en-CA"/>
        </w:rPr>
        <w:t>2</w:t>
      </w:r>
      <w:r w:rsidR="00826A40">
        <w:rPr>
          <w:rFonts w:cs="Times New Roman"/>
          <w:lang w:val="en-CA"/>
        </w:rPr>
        <w:t>9</w:t>
      </w:r>
      <w:r w:rsidR="00880FDC" w:rsidRPr="00247A13">
        <w:rPr>
          <w:rFonts w:cs="Times New Roman"/>
          <w:lang w:val="en-CA"/>
        </w:rPr>
        <w:t xml:space="preserve">% </w:t>
      </w:r>
      <w:r w:rsidR="00880E82" w:rsidRPr="00247A13">
        <w:rPr>
          <w:rFonts w:cs="Times New Roman"/>
          <w:lang w:val="en-CA"/>
        </w:rPr>
        <w:t>and 2</w:t>
      </w:r>
      <w:r w:rsidR="00826A40">
        <w:rPr>
          <w:rFonts w:cs="Times New Roman"/>
          <w:lang w:val="en-CA"/>
        </w:rPr>
        <w:t>0</w:t>
      </w:r>
      <w:r w:rsidR="00880E82" w:rsidRPr="00247A13">
        <w:rPr>
          <w:rFonts w:cs="Times New Roman"/>
          <w:lang w:val="en-CA"/>
        </w:rPr>
        <w:t xml:space="preserve">% </w:t>
      </w:r>
      <w:r w:rsidR="00880FDC" w:rsidRPr="00247A13">
        <w:rPr>
          <w:rFonts w:cs="Times New Roman"/>
          <w:lang w:val="en-CA"/>
        </w:rPr>
        <w:t>of the estuary ha</w:t>
      </w:r>
      <w:r w:rsidR="0020670A">
        <w:rPr>
          <w:rFonts w:cs="Times New Roman"/>
          <w:lang w:val="en-CA"/>
        </w:rPr>
        <w:t xml:space="preserve">s moderate or high </w:t>
      </w:r>
      <w:r w:rsidR="00880FDC" w:rsidRPr="00247A13">
        <w:rPr>
          <w:rFonts w:cs="Times New Roman"/>
          <w:lang w:val="en-CA"/>
        </w:rPr>
        <w:t>suitability</w:t>
      </w:r>
      <w:r w:rsidR="00880E82" w:rsidRPr="00247A13">
        <w:rPr>
          <w:rFonts w:cs="Times New Roman"/>
          <w:lang w:val="en-CA"/>
        </w:rPr>
        <w:t xml:space="preserve"> and susceptibility</w:t>
      </w:r>
      <w:r w:rsidR="00880FDC" w:rsidRPr="00247A13">
        <w:rPr>
          <w:rFonts w:cs="Times New Roman"/>
          <w:lang w:val="en-CA"/>
        </w:rPr>
        <w:t xml:space="preserve"> propa</w:t>
      </w:r>
      <w:r w:rsidR="00892871" w:rsidRPr="00247A13">
        <w:rPr>
          <w:rFonts w:cs="Times New Roman"/>
          <w:lang w:val="en-CA"/>
        </w:rPr>
        <w:t>bilities</w:t>
      </w:r>
      <w:r w:rsidR="0020670A">
        <w:rPr>
          <w:rFonts w:cs="Times New Roman"/>
          <w:lang w:val="en-CA"/>
        </w:rPr>
        <w:t>, while 16% and 24% of these habitats are currently occupied.</w:t>
      </w:r>
      <w:r w:rsidR="00880E82" w:rsidRPr="00247A13">
        <w:rPr>
          <w:rFonts w:cs="Times New Roman"/>
          <w:lang w:val="en-CA"/>
        </w:rPr>
        <w:t xml:space="preserve"> </w:t>
      </w:r>
      <w:r w:rsidR="001739AA" w:rsidRPr="00247A13">
        <w:rPr>
          <w:rFonts w:cs="Times New Roman"/>
          <w:noProof w:val="0"/>
          <w:lang w:val="en-CA"/>
        </w:rPr>
        <w:t>Marsh restoration sites contained</w:t>
      </w:r>
      <w:r w:rsidR="00F506D5" w:rsidRPr="00247A13">
        <w:rPr>
          <w:rFonts w:cs="Times New Roman"/>
          <w:noProof w:val="0"/>
          <w:lang w:val="en-CA"/>
        </w:rPr>
        <w:t xml:space="preserve"> </w:t>
      </w:r>
      <w:r w:rsidR="00E35A6D">
        <w:rPr>
          <w:rFonts w:cs="Times New Roman"/>
          <w:noProof w:val="0"/>
          <w:lang w:val="en-CA"/>
        </w:rPr>
        <w:t xml:space="preserve">proportionally </w:t>
      </w:r>
      <w:r w:rsidR="00880E82" w:rsidRPr="00247A13">
        <w:rPr>
          <w:rFonts w:cs="Times New Roman"/>
          <w:noProof w:val="0"/>
          <w:lang w:val="en-CA"/>
        </w:rPr>
        <w:t>3</w:t>
      </w:r>
      <w:del w:id="972" w:author="Daniel Stewart" w:date="2022-02-11T15:52:00Z">
        <w:r w:rsidR="00880E82" w:rsidRPr="00247A13" w:rsidDel="001D2D68">
          <w:rPr>
            <w:rFonts w:cs="Times New Roman"/>
            <w:noProof w:val="0"/>
            <w:lang w:val="en-CA"/>
          </w:rPr>
          <w:delText xml:space="preserve"> x </w:delText>
        </w:r>
      </w:del>
      <w:ins w:id="973" w:author="Daniel Stewart" w:date="2022-02-11T15:52:00Z">
        <w:r w:rsidR="001D2D68">
          <w:rPr>
            <w:rFonts w:cs="Times New Roman"/>
            <w:noProof w:val="0"/>
            <w:lang w:val="en-CA"/>
          </w:rPr>
          <w:t xml:space="preserve"> × </w:t>
        </w:r>
      </w:ins>
      <w:r w:rsidR="00880E82" w:rsidRPr="00247A13">
        <w:rPr>
          <w:rFonts w:cs="Times New Roman"/>
          <w:noProof w:val="0"/>
          <w:lang w:val="en-CA"/>
        </w:rPr>
        <w:t xml:space="preserve">more </w:t>
      </w:r>
      <w:r w:rsidR="001739AA" w:rsidRPr="00247A13">
        <w:rPr>
          <w:rFonts w:cs="Times New Roman"/>
          <w:noProof w:val="0"/>
          <w:lang w:val="en-CA"/>
        </w:rPr>
        <w:t>non-native cattail</w:t>
      </w:r>
      <w:r w:rsidR="00CD72C5">
        <w:rPr>
          <w:rFonts w:cs="Times New Roman"/>
          <w:noProof w:val="0"/>
          <w:lang w:val="en-CA"/>
        </w:rPr>
        <w:t>s</w:t>
      </w:r>
      <w:r w:rsidR="00880E82" w:rsidRPr="00247A13">
        <w:rPr>
          <w:rFonts w:cs="Times New Roman"/>
          <w:noProof w:val="0"/>
          <w:lang w:val="en-CA"/>
        </w:rPr>
        <w:t xml:space="preserve"> than the overall estuary </w:t>
      </w:r>
      <w:r w:rsidR="001739AA" w:rsidRPr="00247A13">
        <w:rPr>
          <w:rFonts w:cs="Times New Roman"/>
          <w:noProof w:val="0"/>
          <w:lang w:val="en-CA"/>
        </w:rPr>
        <w:t xml:space="preserve">and contained more suitable and susceptible habitat, casting doubt on </w:t>
      </w:r>
      <w:r w:rsidR="0020670A">
        <w:rPr>
          <w:rFonts w:cs="Times New Roman"/>
          <w:noProof w:val="0"/>
          <w:lang w:val="en-CA"/>
        </w:rPr>
        <w:t>past approaches to mitigating habitat losses</w:t>
      </w:r>
      <w:r w:rsidR="001739AA" w:rsidRPr="00247A13">
        <w:rPr>
          <w:rFonts w:cs="Times New Roman"/>
          <w:noProof w:val="0"/>
          <w:lang w:val="en-CA"/>
        </w:rPr>
        <w:t>.</w:t>
      </w:r>
      <w:r w:rsidR="00F506D5" w:rsidRPr="00247A13">
        <w:rPr>
          <w:rFonts w:cs="Times New Roman"/>
          <w:noProof w:val="0"/>
          <w:lang w:val="en-CA"/>
        </w:rPr>
        <w:t xml:space="preserve"> </w:t>
      </w:r>
      <w:r w:rsidR="009C1189">
        <w:rPr>
          <w:rFonts w:cs="Times New Roman"/>
          <w:noProof w:val="0"/>
          <w:lang w:val="en-CA"/>
        </w:rPr>
        <w:t>C</w:t>
      </w:r>
      <w:r w:rsidR="00E35A6D">
        <w:rPr>
          <w:rFonts w:cs="Times New Roman"/>
          <w:noProof w:val="0"/>
          <w:lang w:val="en-CA"/>
        </w:rPr>
        <w:t xml:space="preserve">ontainment and estuary-wide </w:t>
      </w:r>
      <w:r w:rsidR="00BE3B93" w:rsidRPr="00247A13">
        <w:rPr>
          <w:rFonts w:cs="Times New Roman"/>
          <w:lang w:val="en-CA"/>
        </w:rPr>
        <w:t>eradiction</w:t>
      </w:r>
      <w:r w:rsidR="00E35A6D">
        <w:rPr>
          <w:rFonts w:cs="Times New Roman"/>
          <w:lang w:val="en-CA"/>
        </w:rPr>
        <w:t xml:space="preserve"> of non-native cattail</w:t>
      </w:r>
      <w:r w:rsidR="00CD72C5">
        <w:rPr>
          <w:rFonts w:cs="Times New Roman"/>
          <w:lang w:val="en-CA"/>
        </w:rPr>
        <w:t>s</w:t>
      </w:r>
      <w:r w:rsidR="00E35A6D">
        <w:rPr>
          <w:rFonts w:cs="Times New Roman"/>
          <w:lang w:val="en-CA"/>
        </w:rPr>
        <w:t xml:space="preserve"> is</w:t>
      </w:r>
      <w:r w:rsidR="00BE3B93" w:rsidRPr="00247A13">
        <w:rPr>
          <w:rFonts w:cs="Times New Roman"/>
          <w:lang w:val="en-CA"/>
        </w:rPr>
        <w:t xml:space="preserve"> no longer</w:t>
      </w:r>
      <w:r w:rsidR="00E35A6D">
        <w:rPr>
          <w:rFonts w:cs="Times New Roman"/>
          <w:lang w:val="en-CA"/>
        </w:rPr>
        <w:t xml:space="preserve"> feasible, and w</w:t>
      </w:r>
      <w:r w:rsidR="00991114">
        <w:rPr>
          <w:rFonts w:cs="Times New Roman"/>
          <w:lang w:val="en-CA"/>
        </w:rPr>
        <w:t>e propose that</w:t>
      </w:r>
      <w:r w:rsidR="00E35A6D">
        <w:rPr>
          <w:rFonts w:cs="Times New Roman"/>
          <w:lang w:val="en-CA"/>
        </w:rPr>
        <w:t xml:space="preserve"> future </w:t>
      </w:r>
      <w:r w:rsidR="00991114">
        <w:rPr>
          <w:rFonts w:cs="Times New Roman"/>
          <w:lang w:val="en-CA"/>
        </w:rPr>
        <w:t xml:space="preserve">management </w:t>
      </w:r>
      <w:r w:rsidR="00E35A6D">
        <w:rPr>
          <w:rFonts w:cs="Times New Roman"/>
          <w:lang w:val="en-CA"/>
        </w:rPr>
        <w:t xml:space="preserve">should </w:t>
      </w:r>
      <w:r w:rsidR="00991114">
        <w:rPr>
          <w:rFonts w:cs="Times New Roman"/>
          <w:lang w:val="en-CA"/>
        </w:rPr>
        <w:t xml:space="preserve">prioritise monitoring and </w:t>
      </w:r>
      <w:r w:rsidR="00E35A6D">
        <w:rPr>
          <w:rFonts w:cs="Times New Roman"/>
          <w:lang w:val="en-CA"/>
        </w:rPr>
        <w:t>eradication</w:t>
      </w:r>
      <w:r w:rsidR="00991114">
        <w:rPr>
          <w:rFonts w:cs="Times New Roman"/>
          <w:lang w:val="en-CA"/>
        </w:rPr>
        <w:t xml:space="preserve"> </w:t>
      </w:r>
      <w:r w:rsidR="00E35A6D">
        <w:rPr>
          <w:rFonts w:cs="Times New Roman"/>
          <w:lang w:val="en-CA"/>
        </w:rPr>
        <w:t xml:space="preserve">efforts </w:t>
      </w:r>
      <w:r w:rsidR="00991114">
        <w:rPr>
          <w:rFonts w:cs="Times New Roman"/>
          <w:lang w:val="en-CA"/>
        </w:rPr>
        <w:t xml:space="preserve">in areas of high cultural and ecological value. </w:t>
      </w:r>
    </w:p>
    <w:p w14:paraId="5D7B18D4" w14:textId="77777777" w:rsidR="00CD72C5" w:rsidRDefault="00CD72C5">
      <w:pPr>
        <w:spacing w:line="259" w:lineRule="auto"/>
        <w:jc w:val="left"/>
        <w:rPr>
          <w:rFonts w:eastAsiaTheme="majorEastAsia" w:cs="Times New Roman"/>
          <w:color w:val="000000" w:themeColor="text1"/>
          <w:sz w:val="32"/>
          <w:szCs w:val="32"/>
          <w:lang w:val="en-CA"/>
        </w:rPr>
      </w:pPr>
      <w:r>
        <w:br w:type="page"/>
      </w:r>
    </w:p>
    <w:p w14:paraId="0B4C01D3" w14:textId="13B33814" w:rsidR="00F3396F" w:rsidRDefault="007C3CD7" w:rsidP="00E13EBB">
      <w:pPr>
        <w:pStyle w:val="Heading1"/>
        <w:numPr>
          <w:ilvl w:val="0"/>
          <w:numId w:val="0"/>
        </w:numPr>
        <w:ind w:left="284" w:hanging="284"/>
      </w:pPr>
      <w:r>
        <w:lastRenderedPageBreak/>
        <w:t xml:space="preserve">Reference List </w:t>
      </w:r>
    </w:p>
    <w:p w14:paraId="0A2B26C0" w14:textId="77777777" w:rsidR="00E13EBB" w:rsidRPr="00E13EBB" w:rsidRDefault="00E13EBB" w:rsidP="00E13EBB">
      <w:pPr>
        <w:rPr>
          <w:lang w:val="en-CA"/>
        </w:rPr>
      </w:pPr>
    </w:p>
    <w:p w14:paraId="06B2C4F1" w14:textId="77777777" w:rsidR="00076A0C" w:rsidRPr="00076A0C" w:rsidRDefault="007E2489" w:rsidP="00076A0C">
      <w:pPr>
        <w:pStyle w:val="Bibliography"/>
        <w:rPr>
          <w:lang w:val="en-GB"/>
        </w:rPr>
      </w:pPr>
      <w:r>
        <w:rPr>
          <w:noProof w:val="0"/>
          <w:lang w:val="en-CA"/>
        </w:rPr>
        <w:fldChar w:fldCharType="begin"/>
      </w:r>
      <w:r>
        <w:rPr>
          <w:noProof w:val="0"/>
          <w:lang w:val="en-CA"/>
        </w:rPr>
        <w:instrText xml:space="preserve"> ADDIN ZOTERO_BIBL {"uncited":[],"omitted":[],"custom":[]} CSL_BIBLIOGRAPHY </w:instrText>
      </w:r>
      <w:r>
        <w:rPr>
          <w:noProof w:val="0"/>
          <w:lang w:val="en-CA"/>
        </w:rPr>
        <w:fldChar w:fldCharType="separate"/>
      </w:r>
      <w:r w:rsidR="00076A0C" w:rsidRPr="00076A0C">
        <w:rPr>
          <w:lang w:val="en-GB"/>
        </w:rPr>
        <w:t xml:space="preserve">Adams DA. 1963. Factors Influencing Vascular Plant Zonation in North Carolina Salt Marshes. Ecology </w:t>
      </w:r>
      <w:r w:rsidR="00076A0C" w:rsidRPr="00076A0C">
        <w:rPr>
          <w:b/>
          <w:bCs/>
          <w:lang w:val="en-GB"/>
        </w:rPr>
        <w:t>44</w:t>
      </w:r>
      <w:r w:rsidR="00076A0C" w:rsidRPr="00076A0C">
        <w:rPr>
          <w:lang w:val="en-GB"/>
        </w:rPr>
        <w:t>:445–456. Ecological Society of America.</w:t>
      </w:r>
    </w:p>
    <w:p w14:paraId="1339FE10" w14:textId="77777777" w:rsidR="00076A0C" w:rsidRPr="00076A0C" w:rsidRDefault="00076A0C" w:rsidP="00076A0C">
      <w:pPr>
        <w:pStyle w:val="Bibliography"/>
        <w:rPr>
          <w:lang w:val="en-GB"/>
        </w:rPr>
      </w:pPr>
      <w:r w:rsidRPr="00076A0C">
        <w:rPr>
          <w:lang w:val="en-GB"/>
        </w:rPr>
        <w:t>Adams MA, Williams GL. 2004. Tidal marshes of the Fraser River estuary: composition, structure, and a history of marsh creation efforts to 1997. Pages 147–172 in Groulx DC, Luternauer JL, Bilderback DE, editors. Fraser River Delta, British Columbia: Issues of an Urban Estuary.</w:t>
      </w:r>
    </w:p>
    <w:p w14:paraId="32D45B3E" w14:textId="77777777" w:rsidR="00076A0C" w:rsidRPr="00076A0C" w:rsidRDefault="00076A0C" w:rsidP="00076A0C">
      <w:pPr>
        <w:pStyle w:val="Bibliography"/>
        <w:rPr>
          <w:lang w:val="en-GB"/>
        </w:rPr>
      </w:pPr>
      <w:r w:rsidRPr="00076A0C">
        <w:rPr>
          <w:lang w:val="en-GB"/>
        </w:rPr>
        <w:t>Ages A, Woollard A. 1976. The tides in the Fraser Estuary. Page 113. Pacific Marine Science Report 76–5. Institute of Ocean Sciences, Patricia Bay, Victoria, B.C.</w:t>
      </w:r>
    </w:p>
    <w:p w14:paraId="17BD328B" w14:textId="77777777" w:rsidR="00076A0C" w:rsidRPr="00076A0C" w:rsidRDefault="00076A0C" w:rsidP="00076A0C">
      <w:pPr>
        <w:pStyle w:val="Bibliography"/>
        <w:rPr>
          <w:lang w:val="en-GB"/>
        </w:rPr>
      </w:pPr>
      <w:r w:rsidRPr="00076A0C">
        <w:rPr>
          <w:lang w:val="en-GB"/>
        </w:rPr>
        <w:t>Ages AB, Woollard AL. 1994. The salinity intrusion in the Fraser River: observations of salinities, temperatures and currents by profiles and bottom time series 1988, 1989. Page 239. 133, Canadian Data Report of Hydrography and Ocean Sciences.</w:t>
      </w:r>
    </w:p>
    <w:p w14:paraId="5048A9E1" w14:textId="77777777" w:rsidR="00076A0C" w:rsidRPr="00076A0C" w:rsidRDefault="00076A0C" w:rsidP="00076A0C">
      <w:pPr>
        <w:pStyle w:val="Bibliography"/>
        <w:rPr>
          <w:lang w:val="en-GB"/>
        </w:rPr>
      </w:pPr>
      <w:r w:rsidRPr="00076A0C">
        <w:rPr>
          <w:lang w:val="en-GB"/>
        </w:rPr>
        <w:t>Ahmed DA et al. 2022. Managing biological invasions: the cost of inaction. Biological InvasionsDOI: 10.1007/s10530-022-02755-0. Available from https://link.springer.com/10.1007/s10530-022-02755-0 (accessed March 23, 2022).</w:t>
      </w:r>
    </w:p>
    <w:p w14:paraId="0EA9FD19" w14:textId="77777777" w:rsidR="00076A0C" w:rsidRPr="00076A0C" w:rsidRDefault="00076A0C" w:rsidP="00076A0C">
      <w:pPr>
        <w:pStyle w:val="Bibliography"/>
        <w:rPr>
          <w:lang w:val="en-GB"/>
        </w:rPr>
      </w:pPr>
      <w:r w:rsidRPr="00076A0C">
        <w:rPr>
          <w:lang w:val="en-GB"/>
        </w:rPr>
        <w:t xml:space="preserve">Baldwin B, Cannon A. 2007. </w:t>
      </w:r>
      <w:r w:rsidRPr="00076A0C">
        <w:rPr>
          <w:i/>
          <w:iCs/>
          <w:lang w:val="en-GB"/>
        </w:rPr>
        <w:t>Typha review</w:t>
      </w:r>
      <w:r w:rsidRPr="00076A0C">
        <w:rPr>
          <w:lang w:val="en-GB"/>
        </w:rPr>
        <w:t>. Available from http:// files.cfc.umt.edu/cesu/NPS/USU/2006/06Baldwin_GRKO_ Typha%20review_frpt.pdf (accessed April 1, 2022).</w:t>
      </w:r>
    </w:p>
    <w:p w14:paraId="2A5F7230" w14:textId="77777777" w:rsidR="00076A0C" w:rsidRPr="00076A0C" w:rsidRDefault="00076A0C" w:rsidP="00076A0C">
      <w:pPr>
        <w:pStyle w:val="Bibliography"/>
        <w:rPr>
          <w:lang w:val="en-GB"/>
        </w:rPr>
      </w:pPr>
      <w:r w:rsidRPr="00076A0C">
        <w:rPr>
          <w:lang w:val="en-GB"/>
        </w:rPr>
        <w:t xml:space="preserve">Ball D, Freeland JR. 2013. Synchronous flowering times and asymmetrical hybridization in Typha latifolia and T. angustifolia in northeastern North America. Aquatic Botany </w:t>
      </w:r>
      <w:r w:rsidRPr="00076A0C">
        <w:rPr>
          <w:b/>
          <w:bCs/>
          <w:lang w:val="en-GB"/>
        </w:rPr>
        <w:t>104</w:t>
      </w:r>
      <w:r w:rsidRPr="00076A0C">
        <w:rPr>
          <w:lang w:val="en-GB"/>
        </w:rPr>
        <w:t>:224–227.</w:t>
      </w:r>
    </w:p>
    <w:p w14:paraId="2AAC6791" w14:textId="77777777" w:rsidR="00076A0C" w:rsidRPr="00076A0C" w:rsidRDefault="00076A0C" w:rsidP="00076A0C">
      <w:pPr>
        <w:pStyle w:val="Bibliography"/>
        <w:rPr>
          <w:lang w:val="en-GB"/>
        </w:rPr>
      </w:pPr>
      <w:r w:rsidRPr="00076A0C">
        <w:rPr>
          <w:lang w:val="en-GB"/>
        </w:rPr>
        <w:t xml:space="preserve">Bansal S et al. 2019. Typha (Cattail) Invasion in North American Wetlands: Biology, Regional Problems, Impacts, Ecosystem Services, and Management. Wetlands </w:t>
      </w:r>
      <w:r w:rsidRPr="00076A0C">
        <w:rPr>
          <w:b/>
          <w:bCs/>
          <w:lang w:val="en-GB"/>
        </w:rPr>
        <w:t>39</w:t>
      </w:r>
      <w:r w:rsidRPr="00076A0C">
        <w:rPr>
          <w:lang w:val="en-GB"/>
        </w:rPr>
        <w:t>:645–684.</w:t>
      </w:r>
    </w:p>
    <w:p w14:paraId="330DEE22" w14:textId="77777777" w:rsidR="00076A0C" w:rsidRPr="00076A0C" w:rsidRDefault="00076A0C" w:rsidP="00076A0C">
      <w:pPr>
        <w:pStyle w:val="Bibliography"/>
        <w:rPr>
          <w:lang w:val="en-GB"/>
        </w:rPr>
      </w:pPr>
      <w:r w:rsidRPr="00076A0C">
        <w:rPr>
          <w:lang w:val="en-GB"/>
        </w:rPr>
        <w:t xml:space="preserve">Barbet-Massin M, Jiguet F, Albert CH, Thuiller W. 2012. Selecting pseudo-absences for species distribution models: how, where and how many?: How to use pseudo-absences in niche modelling? Methods in Ecology and Evolution </w:t>
      </w:r>
      <w:r w:rsidRPr="00076A0C">
        <w:rPr>
          <w:b/>
          <w:bCs/>
          <w:lang w:val="en-GB"/>
        </w:rPr>
        <w:t>3</w:t>
      </w:r>
      <w:r w:rsidRPr="00076A0C">
        <w:rPr>
          <w:lang w:val="en-GB"/>
        </w:rPr>
        <w:t>:327–338.</w:t>
      </w:r>
    </w:p>
    <w:p w14:paraId="38755AA1" w14:textId="77777777" w:rsidR="00076A0C" w:rsidRPr="00076A0C" w:rsidRDefault="00076A0C" w:rsidP="00076A0C">
      <w:pPr>
        <w:pStyle w:val="Bibliography"/>
        <w:rPr>
          <w:lang w:val="en-GB"/>
        </w:rPr>
      </w:pPr>
      <w:r w:rsidRPr="00076A0C">
        <w:rPr>
          <w:lang w:val="en-GB"/>
        </w:rPr>
        <w:t xml:space="preserve">Barrie JV, Currie RG. 2000. Human Impact on the Sedimentary Regime of the Fraser River Delta, Canada. Journal of Coastal Research </w:t>
      </w:r>
      <w:r w:rsidRPr="00076A0C">
        <w:rPr>
          <w:b/>
          <w:bCs/>
          <w:lang w:val="en-GB"/>
        </w:rPr>
        <w:t>16</w:t>
      </w:r>
      <w:r w:rsidRPr="00076A0C">
        <w:rPr>
          <w:lang w:val="en-GB"/>
        </w:rPr>
        <w:t>:747–755. Coastal Education &amp; Research Foundation, Inc.</w:t>
      </w:r>
    </w:p>
    <w:p w14:paraId="0922A8E2" w14:textId="77777777" w:rsidR="00076A0C" w:rsidRPr="00076A0C" w:rsidRDefault="00076A0C" w:rsidP="00076A0C">
      <w:pPr>
        <w:pStyle w:val="Bibliography"/>
        <w:rPr>
          <w:lang w:val="en-GB"/>
        </w:rPr>
      </w:pPr>
      <w:r w:rsidRPr="00076A0C">
        <w:rPr>
          <w:lang w:val="en-GB"/>
        </w:rPr>
        <w:t xml:space="preserve">Bearup D, Blasius B. 2017. Ecotone formation induced by the effects of tidal flooding: A conceptual model of the mud flat-coastal wetland ecosystem. Ecological Complexity </w:t>
      </w:r>
      <w:r w:rsidRPr="00076A0C">
        <w:rPr>
          <w:b/>
          <w:bCs/>
          <w:lang w:val="en-GB"/>
        </w:rPr>
        <w:t>32</w:t>
      </w:r>
      <w:r w:rsidRPr="00076A0C">
        <w:rPr>
          <w:lang w:val="en-GB"/>
        </w:rPr>
        <w:t>:217–227.</w:t>
      </w:r>
    </w:p>
    <w:p w14:paraId="11B5AA24" w14:textId="77777777" w:rsidR="00076A0C" w:rsidRPr="00076A0C" w:rsidRDefault="00076A0C" w:rsidP="00076A0C">
      <w:pPr>
        <w:pStyle w:val="Bibliography"/>
        <w:rPr>
          <w:lang w:val="en-GB"/>
        </w:rPr>
      </w:pPr>
      <w:r w:rsidRPr="00076A0C">
        <w:rPr>
          <w:lang w:val="en-GB"/>
        </w:rPr>
        <w:t xml:space="preserve">Boers AM, Veltman RLD, Zedler JB. 2007. Typha×glauca dominance and extended hydroperiod constrain restoration of wetland diversity. Ecological Engineering </w:t>
      </w:r>
      <w:r w:rsidRPr="00076A0C">
        <w:rPr>
          <w:b/>
          <w:bCs/>
          <w:lang w:val="en-GB"/>
        </w:rPr>
        <w:t>29</w:t>
      </w:r>
      <w:r w:rsidRPr="00076A0C">
        <w:rPr>
          <w:lang w:val="en-GB"/>
        </w:rPr>
        <w:t>:232–244.</w:t>
      </w:r>
    </w:p>
    <w:p w14:paraId="014CD7DC" w14:textId="77777777" w:rsidR="00076A0C" w:rsidRPr="00076A0C" w:rsidRDefault="00076A0C" w:rsidP="00076A0C">
      <w:pPr>
        <w:pStyle w:val="Bibliography"/>
        <w:rPr>
          <w:lang w:val="en-GB"/>
        </w:rPr>
      </w:pPr>
      <w:r w:rsidRPr="00076A0C">
        <w:rPr>
          <w:lang w:val="en-GB"/>
        </w:rPr>
        <w:t xml:space="preserve">Boers AM, Zedler JB. 2008. Stabilized water levels and Typha invasiveness. Wetlands </w:t>
      </w:r>
      <w:r w:rsidRPr="00076A0C">
        <w:rPr>
          <w:b/>
          <w:bCs/>
          <w:lang w:val="en-GB"/>
        </w:rPr>
        <w:t>28</w:t>
      </w:r>
      <w:r w:rsidRPr="00076A0C">
        <w:rPr>
          <w:lang w:val="en-GB"/>
        </w:rPr>
        <w:t>:676–685.</w:t>
      </w:r>
    </w:p>
    <w:p w14:paraId="7C01CFE9" w14:textId="77777777" w:rsidR="00076A0C" w:rsidRPr="00076A0C" w:rsidRDefault="00076A0C" w:rsidP="00076A0C">
      <w:pPr>
        <w:pStyle w:val="Bibliography"/>
        <w:rPr>
          <w:lang w:val="en-GB"/>
        </w:rPr>
      </w:pPr>
      <w:r w:rsidRPr="00076A0C">
        <w:rPr>
          <w:lang w:val="en-GB"/>
        </w:rPr>
        <w:t xml:space="preserve">Boyle CA. 1997. Changes in land cover and subsequent effects on Lower Fraser Basin ecosystems from 1827 to 1990. Environmental Management </w:t>
      </w:r>
      <w:r w:rsidRPr="00076A0C">
        <w:rPr>
          <w:b/>
          <w:bCs/>
          <w:lang w:val="en-GB"/>
        </w:rPr>
        <w:t>21</w:t>
      </w:r>
      <w:r w:rsidRPr="00076A0C">
        <w:rPr>
          <w:lang w:val="en-GB"/>
        </w:rPr>
        <w:t>:185–196.</w:t>
      </w:r>
    </w:p>
    <w:p w14:paraId="6C92184D" w14:textId="77777777" w:rsidR="00076A0C" w:rsidRPr="00076A0C" w:rsidRDefault="00076A0C" w:rsidP="00076A0C">
      <w:pPr>
        <w:pStyle w:val="Bibliography"/>
        <w:rPr>
          <w:lang w:val="en-GB"/>
        </w:rPr>
      </w:pPr>
      <w:r w:rsidRPr="00076A0C">
        <w:rPr>
          <w:lang w:val="en-GB"/>
        </w:rPr>
        <w:t xml:space="preserve">Bradfield GE, Porter GL. 1982. Vegetation structure and diversity components of a Fraser estuary tidal marsh. Canadian Journal of Botany </w:t>
      </w:r>
      <w:r w:rsidRPr="00076A0C">
        <w:rPr>
          <w:b/>
          <w:bCs/>
          <w:lang w:val="en-GB"/>
        </w:rPr>
        <w:t>60</w:t>
      </w:r>
      <w:r w:rsidRPr="00076A0C">
        <w:rPr>
          <w:lang w:val="en-GB"/>
        </w:rPr>
        <w:t>:440–451.</w:t>
      </w:r>
    </w:p>
    <w:p w14:paraId="3BBB34B0" w14:textId="77777777" w:rsidR="00076A0C" w:rsidRPr="00076A0C" w:rsidRDefault="00076A0C" w:rsidP="00076A0C">
      <w:pPr>
        <w:pStyle w:val="Bibliography"/>
        <w:rPr>
          <w:lang w:val="en-GB"/>
        </w:rPr>
      </w:pPr>
      <w:r w:rsidRPr="00076A0C">
        <w:rPr>
          <w:lang w:val="en-GB"/>
        </w:rPr>
        <w:t xml:space="preserve">Bradley BA. 2014. Remote detection of invasive plants: a review of spectral, textural and phenological approaches. Biological Invasions </w:t>
      </w:r>
      <w:r w:rsidRPr="00076A0C">
        <w:rPr>
          <w:b/>
          <w:bCs/>
          <w:lang w:val="en-GB"/>
        </w:rPr>
        <w:t>16</w:t>
      </w:r>
      <w:r w:rsidRPr="00076A0C">
        <w:rPr>
          <w:lang w:val="en-GB"/>
        </w:rPr>
        <w:t>:1411–1425.</w:t>
      </w:r>
    </w:p>
    <w:p w14:paraId="17E12160" w14:textId="77777777" w:rsidR="00076A0C" w:rsidRPr="00076A0C" w:rsidRDefault="00076A0C" w:rsidP="00076A0C">
      <w:pPr>
        <w:pStyle w:val="Bibliography"/>
        <w:rPr>
          <w:lang w:val="en-GB"/>
        </w:rPr>
      </w:pPr>
      <w:r w:rsidRPr="00076A0C">
        <w:rPr>
          <w:lang w:val="en-GB"/>
        </w:rPr>
        <w:t xml:space="preserve">Bradley BA, Wilcove DS, Oppenheimer M. 2010. Climate change increases risk of plant invasion in the Eastern United States. Biological Invasions </w:t>
      </w:r>
      <w:r w:rsidRPr="00076A0C">
        <w:rPr>
          <w:b/>
          <w:bCs/>
          <w:lang w:val="en-GB"/>
        </w:rPr>
        <w:t>12</w:t>
      </w:r>
      <w:r w:rsidRPr="00076A0C">
        <w:rPr>
          <w:lang w:val="en-GB"/>
        </w:rPr>
        <w:t>:1855–1872.</w:t>
      </w:r>
    </w:p>
    <w:p w14:paraId="32CA26C2" w14:textId="77777777" w:rsidR="00076A0C" w:rsidRPr="00076A0C" w:rsidRDefault="00076A0C" w:rsidP="00076A0C">
      <w:pPr>
        <w:pStyle w:val="Bibliography"/>
        <w:rPr>
          <w:lang w:val="en-GB"/>
        </w:rPr>
      </w:pPr>
      <w:r w:rsidRPr="00076A0C">
        <w:rPr>
          <w:lang w:val="en-GB"/>
        </w:rPr>
        <w:t>Brayshaw TC. 1985. Pondweeds and Bur-reeds, and Their Relatives, of British Columbia. British Columbia Museum.</w:t>
      </w:r>
    </w:p>
    <w:p w14:paraId="103DB3E0" w14:textId="77777777" w:rsidR="00076A0C" w:rsidRPr="00076A0C" w:rsidRDefault="00076A0C" w:rsidP="00076A0C">
      <w:pPr>
        <w:pStyle w:val="Bibliography"/>
        <w:rPr>
          <w:lang w:val="en-GB"/>
        </w:rPr>
      </w:pPr>
      <w:r w:rsidRPr="00076A0C">
        <w:rPr>
          <w:lang w:val="en-GB"/>
        </w:rPr>
        <w:t xml:space="preserve">Buckley YM, Bolker BM, Rees M. 2007. Disturbance, invasion and re-invasion: managing the weed-shaped hole in disturbed ecosystems. Ecology Letters </w:t>
      </w:r>
      <w:r w:rsidRPr="00076A0C">
        <w:rPr>
          <w:b/>
          <w:bCs/>
          <w:lang w:val="en-GB"/>
        </w:rPr>
        <w:t>10</w:t>
      </w:r>
      <w:r w:rsidRPr="00076A0C">
        <w:rPr>
          <w:lang w:val="en-GB"/>
        </w:rPr>
        <w:t>:809–817.</w:t>
      </w:r>
    </w:p>
    <w:p w14:paraId="2A2A5239" w14:textId="77777777" w:rsidR="00076A0C" w:rsidRPr="00076A0C" w:rsidRDefault="00076A0C" w:rsidP="00076A0C">
      <w:pPr>
        <w:pStyle w:val="Bibliography"/>
        <w:rPr>
          <w:lang w:val="en-GB"/>
        </w:rPr>
      </w:pPr>
      <w:r w:rsidRPr="00076A0C">
        <w:rPr>
          <w:lang w:val="en-GB"/>
        </w:rPr>
        <w:t xml:space="preserve">Bunbury-Blanchette AL, Freeland JR, Dorken ME. 2015. Hybrid Typha×glauca outperforms native T. latifolia under contrasting water depths in a common garden. Basic and Applied Ecology </w:t>
      </w:r>
      <w:r w:rsidRPr="00076A0C">
        <w:rPr>
          <w:b/>
          <w:bCs/>
          <w:lang w:val="en-GB"/>
        </w:rPr>
        <w:t>16</w:t>
      </w:r>
      <w:r w:rsidRPr="00076A0C">
        <w:rPr>
          <w:lang w:val="en-GB"/>
        </w:rPr>
        <w:t>:394–402.</w:t>
      </w:r>
    </w:p>
    <w:p w14:paraId="34A110E0" w14:textId="77777777" w:rsidR="00076A0C" w:rsidRPr="00076A0C" w:rsidRDefault="00076A0C" w:rsidP="00076A0C">
      <w:pPr>
        <w:pStyle w:val="Bibliography"/>
        <w:rPr>
          <w:lang w:val="en-GB"/>
        </w:rPr>
      </w:pPr>
      <w:r w:rsidRPr="00076A0C">
        <w:rPr>
          <w:lang w:val="en-GB"/>
        </w:rPr>
        <w:t xml:space="preserve">Chalifour L, Scott D, MacDuffee M, Iacarella J, Martin T, Baum J. 2019. Habitat use by juvenile salmon, other migratory fish, and resident fish species underscores the importance of estuarine habitat mosaics. Marine Ecology Progress Series </w:t>
      </w:r>
      <w:r w:rsidRPr="00076A0C">
        <w:rPr>
          <w:b/>
          <w:bCs/>
          <w:lang w:val="en-GB"/>
        </w:rPr>
        <w:t>625</w:t>
      </w:r>
      <w:r w:rsidRPr="00076A0C">
        <w:rPr>
          <w:lang w:val="en-GB"/>
        </w:rPr>
        <w:t>:145–162.</w:t>
      </w:r>
    </w:p>
    <w:p w14:paraId="221135BF" w14:textId="77777777" w:rsidR="00076A0C" w:rsidRPr="00076A0C" w:rsidRDefault="00076A0C" w:rsidP="00076A0C">
      <w:pPr>
        <w:pStyle w:val="Bibliography"/>
        <w:rPr>
          <w:lang w:val="en-GB"/>
        </w:rPr>
      </w:pPr>
      <w:r w:rsidRPr="00076A0C">
        <w:rPr>
          <w:lang w:val="en-GB"/>
        </w:rPr>
        <w:t xml:space="preserve">Ciotir C, Freeland J. 2016. Cryptic intercontinental dispersal, commercial retailers, and the genetic diversity of native and non-native cattails (Typha spp.) in North America. Hydrobiologia </w:t>
      </w:r>
      <w:r w:rsidRPr="00076A0C">
        <w:rPr>
          <w:b/>
          <w:bCs/>
          <w:lang w:val="en-GB"/>
        </w:rPr>
        <w:t>768</w:t>
      </w:r>
      <w:r w:rsidRPr="00076A0C">
        <w:rPr>
          <w:lang w:val="en-GB"/>
        </w:rPr>
        <w:t>:137–150.</w:t>
      </w:r>
    </w:p>
    <w:p w14:paraId="0947A819" w14:textId="77777777" w:rsidR="00076A0C" w:rsidRPr="00076A0C" w:rsidRDefault="00076A0C" w:rsidP="00076A0C">
      <w:pPr>
        <w:pStyle w:val="Bibliography"/>
        <w:rPr>
          <w:lang w:val="en-GB"/>
        </w:rPr>
      </w:pPr>
      <w:r w:rsidRPr="00076A0C">
        <w:rPr>
          <w:lang w:val="en-GB"/>
        </w:rPr>
        <w:t xml:space="preserve">Ciotir C, Kirk H, Row JR, Freeland JR. 2013. Intercontinental dispersal of Typha angustifolia and T. latifolia between Europe and North America has implications for Typha invasions. Biological Invasions </w:t>
      </w:r>
      <w:r w:rsidRPr="00076A0C">
        <w:rPr>
          <w:b/>
          <w:bCs/>
          <w:lang w:val="en-GB"/>
        </w:rPr>
        <w:t>15</w:t>
      </w:r>
      <w:r w:rsidRPr="00076A0C">
        <w:rPr>
          <w:lang w:val="en-GB"/>
        </w:rPr>
        <w:t>:1377–1390.</w:t>
      </w:r>
    </w:p>
    <w:p w14:paraId="1D08740B" w14:textId="77777777" w:rsidR="00076A0C" w:rsidRPr="00076A0C" w:rsidRDefault="00076A0C" w:rsidP="00076A0C">
      <w:pPr>
        <w:pStyle w:val="Bibliography"/>
        <w:rPr>
          <w:lang w:val="en-GB"/>
        </w:rPr>
      </w:pPr>
      <w:r w:rsidRPr="00076A0C">
        <w:rPr>
          <w:lang w:val="en-GB"/>
        </w:rPr>
        <w:t xml:space="preserve">Cohen J. 1960. A Coefficient of Agreement for Nominal Scales. Educational and Psychological Measurement </w:t>
      </w:r>
      <w:r w:rsidRPr="00076A0C">
        <w:rPr>
          <w:b/>
          <w:bCs/>
          <w:lang w:val="en-GB"/>
        </w:rPr>
        <w:t>20</w:t>
      </w:r>
      <w:r w:rsidRPr="00076A0C">
        <w:rPr>
          <w:lang w:val="en-GB"/>
        </w:rPr>
        <w:t>:37–46.</w:t>
      </w:r>
    </w:p>
    <w:p w14:paraId="68587CDF" w14:textId="77777777" w:rsidR="00076A0C" w:rsidRPr="00076A0C" w:rsidRDefault="00076A0C" w:rsidP="00076A0C">
      <w:pPr>
        <w:pStyle w:val="Bibliography"/>
        <w:rPr>
          <w:lang w:val="en-GB"/>
        </w:rPr>
      </w:pPr>
      <w:r w:rsidRPr="00076A0C">
        <w:rPr>
          <w:lang w:val="en-GB"/>
        </w:rPr>
        <w:lastRenderedPageBreak/>
        <w:t xml:space="preserve">Congalton RG. 1991. A review of assessing the accuracy of classifications of remotely sensed data. Remote Sensing of Environment </w:t>
      </w:r>
      <w:r w:rsidRPr="00076A0C">
        <w:rPr>
          <w:b/>
          <w:bCs/>
          <w:lang w:val="en-GB"/>
        </w:rPr>
        <w:t>37</w:t>
      </w:r>
      <w:r w:rsidRPr="00076A0C">
        <w:rPr>
          <w:lang w:val="en-GB"/>
        </w:rPr>
        <w:t>:35–46.</w:t>
      </w:r>
    </w:p>
    <w:p w14:paraId="25BB5DAA" w14:textId="77777777" w:rsidR="00076A0C" w:rsidRPr="00076A0C" w:rsidRDefault="00076A0C" w:rsidP="00076A0C">
      <w:pPr>
        <w:pStyle w:val="Bibliography"/>
        <w:rPr>
          <w:lang w:val="en-GB"/>
        </w:rPr>
      </w:pPr>
      <w:r w:rsidRPr="00076A0C">
        <w:rPr>
          <w:lang w:val="en-GB"/>
        </w:rPr>
        <w:t>Consortium of Pacific Northwest Herbaria Specimen Database (CPNWH). 2020. Available from https://www.pnwherbaria.org (accessed July 31, 2020).</w:t>
      </w:r>
    </w:p>
    <w:p w14:paraId="200516C1" w14:textId="77777777" w:rsidR="00076A0C" w:rsidRPr="00076A0C" w:rsidRDefault="00076A0C" w:rsidP="00076A0C">
      <w:pPr>
        <w:pStyle w:val="Bibliography"/>
        <w:rPr>
          <w:lang w:val="en-GB"/>
        </w:rPr>
      </w:pPr>
      <w:r w:rsidRPr="00076A0C">
        <w:rPr>
          <w:lang w:val="en-GB"/>
        </w:rPr>
        <w:t xml:space="preserve">Crain CM, Silliman BR, Bertness SL, Bertness MD. 2004. Physical and biotic drivers of plant distribution across estuarine salinity gradients. Ecology </w:t>
      </w:r>
      <w:r w:rsidRPr="00076A0C">
        <w:rPr>
          <w:b/>
          <w:bCs/>
          <w:lang w:val="en-GB"/>
        </w:rPr>
        <w:t>85</w:t>
      </w:r>
      <w:r w:rsidRPr="00076A0C">
        <w:rPr>
          <w:lang w:val="en-GB"/>
        </w:rPr>
        <w:t>:2539–2549.</w:t>
      </w:r>
    </w:p>
    <w:p w14:paraId="7E46B556" w14:textId="77777777" w:rsidR="00076A0C" w:rsidRPr="00076A0C" w:rsidRDefault="00076A0C" w:rsidP="00076A0C">
      <w:pPr>
        <w:pStyle w:val="Bibliography"/>
        <w:rPr>
          <w:lang w:val="en-GB"/>
        </w:rPr>
      </w:pPr>
      <w:r w:rsidRPr="00076A0C">
        <w:rPr>
          <w:lang w:val="en-GB"/>
        </w:rPr>
        <w:t>Cronk JK, Fennessy MS. 2001. Wetland plants: biology and ecology. Lewis Publishers, Boca Raton, Fla.</w:t>
      </w:r>
    </w:p>
    <w:p w14:paraId="79A7B287" w14:textId="77777777" w:rsidR="00076A0C" w:rsidRPr="00076A0C" w:rsidRDefault="00076A0C" w:rsidP="00076A0C">
      <w:pPr>
        <w:pStyle w:val="Bibliography"/>
        <w:rPr>
          <w:lang w:val="en-GB"/>
        </w:rPr>
      </w:pPr>
      <w:r w:rsidRPr="00076A0C">
        <w:rPr>
          <w:lang w:val="en-GB"/>
        </w:rPr>
        <w:t xml:space="preserve">Demarchi MW. 2006. Are Lesser Snow Geese, Chen caerulescens caerulescens, Exceeding the Carrying Capacity of the Fraser River Delta’s Brackish Marshes? The Canadian Field-Naturalist </w:t>
      </w:r>
      <w:r w:rsidRPr="00076A0C">
        <w:rPr>
          <w:b/>
          <w:bCs/>
          <w:lang w:val="en-GB"/>
        </w:rPr>
        <w:t>120</w:t>
      </w:r>
      <w:r w:rsidRPr="00076A0C">
        <w:rPr>
          <w:lang w:val="en-GB"/>
        </w:rPr>
        <w:t>:213.</w:t>
      </w:r>
    </w:p>
    <w:p w14:paraId="3178E2D9" w14:textId="77777777" w:rsidR="00076A0C" w:rsidRPr="00076A0C" w:rsidRDefault="00076A0C" w:rsidP="00076A0C">
      <w:pPr>
        <w:pStyle w:val="Bibliography"/>
        <w:rPr>
          <w:lang w:val="en-GB"/>
        </w:rPr>
      </w:pPr>
      <w:r w:rsidRPr="00076A0C">
        <w:rPr>
          <w:lang w:val="en-GB"/>
        </w:rPr>
        <w:t xml:space="preserve">Dickson TL, Hopwood JL, Wilsey BJ. 2012. Do priority effects benefit invasive plants more than native plants? An experiment with six grassland species. Biological Invasions </w:t>
      </w:r>
      <w:r w:rsidRPr="00076A0C">
        <w:rPr>
          <w:b/>
          <w:bCs/>
          <w:lang w:val="en-GB"/>
        </w:rPr>
        <w:t>14</w:t>
      </w:r>
      <w:r w:rsidRPr="00076A0C">
        <w:rPr>
          <w:lang w:val="en-GB"/>
        </w:rPr>
        <w:t>:2617–2624.</w:t>
      </w:r>
    </w:p>
    <w:p w14:paraId="05A377C7" w14:textId="77777777" w:rsidR="00076A0C" w:rsidRPr="00076A0C" w:rsidRDefault="00076A0C" w:rsidP="00076A0C">
      <w:pPr>
        <w:pStyle w:val="Bibliography"/>
        <w:rPr>
          <w:lang w:val="en-GB"/>
        </w:rPr>
      </w:pPr>
      <w:r w:rsidRPr="00076A0C">
        <w:rPr>
          <w:lang w:val="en-GB"/>
        </w:rPr>
        <w:t>Dorcey HJ. 2004. Evolution of estuarine governance in a metropolitan region: collaborating for sustainability in the Fraser River estuary. Pages 247–262 in Groulx DC, Luternauer JL, Bilderback DE, editors. Fraser River Delta, British Columbia: Issues of an Urban Estuary.</w:t>
      </w:r>
    </w:p>
    <w:p w14:paraId="6B36B1B5" w14:textId="77777777" w:rsidR="00076A0C" w:rsidRPr="00076A0C" w:rsidRDefault="00076A0C" w:rsidP="00076A0C">
      <w:pPr>
        <w:pStyle w:val="Bibliography"/>
        <w:rPr>
          <w:lang w:val="en-GB"/>
        </w:rPr>
      </w:pPr>
      <w:r w:rsidRPr="00076A0C">
        <w:rPr>
          <w:lang w:val="en-GB"/>
        </w:rPr>
        <w:t xml:space="preserve">Elgersma KJ, Martina JP, Goldberg DE, Currie WS. 2017. Effectiveness of cattail ( </w:t>
      </w:r>
      <w:r w:rsidRPr="00076A0C">
        <w:rPr>
          <w:i/>
          <w:iCs/>
          <w:lang w:val="en-GB"/>
        </w:rPr>
        <w:t>Typha</w:t>
      </w:r>
      <w:r w:rsidRPr="00076A0C">
        <w:rPr>
          <w:lang w:val="en-GB"/>
        </w:rPr>
        <w:t xml:space="preserve"> spp.) management techniques depends on exogenous nitrogen inputs. Elementa: Science of the Anthropocene </w:t>
      </w:r>
      <w:r w:rsidRPr="00076A0C">
        <w:rPr>
          <w:b/>
          <w:bCs/>
          <w:lang w:val="en-GB"/>
        </w:rPr>
        <w:t>5</w:t>
      </w:r>
      <w:r w:rsidRPr="00076A0C">
        <w:rPr>
          <w:lang w:val="en-GB"/>
        </w:rPr>
        <w:t>:19.</w:t>
      </w:r>
    </w:p>
    <w:p w14:paraId="2C4C513C" w14:textId="77777777" w:rsidR="00076A0C" w:rsidRPr="00076A0C" w:rsidRDefault="00076A0C" w:rsidP="00076A0C">
      <w:pPr>
        <w:pStyle w:val="Bibliography"/>
        <w:rPr>
          <w:lang w:val="en-GB"/>
        </w:rPr>
      </w:pPr>
      <w:r w:rsidRPr="00076A0C">
        <w:rPr>
          <w:lang w:val="en-GB"/>
        </w:rPr>
        <w:t xml:space="preserve">Elith J et al. 2006. Novel methods improve prediction of species’ distributions from occurrence data. Ecography </w:t>
      </w:r>
      <w:r w:rsidRPr="00076A0C">
        <w:rPr>
          <w:b/>
          <w:bCs/>
          <w:lang w:val="en-GB"/>
        </w:rPr>
        <w:t>29</w:t>
      </w:r>
      <w:r w:rsidRPr="00076A0C">
        <w:rPr>
          <w:lang w:val="en-GB"/>
        </w:rPr>
        <w:t>:129–151.</w:t>
      </w:r>
    </w:p>
    <w:p w14:paraId="06D5349B" w14:textId="77777777" w:rsidR="00076A0C" w:rsidRPr="00076A0C" w:rsidRDefault="00076A0C" w:rsidP="00076A0C">
      <w:pPr>
        <w:pStyle w:val="Bibliography"/>
        <w:rPr>
          <w:lang w:val="en-GB"/>
        </w:rPr>
      </w:pPr>
      <w:r w:rsidRPr="00076A0C">
        <w:rPr>
          <w:lang w:val="en-GB"/>
        </w:rPr>
        <w:t xml:space="preserve">Elith J, Leathwick JR. 2009. Species Distribution Models: Ecological Explanation and Prediction Across Space and Time. Annual Review of Ecology, Evolution, and Systematics </w:t>
      </w:r>
      <w:r w:rsidRPr="00076A0C">
        <w:rPr>
          <w:b/>
          <w:bCs/>
          <w:lang w:val="en-GB"/>
        </w:rPr>
        <w:t>40</w:t>
      </w:r>
      <w:r w:rsidRPr="00076A0C">
        <w:rPr>
          <w:lang w:val="en-GB"/>
        </w:rPr>
        <w:t>:677–697. Annual Reviews.</w:t>
      </w:r>
    </w:p>
    <w:p w14:paraId="3C4FCE90" w14:textId="77777777" w:rsidR="00076A0C" w:rsidRPr="00076A0C" w:rsidRDefault="00076A0C" w:rsidP="00076A0C">
      <w:pPr>
        <w:pStyle w:val="Bibliography"/>
        <w:rPr>
          <w:lang w:val="en-GB"/>
        </w:rPr>
      </w:pPr>
      <w:r w:rsidRPr="00076A0C">
        <w:rPr>
          <w:lang w:val="en-GB"/>
        </w:rPr>
        <w:t>Esri Inc. 2020. ArcGIS Pro. Esri Inc. Available from https://www.esri.com/en-us/arcgis/products/arcgis-pro/overview.</w:t>
      </w:r>
    </w:p>
    <w:p w14:paraId="5CB44340" w14:textId="77777777" w:rsidR="00076A0C" w:rsidRPr="00076A0C" w:rsidRDefault="00076A0C" w:rsidP="00076A0C">
      <w:pPr>
        <w:pStyle w:val="Bibliography"/>
        <w:rPr>
          <w:lang w:val="en-GB"/>
        </w:rPr>
      </w:pPr>
      <w:r w:rsidRPr="00076A0C">
        <w:rPr>
          <w:lang w:val="en-GB"/>
        </w:rPr>
        <w:t xml:space="preserve">Ewing K. 1983. Environmental controls in Pacific Northwest intertidal marsh plant communities. Canadian Journal of Botany </w:t>
      </w:r>
      <w:r w:rsidRPr="00076A0C">
        <w:rPr>
          <w:b/>
          <w:bCs/>
          <w:lang w:val="en-GB"/>
        </w:rPr>
        <w:t>61</w:t>
      </w:r>
      <w:r w:rsidRPr="00076A0C">
        <w:rPr>
          <w:lang w:val="en-GB"/>
        </w:rPr>
        <w:t>:1105–1116.</w:t>
      </w:r>
    </w:p>
    <w:p w14:paraId="0A84DF65" w14:textId="77777777" w:rsidR="00076A0C" w:rsidRPr="00076A0C" w:rsidRDefault="00076A0C" w:rsidP="00076A0C">
      <w:pPr>
        <w:pStyle w:val="Bibliography"/>
        <w:rPr>
          <w:lang w:val="en-GB"/>
        </w:rPr>
      </w:pPr>
      <w:r w:rsidRPr="00076A0C">
        <w:rPr>
          <w:lang w:val="en-GB"/>
        </w:rPr>
        <w:t xml:space="preserve">Farrer EC, Goldberg DE. 2014. Mechanisms and reversibility of the effects of hybrid cattail on a Great Lakes marsh. Aquatic Botany </w:t>
      </w:r>
      <w:r w:rsidRPr="00076A0C">
        <w:rPr>
          <w:b/>
          <w:bCs/>
          <w:lang w:val="en-GB"/>
        </w:rPr>
        <w:t>116</w:t>
      </w:r>
      <w:r w:rsidRPr="00076A0C">
        <w:rPr>
          <w:lang w:val="en-GB"/>
        </w:rPr>
        <w:t>:35–43.</w:t>
      </w:r>
    </w:p>
    <w:p w14:paraId="267AE3CF" w14:textId="77777777" w:rsidR="00076A0C" w:rsidRPr="00076A0C" w:rsidRDefault="00076A0C" w:rsidP="00076A0C">
      <w:pPr>
        <w:pStyle w:val="Bibliography"/>
        <w:rPr>
          <w:lang w:val="en-GB"/>
        </w:rPr>
      </w:pPr>
      <w:r w:rsidRPr="00076A0C">
        <w:rPr>
          <w:lang w:val="en-GB"/>
        </w:rPr>
        <w:t xml:space="preserve">Fielding AH, Bell JF. 1997. A review of methods for the assessment of prediction errors in conservation presence/absence models. Environmental Conservation </w:t>
      </w:r>
      <w:r w:rsidRPr="00076A0C">
        <w:rPr>
          <w:b/>
          <w:bCs/>
          <w:lang w:val="en-GB"/>
        </w:rPr>
        <w:t>24</w:t>
      </w:r>
      <w:r w:rsidRPr="00076A0C">
        <w:rPr>
          <w:lang w:val="en-GB"/>
        </w:rPr>
        <w:t>:38–49.</w:t>
      </w:r>
    </w:p>
    <w:p w14:paraId="538245EE" w14:textId="77777777" w:rsidR="00076A0C" w:rsidRPr="00076A0C" w:rsidRDefault="00076A0C" w:rsidP="00076A0C">
      <w:pPr>
        <w:pStyle w:val="Bibliography"/>
        <w:rPr>
          <w:lang w:val="en-GB"/>
        </w:rPr>
      </w:pPr>
      <w:r w:rsidRPr="00076A0C">
        <w:rPr>
          <w:lang w:val="en-GB"/>
        </w:rPr>
        <w:t xml:space="preserve">Freeland J, Ciotir C, Kirk H. 2013. Regional differences in the abundance of native, introduced, and hybrid Typha spp. in northeastern North America influence wetland invasions. Biological Invasions </w:t>
      </w:r>
      <w:r w:rsidRPr="00076A0C">
        <w:rPr>
          <w:b/>
          <w:bCs/>
          <w:lang w:val="en-GB"/>
        </w:rPr>
        <w:t>15</w:t>
      </w:r>
      <w:r w:rsidRPr="00076A0C">
        <w:rPr>
          <w:lang w:val="en-GB"/>
        </w:rPr>
        <w:t>:2651–2665.</w:t>
      </w:r>
    </w:p>
    <w:p w14:paraId="47C18B1C" w14:textId="77777777" w:rsidR="00076A0C" w:rsidRPr="00076A0C" w:rsidRDefault="00076A0C" w:rsidP="00076A0C">
      <w:pPr>
        <w:pStyle w:val="Bibliography"/>
        <w:rPr>
          <w:lang w:val="en-GB"/>
        </w:rPr>
      </w:pPr>
      <w:r w:rsidRPr="00076A0C">
        <w:rPr>
          <w:lang w:val="en-GB"/>
        </w:rPr>
        <w:t xml:space="preserve">Frieswyk CB, Zedler JB. 2007. Vegetation Change in Great Lakes Coastal Wetlands: Deviation from the Historical Cycle. Journal of Great Lakes Research </w:t>
      </w:r>
      <w:r w:rsidRPr="00076A0C">
        <w:rPr>
          <w:b/>
          <w:bCs/>
          <w:lang w:val="en-GB"/>
        </w:rPr>
        <w:t>33</w:t>
      </w:r>
      <w:r w:rsidRPr="00076A0C">
        <w:rPr>
          <w:lang w:val="en-GB"/>
        </w:rPr>
        <w:t>:366–380.</w:t>
      </w:r>
    </w:p>
    <w:p w14:paraId="67028E3B" w14:textId="77777777" w:rsidR="00076A0C" w:rsidRPr="00076A0C" w:rsidRDefault="00076A0C" w:rsidP="00076A0C">
      <w:pPr>
        <w:pStyle w:val="Bibliography"/>
        <w:rPr>
          <w:lang w:val="en-GB"/>
        </w:rPr>
      </w:pPr>
      <w:r w:rsidRPr="00076A0C">
        <w:rPr>
          <w:lang w:val="en-GB"/>
        </w:rPr>
        <w:t xml:space="preserve">Galatowitsch SM, Anderson NO, Ascher PD. 1999. Invasiveness in wetland plants in temperate North America. Wetlands </w:t>
      </w:r>
      <w:r w:rsidRPr="00076A0C">
        <w:rPr>
          <w:b/>
          <w:bCs/>
          <w:lang w:val="en-GB"/>
        </w:rPr>
        <w:t>19</w:t>
      </w:r>
      <w:r w:rsidRPr="00076A0C">
        <w:rPr>
          <w:lang w:val="en-GB"/>
        </w:rPr>
        <w:t>:733–755.</w:t>
      </w:r>
    </w:p>
    <w:p w14:paraId="68175E33" w14:textId="77777777" w:rsidR="00076A0C" w:rsidRPr="00076A0C" w:rsidRDefault="00076A0C" w:rsidP="00076A0C">
      <w:pPr>
        <w:pStyle w:val="Bibliography"/>
        <w:rPr>
          <w:lang w:val="en-GB"/>
        </w:rPr>
      </w:pPr>
      <w:r w:rsidRPr="00076A0C">
        <w:rPr>
          <w:lang w:val="en-GB"/>
        </w:rPr>
        <w:t xml:space="preserve">Geddes P, Murphy L, Astudillo-Scalia Y, Blasini D, Nugent S, Ríos MJ, Schirmer AE, Olfelt JP. 2021. Microsatellite Markers Reveal Unprecedented High Frequencies of Hybridization among Typha Species in the Midwestern US. Wetlands </w:t>
      </w:r>
      <w:r w:rsidRPr="00076A0C">
        <w:rPr>
          <w:b/>
          <w:bCs/>
          <w:lang w:val="en-GB"/>
        </w:rPr>
        <w:t>41</w:t>
      </w:r>
      <w:r w:rsidRPr="00076A0C">
        <w:rPr>
          <w:lang w:val="en-GB"/>
        </w:rPr>
        <w:t>:24.</w:t>
      </w:r>
    </w:p>
    <w:p w14:paraId="6385B287" w14:textId="77777777" w:rsidR="00076A0C" w:rsidRPr="00076A0C" w:rsidRDefault="00076A0C" w:rsidP="00076A0C">
      <w:pPr>
        <w:pStyle w:val="Bibliography"/>
        <w:rPr>
          <w:lang w:val="en-GB"/>
        </w:rPr>
      </w:pPr>
      <w:r w:rsidRPr="00076A0C">
        <w:rPr>
          <w:lang w:val="en-GB"/>
        </w:rPr>
        <w:t xml:space="preserve">Grace JB, Wetzel RG. 1998. Long-term dynamics of Typha populations. Aquatic Botany </w:t>
      </w:r>
      <w:r w:rsidRPr="00076A0C">
        <w:rPr>
          <w:b/>
          <w:bCs/>
          <w:lang w:val="en-GB"/>
        </w:rPr>
        <w:t>61</w:t>
      </w:r>
      <w:r w:rsidRPr="00076A0C">
        <w:rPr>
          <w:lang w:val="en-GB"/>
        </w:rPr>
        <w:t>:137–146.</w:t>
      </w:r>
    </w:p>
    <w:p w14:paraId="1B1EC361" w14:textId="77777777" w:rsidR="00076A0C" w:rsidRPr="00076A0C" w:rsidRDefault="00076A0C" w:rsidP="00076A0C">
      <w:pPr>
        <w:pStyle w:val="Bibliography"/>
        <w:rPr>
          <w:lang w:val="en-GB"/>
        </w:rPr>
      </w:pPr>
      <w:r w:rsidRPr="00076A0C">
        <w:rPr>
          <w:lang w:val="en-GB"/>
        </w:rPr>
        <w:t xml:space="preserve">Hanley JA, McNeil BJ. 1982. The meaning and use of the area under a receiver operating characteristic (ROC) curve. Radiology </w:t>
      </w:r>
      <w:r w:rsidRPr="00076A0C">
        <w:rPr>
          <w:b/>
          <w:bCs/>
          <w:lang w:val="en-GB"/>
        </w:rPr>
        <w:t>143</w:t>
      </w:r>
      <w:r w:rsidRPr="00076A0C">
        <w:rPr>
          <w:lang w:val="en-GB"/>
        </w:rPr>
        <w:t>:29–36.</w:t>
      </w:r>
    </w:p>
    <w:p w14:paraId="063A2E05" w14:textId="77777777" w:rsidR="00076A0C" w:rsidRPr="00076A0C" w:rsidRDefault="00076A0C" w:rsidP="00076A0C">
      <w:pPr>
        <w:pStyle w:val="Bibliography"/>
        <w:rPr>
          <w:lang w:val="en-GB"/>
        </w:rPr>
      </w:pPr>
      <w:r w:rsidRPr="00076A0C">
        <w:rPr>
          <w:lang w:val="en-GB"/>
        </w:rPr>
        <w:t xml:space="preserve">Hart BS, Hamilton TS, Barrie JV. 1998. Sedimentation on the Fraser Delta slope and  prodelta, Canada, based on high resolution seismic stratigraphy, lithofacies and 137Cs fallout stratigraphy. Journal of Sedimentary Research </w:t>
      </w:r>
      <w:r w:rsidRPr="00076A0C">
        <w:rPr>
          <w:b/>
          <w:bCs/>
          <w:lang w:val="en-GB"/>
        </w:rPr>
        <w:t>68</w:t>
      </w:r>
      <w:r w:rsidRPr="00076A0C">
        <w:rPr>
          <w:lang w:val="en-GB"/>
        </w:rPr>
        <w:t>:556–568.</w:t>
      </w:r>
    </w:p>
    <w:p w14:paraId="010417C3" w14:textId="77777777" w:rsidR="00076A0C" w:rsidRPr="00076A0C" w:rsidRDefault="00076A0C" w:rsidP="00076A0C">
      <w:pPr>
        <w:pStyle w:val="Bibliography"/>
        <w:rPr>
          <w:lang w:val="en-GB"/>
        </w:rPr>
      </w:pPr>
      <w:r w:rsidRPr="00076A0C">
        <w:rPr>
          <w:lang w:val="en-GB"/>
        </w:rPr>
        <w:t xml:space="preserve">Hart HS, Barrie JV. 1995. Environmental geology of the Fraser Delta, Vancouver </w:t>
      </w:r>
      <w:r w:rsidRPr="00076A0C">
        <w:rPr>
          <w:b/>
          <w:bCs/>
          <w:lang w:val="en-GB"/>
        </w:rPr>
        <w:t>22</w:t>
      </w:r>
      <w:r w:rsidRPr="00076A0C">
        <w:rPr>
          <w:lang w:val="en-GB"/>
        </w:rPr>
        <w:t>:172–183.</w:t>
      </w:r>
    </w:p>
    <w:p w14:paraId="1510522F" w14:textId="77777777" w:rsidR="00076A0C" w:rsidRPr="00076A0C" w:rsidRDefault="00076A0C" w:rsidP="00076A0C">
      <w:pPr>
        <w:pStyle w:val="Bibliography"/>
        <w:rPr>
          <w:lang w:val="en-GB"/>
        </w:rPr>
      </w:pPr>
      <w:r w:rsidRPr="00076A0C">
        <w:rPr>
          <w:lang w:val="en-GB"/>
        </w:rPr>
        <w:t>Heimer D, Parsons J. 2013. A Request to List All non-Native Typhas (Typha angustifolia L, Typha x glauca, Typha domingensis Pers. and related hybrids) as B-Class Noxious Weeds for 2014.</w:t>
      </w:r>
    </w:p>
    <w:p w14:paraId="2E2D8D59" w14:textId="77777777" w:rsidR="00076A0C" w:rsidRPr="00076A0C" w:rsidRDefault="00076A0C" w:rsidP="00076A0C">
      <w:pPr>
        <w:pStyle w:val="Bibliography"/>
        <w:rPr>
          <w:lang w:val="en-GB"/>
        </w:rPr>
      </w:pPr>
      <w:r w:rsidRPr="00076A0C">
        <w:rPr>
          <w:lang w:val="en-GB"/>
        </w:rPr>
        <w:t xml:space="preserve">Hestir EL, Khanna S, Andrew ME, Santos MJ, Viers JH, Greenberg JA, Rajapakse SS, Ustin SL. 2008. Identification of invasive vegetation using hyperspectral remote sensing in the California Delta ecosystem. Remote Sensing of Environment </w:t>
      </w:r>
      <w:r w:rsidRPr="00076A0C">
        <w:rPr>
          <w:b/>
          <w:bCs/>
          <w:lang w:val="en-GB"/>
        </w:rPr>
        <w:t>112</w:t>
      </w:r>
      <w:r w:rsidRPr="00076A0C">
        <w:rPr>
          <w:lang w:val="en-GB"/>
        </w:rPr>
        <w:t>:4034–4047.</w:t>
      </w:r>
    </w:p>
    <w:p w14:paraId="24945E1F" w14:textId="77777777" w:rsidR="00076A0C" w:rsidRPr="00076A0C" w:rsidRDefault="00076A0C" w:rsidP="00076A0C">
      <w:pPr>
        <w:pStyle w:val="Bibliography"/>
        <w:rPr>
          <w:lang w:val="en-GB"/>
        </w:rPr>
      </w:pPr>
      <w:r w:rsidRPr="00076A0C">
        <w:rPr>
          <w:lang w:val="en-GB"/>
        </w:rPr>
        <w:t>Hijmans RJ, Leathwick J, Elith J. 2017. dismo: Species Distribution Modeling. Available from https://CRAN.R-project.org/package=dismo.</w:t>
      </w:r>
    </w:p>
    <w:p w14:paraId="6AEB91BB" w14:textId="77777777" w:rsidR="00076A0C" w:rsidRPr="00076A0C" w:rsidRDefault="00076A0C" w:rsidP="00076A0C">
      <w:pPr>
        <w:pStyle w:val="Bibliography"/>
        <w:rPr>
          <w:lang w:val="en-GB"/>
        </w:rPr>
      </w:pPr>
      <w:r w:rsidRPr="00076A0C">
        <w:rPr>
          <w:lang w:val="en-GB"/>
        </w:rPr>
        <w:t xml:space="preserve">Hobbs RJ, Higgs E, Harris JA. 2009. Novel ecosystems: implications for conservation and restoration. Trends in Ecology &amp; Evolution </w:t>
      </w:r>
      <w:r w:rsidRPr="00076A0C">
        <w:rPr>
          <w:b/>
          <w:bCs/>
          <w:lang w:val="en-GB"/>
        </w:rPr>
        <w:t>24</w:t>
      </w:r>
      <w:r w:rsidRPr="00076A0C">
        <w:rPr>
          <w:lang w:val="en-GB"/>
        </w:rPr>
        <w:t>:599–605.</w:t>
      </w:r>
    </w:p>
    <w:p w14:paraId="6A42998C" w14:textId="77777777" w:rsidR="00076A0C" w:rsidRPr="00076A0C" w:rsidRDefault="00076A0C" w:rsidP="00076A0C">
      <w:pPr>
        <w:pStyle w:val="Bibliography"/>
        <w:rPr>
          <w:lang w:val="en-GB"/>
        </w:rPr>
      </w:pPr>
      <w:r w:rsidRPr="00076A0C">
        <w:rPr>
          <w:lang w:val="en-GB"/>
        </w:rPr>
        <w:t xml:space="preserve">Holle BV, Simberloff D. 2005. Ecological resistance to biological invasion overwhelmed by propagule pressure. Ecology </w:t>
      </w:r>
      <w:r w:rsidRPr="00076A0C">
        <w:rPr>
          <w:b/>
          <w:bCs/>
          <w:lang w:val="en-GB"/>
        </w:rPr>
        <w:t>86</w:t>
      </w:r>
      <w:r w:rsidRPr="00076A0C">
        <w:rPr>
          <w:lang w:val="en-GB"/>
        </w:rPr>
        <w:t>:3212–3218.</w:t>
      </w:r>
    </w:p>
    <w:p w14:paraId="18097397" w14:textId="77777777" w:rsidR="00076A0C" w:rsidRPr="00076A0C" w:rsidRDefault="00076A0C" w:rsidP="00076A0C">
      <w:pPr>
        <w:pStyle w:val="Bibliography"/>
        <w:rPr>
          <w:lang w:val="en-GB"/>
        </w:rPr>
      </w:pPr>
      <w:r w:rsidRPr="00076A0C">
        <w:rPr>
          <w:lang w:val="en-GB"/>
        </w:rPr>
        <w:lastRenderedPageBreak/>
        <w:t xml:space="preserve">Hood WG. 2013. Applying and testing a predictive vegetation model to management of the invasive cattail, Typha angustifolia L., in an oligohaline tidal marsh reveals priority effects caused by non-stationarity. Wetlands Ecology and Management </w:t>
      </w:r>
      <w:r w:rsidRPr="00076A0C">
        <w:rPr>
          <w:b/>
          <w:bCs/>
          <w:lang w:val="en-GB"/>
        </w:rPr>
        <w:t>21</w:t>
      </w:r>
      <w:r w:rsidRPr="00076A0C">
        <w:rPr>
          <w:lang w:val="en-GB"/>
        </w:rPr>
        <w:t>:229–242.</w:t>
      </w:r>
    </w:p>
    <w:p w14:paraId="3DA438A1" w14:textId="77777777" w:rsidR="00076A0C" w:rsidRPr="00076A0C" w:rsidRDefault="00076A0C" w:rsidP="00076A0C">
      <w:pPr>
        <w:pStyle w:val="Bibliography"/>
        <w:rPr>
          <w:lang w:val="en-GB"/>
        </w:rPr>
      </w:pPr>
      <w:r w:rsidRPr="00076A0C">
        <w:rPr>
          <w:lang w:val="en-GB"/>
        </w:rPr>
        <w:t>Hoos LM, Packman GA. 1974. The Fraser River Estuary: status of environmental knowledge to 1974. Report of the Estuary Working Group, Department of the Environment, Regional Board Pacific Region. Environment Canada, Ottawa.</w:t>
      </w:r>
    </w:p>
    <w:p w14:paraId="601D4AFC" w14:textId="77777777" w:rsidR="00076A0C" w:rsidRPr="00076A0C" w:rsidRDefault="00076A0C" w:rsidP="00076A0C">
      <w:pPr>
        <w:pStyle w:val="Bibliography"/>
        <w:rPr>
          <w:lang w:val="en-GB"/>
        </w:rPr>
      </w:pPr>
      <w:r w:rsidRPr="00076A0C">
        <w:rPr>
          <w:lang w:val="en-GB"/>
        </w:rPr>
        <w:t xml:space="preserve">Hutchinson I. 1982. Vegetation–environment relations in a brackish marsh, Lulu Island, Richmond, B.C. Canadian Journal of Botany </w:t>
      </w:r>
      <w:r w:rsidRPr="00076A0C">
        <w:rPr>
          <w:b/>
          <w:bCs/>
          <w:lang w:val="en-GB"/>
        </w:rPr>
        <w:t>60</w:t>
      </w:r>
      <w:r w:rsidRPr="00076A0C">
        <w:rPr>
          <w:lang w:val="en-GB"/>
        </w:rPr>
        <w:t>:452–462.</w:t>
      </w:r>
    </w:p>
    <w:p w14:paraId="5ED27EDC" w14:textId="77777777" w:rsidR="00076A0C" w:rsidRPr="00076A0C" w:rsidRDefault="00076A0C" w:rsidP="00076A0C">
      <w:pPr>
        <w:pStyle w:val="Bibliography"/>
        <w:rPr>
          <w:lang w:val="en-GB"/>
        </w:rPr>
      </w:pPr>
      <w:r w:rsidRPr="00076A0C">
        <w:rPr>
          <w:lang w:val="en-GB"/>
        </w:rPr>
        <w:t>Hutchinson I. 1988. Salinity tolerance of plants of estuarine wetlands and associated uplands. Page 81. Washington State Shorelands and Coasstal Zone Management Program: Wetlands Section.</w:t>
      </w:r>
    </w:p>
    <w:p w14:paraId="4C59AB8B" w14:textId="77777777" w:rsidR="00076A0C" w:rsidRPr="00076A0C" w:rsidRDefault="00076A0C" w:rsidP="00076A0C">
      <w:pPr>
        <w:pStyle w:val="Bibliography"/>
        <w:rPr>
          <w:lang w:val="en-GB"/>
        </w:rPr>
      </w:pPr>
      <w:r w:rsidRPr="00076A0C">
        <w:rPr>
          <w:lang w:val="en-GB"/>
        </w:rPr>
        <w:t>Ip F, Lavoie S. 2019. PEOPLE 2019: BC Sub-Provincial Population Projections. BC STATS. Available from https://www2.gov.bc.ca/assets/gov/data/statistics/people-population-community/population/people_2019_population_projections-highlights.pdf.</w:t>
      </w:r>
    </w:p>
    <w:p w14:paraId="2716C35F" w14:textId="77777777" w:rsidR="00076A0C" w:rsidRPr="00076A0C" w:rsidRDefault="00076A0C" w:rsidP="00076A0C">
      <w:pPr>
        <w:pStyle w:val="Bibliography"/>
        <w:rPr>
          <w:lang w:val="en-GB"/>
        </w:rPr>
      </w:pPr>
      <w:r w:rsidRPr="00076A0C">
        <w:rPr>
          <w:lang w:val="en-GB"/>
        </w:rPr>
        <w:t xml:space="preserve">Isaac NJB, Pocock MJO. 2015. Bias and information in biological records: Bias and information in biological records. Biological Journal of the Linnean Society </w:t>
      </w:r>
      <w:r w:rsidRPr="00076A0C">
        <w:rPr>
          <w:b/>
          <w:bCs/>
          <w:lang w:val="en-GB"/>
        </w:rPr>
        <w:t>115</w:t>
      </w:r>
      <w:r w:rsidRPr="00076A0C">
        <w:rPr>
          <w:lang w:val="en-GB"/>
        </w:rPr>
        <w:t>:522–531.</w:t>
      </w:r>
    </w:p>
    <w:p w14:paraId="2F51DF1E" w14:textId="77777777" w:rsidR="00076A0C" w:rsidRPr="00076A0C" w:rsidRDefault="00076A0C" w:rsidP="00076A0C">
      <w:pPr>
        <w:pStyle w:val="Bibliography"/>
        <w:rPr>
          <w:lang w:val="en-GB"/>
        </w:rPr>
      </w:pPr>
      <w:r w:rsidRPr="00076A0C">
        <w:rPr>
          <w:lang w:val="en-GB"/>
        </w:rPr>
        <w:t xml:space="preserve">Jarchow ME, Cook BJ. 2009. Allelopathy as a mechanism for the invasion of Typha angustifolia. Plant Ecology </w:t>
      </w:r>
      <w:r w:rsidRPr="00076A0C">
        <w:rPr>
          <w:b/>
          <w:bCs/>
          <w:lang w:val="en-GB"/>
        </w:rPr>
        <w:t>204</w:t>
      </w:r>
      <w:r w:rsidRPr="00076A0C">
        <w:rPr>
          <w:lang w:val="en-GB"/>
        </w:rPr>
        <w:t>:113–124.</w:t>
      </w:r>
    </w:p>
    <w:p w14:paraId="72E93FF0" w14:textId="77777777" w:rsidR="00076A0C" w:rsidRPr="00076A0C" w:rsidRDefault="00076A0C" w:rsidP="00076A0C">
      <w:pPr>
        <w:pStyle w:val="Bibliography"/>
        <w:rPr>
          <w:lang w:val="en-GB"/>
        </w:rPr>
      </w:pPr>
      <w:r w:rsidRPr="00076A0C">
        <w:rPr>
          <w:lang w:val="en-GB"/>
        </w:rPr>
        <w:t xml:space="preserve">Karatzoglou A, Smola A, Hornik K, Zeileis A. 2004. kernlab -- An {S4} Package for Kernel Methods in R. Journal of Statistical Software </w:t>
      </w:r>
      <w:r w:rsidRPr="00076A0C">
        <w:rPr>
          <w:b/>
          <w:bCs/>
          <w:lang w:val="en-GB"/>
        </w:rPr>
        <w:t>11</w:t>
      </w:r>
      <w:r w:rsidRPr="00076A0C">
        <w:rPr>
          <w:lang w:val="en-GB"/>
        </w:rPr>
        <w:t>:1–20.</w:t>
      </w:r>
    </w:p>
    <w:p w14:paraId="7946C34F" w14:textId="77777777" w:rsidR="00076A0C" w:rsidRPr="00076A0C" w:rsidRDefault="00076A0C" w:rsidP="00076A0C">
      <w:pPr>
        <w:pStyle w:val="Bibliography"/>
        <w:rPr>
          <w:lang w:val="en-GB"/>
        </w:rPr>
      </w:pPr>
      <w:r w:rsidRPr="00076A0C">
        <w:rPr>
          <w:lang w:val="en-GB"/>
        </w:rPr>
        <w:t>Kehoe LJ et al. 2020. Conservation in heavily urbanized biodiverse regions requires urgent management action and attention to governance. Conservation Science and Practice.</w:t>
      </w:r>
    </w:p>
    <w:p w14:paraId="2ABFA7E9" w14:textId="77777777" w:rsidR="00076A0C" w:rsidRPr="00076A0C" w:rsidRDefault="00076A0C" w:rsidP="00076A0C">
      <w:pPr>
        <w:pStyle w:val="Bibliography"/>
        <w:rPr>
          <w:lang w:val="en-GB"/>
        </w:rPr>
      </w:pPr>
      <w:r w:rsidRPr="00076A0C">
        <w:rPr>
          <w:lang w:val="en-GB"/>
        </w:rPr>
        <w:t xml:space="preserve">Kirk H, Connolly C, Freeland JR. 2011. Molecular genetic data reveal hybridization between Typha angustifolia and Typha latifolia across a broad spatial scale in eastern North America. Aquatic Botany </w:t>
      </w:r>
      <w:r w:rsidRPr="00076A0C">
        <w:rPr>
          <w:b/>
          <w:bCs/>
          <w:lang w:val="en-GB"/>
        </w:rPr>
        <w:t>95</w:t>
      </w:r>
      <w:r w:rsidRPr="00076A0C">
        <w:rPr>
          <w:lang w:val="en-GB"/>
        </w:rPr>
        <w:t>:189–193.</w:t>
      </w:r>
    </w:p>
    <w:p w14:paraId="15995304" w14:textId="77777777" w:rsidR="00076A0C" w:rsidRPr="00076A0C" w:rsidRDefault="00076A0C" w:rsidP="00076A0C">
      <w:pPr>
        <w:pStyle w:val="Bibliography"/>
        <w:rPr>
          <w:lang w:val="en-GB"/>
        </w:rPr>
      </w:pPr>
      <w:r w:rsidRPr="00076A0C">
        <w:rPr>
          <w:lang w:val="en-GB"/>
        </w:rPr>
        <w:t xml:space="preserve">Kirwan ML, Murray AB. 2008. Ecological and morphological response of brackish tidal marshland to the next century of sea level rise: Westham Island, British Columbia. Global and Planetary Change </w:t>
      </w:r>
      <w:r w:rsidRPr="00076A0C">
        <w:rPr>
          <w:b/>
          <w:bCs/>
          <w:lang w:val="en-GB"/>
        </w:rPr>
        <w:t>60</w:t>
      </w:r>
      <w:r w:rsidRPr="00076A0C">
        <w:rPr>
          <w:lang w:val="en-GB"/>
        </w:rPr>
        <w:t>:471–486.</w:t>
      </w:r>
    </w:p>
    <w:p w14:paraId="36126ADD" w14:textId="77777777" w:rsidR="00076A0C" w:rsidRPr="00076A0C" w:rsidRDefault="00076A0C" w:rsidP="00076A0C">
      <w:pPr>
        <w:pStyle w:val="Bibliography"/>
        <w:rPr>
          <w:lang w:val="en-GB"/>
        </w:rPr>
      </w:pPr>
      <w:r w:rsidRPr="00076A0C">
        <w:rPr>
          <w:lang w:val="en-GB"/>
        </w:rPr>
        <w:t xml:space="preserve">Kostecke RM, Smith LM, Hands HM. 2004. Vegetation Response to Cattail Management at Cheyenne Bottoms, Kansas. J. Aquat. Plant Manage. </w:t>
      </w:r>
      <w:r w:rsidRPr="00076A0C">
        <w:rPr>
          <w:b/>
          <w:bCs/>
          <w:lang w:val="en-GB"/>
        </w:rPr>
        <w:t>42</w:t>
      </w:r>
      <w:r w:rsidRPr="00076A0C">
        <w:rPr>
          <w:lang w:val="en-GB"/>
        </w:rPr>
        <w:t>:39–45.</w:t>
      </w:r>
    </w:p>
    <w:p w14:paraId="7B9A72C7" w14:textId="77777777" w:rsidR="00076A0C" w:rsidRPr="00076A0C" w:rsidRDefault="00076A0C" w:rsidP="00076A0C">
      <w:pPr>
        <w:pStyle w:val="Bibliography"/>
        <w:rPr>
          <w:lang w:val="en-GB"/>
        </w:rPr>
      </w:pPr>
      <w:r w:rsidRPr="00076A0C">
        <w:rPr>
          <w:lang w:val="en-GB"/>
        </w:rPr>
        <w:t xml:space="preserve">Kostecke RM, Smith LM, Hands HM. 2005. Macroinvertebrate response to cattail management at Cheyenne Bottoms, Kansas, USA. Wetlands </w:t>
      </w:r>
      <w:r w:rsidRPr="00076A0C">
        <w:rPr>
          <w:b/>
          <w:bCs/>
          <w:lang w:val="en-GB"/>
        </w:rPr>
        <w:t>25</w:t>
      </w:r>
      <w:r w:rsidRPr="00076A0C">
        <w:rPr>
          <w:lang w:val="en-GB"/>
        </w:rPr>
        <w:t>:758–763.</w:t>
      </w:r>
    </w:p>
    <w:p w14:paraId="6F323BF8" w14:textId="77777777" w:rsidR="00076A0C" w:rsidRPr="00076A0C" w:rsidRDefault="00076A0C" w:rsidP="00076A0C">
      <w:pPr>
        <w:pStyle w:val="Bibliography"/>
        <w:rPr>
          <w:lang w:val="en-GB"/>
        </w:rPr>
      </w:pPr>
      <w:r w:rsidRPr="00076A0C">
        <w:rPr>
          <w:lang w:val="en-GB"/>
        </w:rPr>
        <w:t xml:space="preserve">Kramer AM, Annis G, Wittmann ME, Chadderton WL, Rutherford ES, Lodge DM, Mason L, Beletsky D, Riseng C, Drake JM. 2017. Suitability of Laurentian Great Lakes for invasive species based on global species distribution models and local habitat. Ecosphere </w:t>
      </w:r>
      <w:r w:rsidRPr="00076A0C">
        <w:rPr>
          <w:b/>
          <w:bCs/>
          <w:lang w:val="en-GB"/>
        </w:rPr>
        <w:t>8</w:t>
      </w:r>
      <w:r w:rsidRPr="00076A0C">
        <w:rPr>
          <w:lang w:val="en-GB"/>
        </w:rPr>
        <w:t>:e01883.</w:t>
      </w:r>
    </w:p>
    <w:p w14:paraId="753386B6" w14:textId="77777777" w:rsidR="00076A0C" w:rsidRPr="00076A0C" w:rsidRDefault="00076A0C" w:rsidP="00076A0C">
      <w:pPr>
        <w:pStyle w:val="Bibliography"/>
        <w:rPr>
          <w:lang w:val="en-GB"/>
        </w:rPr>
      </w:pPr>
      <w:r w:rsidRPr="00076A0C">
        <w:rPr>
          <w:lang w:val="en-GB"/>
        </w:rPr>
        <w:t xml:space="preserve">Kuehn MM, Minor JE, White BN. 1999. An examination of hybridization between the cattail species Typha latifolia and Typha angustifolia using random amplified polymorphic DNA and chloroplast DNA markers. Molecular Ecology </w:t>
      </w:r>
      <w:r w:rsidRPr="00076A0C">
        <w:rPr>
          <w:b/>
          <w:bCs/>
          <w:lang w:val="en-GB"/>
        </w:rPr>
        <w:t>8</w:t>
      </w:r>
      <w:r w:rsidRPr="00076A0C">
        <w:rPr>
          <w:lang w:val="en-GB"/>
        </w:rPr>
        <w:t>:1981–1990.</w:t>
      </w:r>
    </w:p>
    <w:p w14:paraId="54C3EA6E" w14:textId="77777777" w:rsidR="00076A0C" w:rsidRPr="00076A0C" w:rsidRDefault="00076A0C" w:rsidP="00076A0C">
      <w:pPr>
        <w:pStyle w:val="Bibliography"/>
        <w:rPr>
          <w:lang w:val="en-GB"/>
        </w:rPr>
      </w:pPr>
      <w:r w:rsidRPr="00076A0C">
        <w:rPr>
          <w:lang w:val="en-GB"/>
        </w:rPr>
        <w:t xml:space="preserve">Kuehn MM, White BN. 1999. Morphological analysis of genetically identified cattails </w:t>
      </w:r>
      <w:r w:rsidRPr="00076A0C">
        <w:rPr>
          <w:i/>
          <w:iCs/>
          <w:lang w:val="en-GB"/>
        </w:rPr>
        <w:t>Typha latifolia</w:t>
      </w:r>
      <w:r w:rsidRPr="00076A0C">
        <w:rPr>
          <w:lang w:val="en-GB"/>
        </w:rPr>
        <w:t xml:space="preserve"> , </w:t>
      </w:r>
      <w:r w:rsidRPr="00076A0C">
        <w:rPr>
          <w:i/>
          <w:iCs/>
          <w:lang w:val="en-GB"/>
        </w:rPr>
        <w:t>Typha angustifolia</w:t>
      </w:r>
      <w:r w:rsidRPr="00076A0C">
        <w:rPr>
          <w:lang w:val="en-GB"/>
        </w:rPr>
        <w:t xml:space="preserve"> , and </w:t>
      </w:r>
      <w:r w:rsidRPr="00076A0C">
        <w:rPr>
          <w:i/>
          <w:iCs/>
          <w:lang w:val="en-GB"/>
        </w:rPr>
        <w:t>Typha ×glauca</w:t>
      </w:r>
      <w:r w:rsidRPr="00076A0C">
        <w:rPr>
          <w:lang w:val="en-GB"/>
        </w:rPr>
        <w:t xml:space="preserve">. Canadian Journal of Botany </w:t>
      </w:r>
      <w:r w:rsidRPr="00076A0C">
        <w:rPr>
          <w:b/>
          <w:bCs/>
          <w:lang w:val="en-GB"/>
        </w:rPr>
        <w:t>77</w:t>
      </w:r>
      <w:r w:rsidRPr="00076A0C">
        <w:rPr>
          <w:lang w:val="en-GB"/>
        </w:rPr>
        <w:t>:906–912.</w:t>
      </w:r>
    </w:p>
    <w:p w14:paraId="7B05509B" w14:textId="77777777" w:rsidR="00076A0C" w:rsidRPr="00076A0C" w:rsidRDefault="00076A0C" w:rsidP="00076A0C">
      <w:pPr>
        <w:pStyle w:val="Bibliography"/>
        <w:rPr>
          <w:lang w:val="en-GB"/>
        </w:rPr>
      </w:pPr>
      <w:r w:rsidRPr="00076A0C">
        <w:rPr>
          <w:lang w:val="en-GB"/>
        </w:rPr>
        <w:t xml:space="preserve">Landis JR, Koch GG. 1977. The Measurement of Observer Agreement for Categorical Data. Biometrics </w:t>
      </w:r>
      <w:r w:rsidRPr="00076A0C">
        <w:rPr>
          <w:b/>
          <w:bCs/>
          <w:lang w:val="en-GB"/>
        </w:rPr>
        <w:t>33</w:t>
      </w:r>
      <w:r w:rsidRPr="00076A0C">
        <w:rPr>
          <w:lang w:val="en-GB"/>
        </w:rPr>
        <w:t>:159.</w:t>
      </w:r>
    </w:p>
    <w:p w14:paraId="15F23190" w14:textId="77777777" w:rsidR="00076A0C" w:rsidRPr="00076A0C" w:rsidRDefault="00076A0C" w:rsidP="00076A0C">
      <w:pPr>
        <w:pStyle w:val="Bibliography"/>
        <w:rPr>
          <w:lang w:val="en-GB"/>
        </w:rPr>
      </w:pPr>
      <w:r w:rsidRPr="00076A0C">
        <w:rPr>
          <w:lang w:val="en-GB"/>
        </w:rPr>
        <w:t xml:space="preserve">Larkin DJ, Freyman MJ, Lishawa SC, Geddes P, Tuchman NC. 2012a. Mechanisms of dominance by the invasive hybrid cattail Typha × glauca. Biological Invasions </w:t>
      </w:r>
      <w:r w:rsidRPr="00076A0C">
        <w:rPr>
          <w:b/>
          <w:bCs/>
          <w:lang w:val="en-GB"/>
        </w:rPr>
        <w:t>14</w:t>
      </w:r>
      <w:r w:rsidRPr="00076A0C">
        <w:rPr>
          <w:lang w:val="en-GB"/>
        </w:rPr>
        <w:t>:65–77.</w:t>
      </w:r>
    </w:p>
    <w:p w14:paraId="0764207B" w14:textId="77777777" w:rsidR="00076A0C" w:rsidRPr="00076A0C" w:rsidRDefault="00076A0C" w:rsidP="00076A0C">
      <w:pPr>
        <w:pStyle w:val="Bibliography"/>
        <w:rPr>
          <w:lang w:val="en-GB"/>
        </w:rPr>
      </w:pPr>
      <w:r w:rsidRPr="00076A0C">
        <w:rPr>
          <w:lang w:val="en-GB"/>
        </w:rPr>
        <w:t xml:space="preserve">Larkin DJ, Lishawa SC, Tuchman NC. 2012b. Appropriation of nitrogen by the invasive cattail Typha×glauca. Aquatic Botany </w:t>
      </w:r>
      <w:r w:rsidRPr="00076A0C">
        <w:rPr>
          <w:b/>
          <w:bCs/>
          <w:lang w:val="en-GB"/>
        </w:rPr>
        <w:t>100</w:t>
      </w:r>
      <w:r w:rsidRPr="00076A0C">
        <w:rPr>
          <w:lang w:val="en-GB"/>
        </w:rPr>
        <w:t>:62–66.</w:t>
      </w:r>
    </w:p>
    <w:p w14:paraId="273EC6E2" w14:textId="77777777" w:rsidR="00076A0C" w:rsidRPr="00076A0C" w:rsidRDefault="00076A0C" w:rsidP="00076A0C">
      <w:pPr>
        <w:pStyle w:val="Bibliography"/>
        <w:rPr>
          <w:lang w:val="en-GB"/>
        </w:rPr>
      </w:pPr>
      <w:r w:rsidRPr="00076A0C">
        <w:rPr>
          <w:lang w:val="en-GB"/>
        </w:rPr>
        <w:t xml:space="preserve">Lawrence BA, Bourke K, Lishawa SC, Tuchman NC. 2016a. Typha invasion associated with reduced aquatic macroinvertebrate abundance in northern Lake Huron coastal wetlands. Journal of Great Lakes Research </w:t>
      </w:r>
      <w:r w:rsidRPr="00076A0C">
        <w:rPr>
          <w:b/>
          <w:bCs/>
          <w:lang w:val="en-GB"/>
        </w:rPr>
        <w:t>42</w:t>
      </w:r>
      <w:r w:rsidRPr="00076A0C">
        <w:rPr>
          <w:lang w:val="en-GB"/>
        </w:rPr>
        <w:t>:1412–1419.</w:t>
      </w:r>
    </w:p>
    <w:p w14:paraId="2E60886C" w14:textId="77777777" w:rsidR="00076A0C" w:rsidRPr="00076A0C" w:rsidRDefault="00076A0C" w:rsidP="00076A0C">
      <w:pPr>
        <w:pStyle w:val="Bibliography"/>
        <w:rPr>
          <w:lang w:val="en-GB"/>
        </w:rPr>
      </w:pPr>
      <w:r w:rsidRPr="00076A0C">
        <w:rPr>
          <w:lang w:val="en-GB"/>
        </w:rPr>
        <w:t xml:space="preserve">Lawrence BA, Lishawa SC, Rodriguez Y, Tuchman NC. 2016b. Herbicide management of invasive cattail (Typha × glauca) increases porewater nutrient concentrations. Wetlands Ecology and Management </w:t>
      </w:r>
      <w:r w:rsidRPr="00076A0C">
        <w:rPr>
          <w:b/>
          <w:bCs/>
          <w:lang w:val="en-GB"/>
        </w:rPr>
        <w:t>24</w:t>
      </w:r>
      <w:r w:rsidRPr="00076A0C">
        <w:rPr>
          <w:lang w:val="en-GB"/>
        </w:rPr>
        <w:t>:457–467.</w:t>
      </w:r>
    </w:p>
    <w:p w14:paraId="485E532D" w14:textId="77777777" w:rsidR="00076A0C" w:rsidRPr="00076A0C" w:rsidRDefault="00076A0C" w:rsidP="00076A0C">
      <w:pPr>
        <w:pStyle w:val="Bibliography"/>
        <w:rPr>
          <w:lang w:val="en-GB"/>
        </w:rPr>
      </w:pPr>
      <w:r w:rsidRPr="00076A0C">
        <w:rPr>
          <w:lang w:val="en-GB"/>
        </w:rPr>
        <w:t xml:space="preserve">Lee JJ. 2021. The impacts of exotic </w:t>
      </w:r>
      <w:r w:rsidRPr="00076A0C">
        <w:rPr>
          <w:i/>
          <w:iCs/>
          <w:lang w:val="en-GB"/>
        </w:rPr>
        <w:t>Typha</w:t>
      </w:r>
      <w:r w:rsidRPr="00076A0C">
        <w:rPr>
          <w:lang w:val="en-GB"/>
        </w:rPr>
        <w:t xml:space="preserve"> on benthic invertebrate communities in the South Arm of the Fraser River Estuary. Pages 1–33. Master’s Project. Simon Fraser University &amp; British Columbia Institute of Technology, Burnaby.</w:t>
      </w:r>
    </w:p>
    <w:p w14:paraId="65A9CB2C" w14:textId="77777777" w:rsidR="00076A0C" w:rsidRPr="00076A0C" w:rsidRDefault="00076A0C" w:rsidP="00076A0C">
      <w:pPr>
        <w:pStyle w:val="Bibliography"/>
        <w:rPr>
          <w:lang w:val="en-GB"/>
        </w:rPr>
      </w:pPr>
      <w:r w:rsidRPr="00076A0C">
        <w:rPr>
          <w:lang w:val="en-GB"/>
        </w:rPr>
        <w:t xml:space="preserve">Liaw A, Wiener M. 2002. Classification and Regression by randomForest. R News </w:t>
      </w:r>
      <w:r w:rsidRPr="00076A0C">
        <w:rPr>
          <w:b/>
          <w:bCs/>
          <w:lang w:val="en-GB"/>
        </w:rPr>
        <w:t>2</w:t>
      </w:r>
      <w:r w:rsidRPr="00076A0C">
        <w:rPr>
          <w:lang w:val="en-GB"/>
        </w:rPr>
        <w:t>:18–22.</w:t>
      </w:r>
    </w:p>
    <w:p w14:paraId="3DE4516B" w14:textId="77777777" w:rsidR="00076A0C" w:rsidRPr="00076A0C" w:rsidRDefault="00076A0C" w:rsidP="00076A0C">
      <w:pPr>
        <w:pStyle w:val="Bibliography"/>
        <w:rPr>
          <w:lang w:val="en-GB"/>
        </w:rPr>
      </w:pPr>
      <w:r w:rsidRPr="00076A0C">
        <w:rPr>
          <w:lang w:val="en-GB"/>
        </w:rPr>
        <w:t>Lievesley M, Stewart D, Knight R, Mason B. 2016. Assessing habitat compensation and examining limitations to native plant establishment in the lower Fraser River Estuary. Pages 1–63. Available from https://www.cmnbc.ca/wp-content/uploads/2018/11/Assessing-Habitat-Compensation_2016Appendix-I-IV.pdf.</w:t>
      </w:r>
    </w:p>
    <w:p w14:paraId="7B144810" w14:textId="77777777" w:rsidR="00076A0C" w:rsidRPr="00076A0C" w:rsidRDefault="00076A0C" w:rsidP="00076A0C">
      <w:pPr>
        <w:pStyle w:val="Bibliography"/>
        <w:rPr>
          <w:lang w:val="en-GB"/>
        </w:rPr>
      </w:pPr>
      <w:r w:rsidRPr="00076A0C">
        <w:rPr>
          <w:lang w:val="en-GB"/>
        </w:rPr>
        <w:lastRenderedPageBreak/>
        <w:t xml:space="preserve">Lishawa SC, Carson BD, Brandt JS, Tallant JM, Reo NJ, Albert DA, Monks AM, Lautenbach JM, Clark E. 2017. Mechanical Harvesting Effectively Controls Young Typha spp. Invasion and Unmanned Aerial Vehicle Data Enhances Post-treatment Monitoring. Frontiers in Plant Science </w:t>
      </w:r>
      <w:r w:rsidRPr="00076A0C">
        <w:rPr>
          <w:b/>
          <w:bCs/>
          <w:lang w:val="en-GB"/>
        </w:rPr>
        <w:t>8</w:t>
      </w:r>
      <w:r w:rsidRPr="00076A0C">
        <w:rPr>
          <w:lang w:val="en-GB"/>
        </w:rPr>
        <w:t>:619.</w:t>
      </w:r>
    </w:p>
    <w:p w14:paraId="541D97FB" w14:textId="77777777" w:rsidR="00076A0C" w:rsidRPr="00076A0C" w:rsidRDefault="00076A0C" w:rsidP="00076A0C">
      <w:pPr>
        <w:pStyle w:val="Bibliography"/>
        <w:rPr>
          <w:lang w:val="en-GB"/>
        </w:rPr>
      </w:pPr>
      <w:r w:rsidRPr="00076A0C">
        <w:rPr>
          <w:lang w:val="en-GB"/>
        </w:rPr>
        <w:t xml:space="preserve">Lishawa SC, Dunton EM, Pearsall DR, Monks AM, Himmler KB, Carson BD, Loges B, Albert DA. 2020. Wetland Waterbird Food Resources Increased by Harvesting Invasive Cattails. The Journal of Wildlife Management </w:t>
      </w:r>
      <w:r w:rsidRPr="00076A0C">
        <w:rPr>
          <w:b/>
          <w:bCs/>
          <w:lang w:val="en-GB"/>
        </w:rPr>
        <w:t>84</w:t>
      </w:r>
      <w:r w:rsidRPr="00076A0C">
        <w:rPr>
          <w:lang w:val="en-GB"/>
        </w:rPr>
        <w:t>:1326–1337.</w:t>
      </w:r>
    </w:p>
    <w:p w14:paraId="0E5C4FEE" w14:textId="77777777" w:rsidR="00076A0C" w:rsidRPr="00076A0C" w:rsidRDefault="00076A0C" w:rsidP="00076A0C">
      <w:pPr>
        <w:pStyle w:val="Bibliography"/>
        <w:rPr>
          <w:lang w:val="en-GB"/>
        </w:rPr>
      </w:pPr>
      <w:r w:rsidRPr="00076A0C">
        <w:rPr>
          <w:lang w:val="en-GB"/>
        </w:rPr>
        <w:t xml:space="preserve">Lorenzen B, Brix H, Mendelssohn IA, McKee KL, Miao SL. 2001. Growth, biomass allocation and nutrient use efficiency in Cladium jamaicense and Typha domingensis as affected by phosphorus and oxygen availability. Aquatic Botany </w:t>
      </w:r>
      <w:r w:rsidRPr="00076A0C">
        <w:rPr>
          <w:b/>
          <w:bCs/>
          <w:lang w:val="en-GB"/>
        </w:rPr>
        <w:t>70</w:t>
      </w:r>
      <w:r w:rsidRPr="00076A0C">
        <w:rPr>
          <w:lang w:val="en-GB"/>
        </w:rPr>
        <w:t>:117–133.</w:t>
      </w:r>
    </w:p>
    <w:p w14:paraId="0673057A" w14:textId="77777777" w:rsidR="00076A0C" w:rsidRPr="00076A0C" w:rsidRDefault="00076A0C" w:rsidP="00076A0C">
      <w:pPr>
        <w:pStyle w:val="Bibliography"/>
        <w:rPr>
          <w:lang w:val="en-GB"/>
        </w:rPr>
      </w:pPr>
      <w:r w:rsidRPr="00076A0C">
        <w:rPr>
          <w:lang w:val="en-GB"/>
        </w:rPr>
        <w:t xml:space="preserve">Marijnissen R, Stefan A. 2017. Marsh recession and erosion study of the Fraser Delta, B.C., Canada from historic satellite imagery. Communications on Hydraulic and Geotechnical Engineering </w:t>
      </w:r>
      <w:r w:rsidRPr="00076A0C">
        <w:rPr>
          <w:b/>
          <w:bCs/>
          <w:lang w:val="en-GB"/>
        </w:rPr>
        <w:t>2017–1</w:t>
      </w:r>
      <w:r w:rsidRPr="00076A0C">
        <w:rPr>
          <w:lang w:val="en-GB"/>
        </w:rPr>
        <w:t>:59.</w:t>
      </w:r>
    </w:p>
    <w:p w14:paraId="05A5CCA6" w14:textId="77777777" w:rsidR="00076A0C" w:rsidRPr="00076A0C" w:rsidRDefault="00076A0C" w:rsidP="00076A0C">
      <w:pPr>
        <w:pStyle w:val="Bibliography"/>
        <w:rPr>
          <w:lang w:val="en-GB"/>
        </w:rPr>
      </w:pPr>
      <w:r w:rsidRPr="00076A0C">
        <w:rPr>
          <w:lang w:val="en-GB"/>
        </w:rPr>
        <w:t xml:space="preserve">Martin TG, Murphy H, Liedloff A, Thomas C, Chadès I, Cook G, Fensham R, McIvor J, van Klinken RD. 2015. Buffel grass and climate change: a framework for projecting invasive species distributions when data are scarce. Biological Invasions </w:t>
      </w:r>
      <w:r w:rsidRPr="00076A0C">
        <w:rPr>
          <w:b/>
          <w:bCs/>
          <w:lang w:val="en-GB"/>
        </w:rPr>
        <w:t>17</w:t>
      </w:r>
      <w:r w:rsidRPr="00076A0C">
        <w:rPr>
          <w:lang w:val="en-GB"/>
        </w:rPr>
        <w:t>:3197–3210.</w:t>
      </w:r>
    </w:p>
    <w:p w14:paraId="44A8C00A" w14:textId="77777777" w:rsidR="00076A0C" w:rsidRPr="00076A0C" w:rsidRDefault="00076A0C" w:rsidP="00076A0C">
      <w:pPr>
        <w:pStyle w:val="Bibliography"/>
        <w:rPr>
          <w:lang w:val="en-GB"/>
        </w:rPr>
      </w:pPr>
      <w:r w:rsidRPr="00076A0C">
        <w:rPr>
          <w:lang w:val="en-GB"/>
        </w:rPr>
        <w:t xml:space="preserve">McKenzie-Gopsill A, Kirk H, Drunen WV, Freeland JR, Dorken ME. 2012. No evidence for niche segregation in a North American Cattail ( </w:t>
      </w:r>
      <w:r w:rsidRPr="00076A0C">
        <w:rPr>
          <w:i/>
          <w:iCs/>
          <w:lang w:val="en-GB"/>
        </w:rPr>
        <w:t>Typha</w:t>
      </w:r>
      <w:r w:rsidRPr="00076A0C">
        <w:rPr>
          <w:lang w:val="en-GB"/>
        </w:rPr>
        <w:t xml:space="preserve"> ) species complex: Niche Segregation in Cattails. Ecology and Evolution </w:t>
      </w:r>
      <w:r w:rsidRPr="00076A0C">
        <w:rPr>
          <w:b/>
          <w:bCs/>
          <w:lang w:val="en-GB"/>
        </w:rPr>
        <w:t>2</w:t>
      </w:r>
      <w:r w:rsidRPr="00076A0C">
        <w:rPr>
          <w:lang w:val="en-GB"/>
        </w:rPr>
        <w:t>:952–961.</w:t>
      </w:r>
    </w:p>
    <w:p w14:paraId="18DC2144" w14:textId="77777777" w:rsidR="00076A0C" w:rsidRPr="00076A0C" w:rsidRDefault="00076A0C" w:rsidP="00076A0C">
      <w:pPr>
        <w:pStyle w:val="Bibliography"/>
        <w:rPr>
          <w:lang w:val="en-GB"/>
        </w:rPr>
      </w:pPr>
      <w:r w:rsidRPr="00076A0C">
        <w:rPr>
          <w:lang w:val="en-GB"/>
        </w:rPr>
        <w:t>McLaren KA. 1972. A Vegetation Study of the Islands and Associated Marshes in the South Arm of the Fraser River, B.C., From the Deas Island Tunnel to Westham Island Foreshore. Fish &amp; Wildlife Branch, B.C. Department of Recreation &amp; Conservation.</w:t>
      </w:r>
    </w:p>
    <w:p w14:paraId="4FF4FB2E" w14:textId="77777777" w:rsidR="00076A0C" w:rsidRPr="00076A0C" w:rsidRDefault="00076A0C" w:rsidP="00076A0C">
      <w:pPr>
        <w:pStyle w:val="Bibliography"/>
        <w:rPr>
          <w:lang w:val="en-GB"/>
        </w:rPr>
      </w:pPr>
      <w:r w:rsidRPr="00076A0C">
        <w:rPr>
          <w:lang w:val="en-GB"/>
        </w:rPr>
        <w:t xml:space="preserve">McMillan C. 1959. Salt Tolerance Within a Typha Population. American Journal of Botany </w:t>
      </w:r>
      <w:r w:rsidRPr="00076A0C">
        <w:rPr>
          <w:b/>
          <w:bCs/>
          <w:lang w:val="en-GB"/>
        </w:rPr>
        <w:t>46</w:t>
      </w:r>
      <w:r w:rsidRPr="00076A0C">
        <w:rPr>
          <w:lang w:val="en-GB"/>
        </w:rPr>
        <w:t>:521–526.</w:t>
      </w:r>
    </w:p>
    <w:p w14:paraId="0454E683" w14:textId="77777777" w:rsidR="00076A0C" w:rsidRPr="00076A0C" w:rsidRDefault="00076A0C" w:rsidP="00076A0C">
      <w:pPr>
        <w:pStyle w:val="Bibliography"/>
        <w:rPr>
          <w:lang w:val="en-GB"/>
        </w:rPr>
      </w:pPr>
      <w:r w:rsidRPr="00076A0C">
        <w:rPr>
          <w:lang w:val="en-GB"/>
        </w:rPr>
        <w:t xml:space="preserve">Meyer SW, Badzinski SS, Petrie SA, Ankney CD. 2010. Seasonal Abundance and Species Richness of Birds in Common Reed Habitats in Lake Erie. Journal of Wildlife Management </w:t>
      </w:r>
      <w:r w:rsidRPr="00076A0C">
        <w:rPr>
          <w:b/>
          <w:bCs/>
          <w:lang w:val="en-GB"/>
        </w:rPr>
        <w:t>74</w:t>
      </w:r>
      <w:r w:rsidRPr="00076A0C">
        <w:rPr>
          <w:lang w:val="en-GB"/>
        </w:rPr>
        <w:t>:1559–1567.</w:t>
      </w:r>
    </w:p>
    <w:p w14:paraId="481BD80D" w14:textId="77777777" w:rsidR="00076A0C" w:rsidRPr="00076A0C" w:rsidRDefault="00076A0C" w:rsidP="00076A0C">
      <w:pPr>
        <w:pStyle w:val="Bibliography"/>
        <w:rPr>
          <w:lang w:val="en-GB"/>
        </w:rPr>
      </w:pPr>
      <w:r w:rsidRPr="00076A0C">
        <w:rPr>
          <w:lang w:val="en-GB"/>
        </w:rPr>
        <w:t xml:space="preserve">Morais P, Reichard M. 2018. Cryptic invasions: A review. Science of The Total Environment </w:t>
      </w:r>
      <w:r w:rsidRPr="00076A0C">
        <w:rPr>
          <w:b/>
          <w:bCs/>
          <w:lang w:val="en-GB"/>
        </w:rPr>
        <w:t>613–614</w:t>
      </w:r>
      <w:r w:rsidRPr="00076A0C">
        <w:rPr>
          <w:lang w:val="en-GB"/>
        </w:rPr>
        <w:t>:1438–1448.</w:t>
      </w:r>
    </w:p>
    <w:p w14:paraId="6F3C47DB" w14:textId="77777777" w:rsidR="00076A0C" w:rsidRPr="00076A0C" w:rsidRDefault="00076A0C" w:rsidP="00076A0C">
      <w:pPr>
        <w:pStyle w:val="Bibliography"/>
        <w:rPr>
          <w:lang w:val="en-GB"/>
        </w:rPr>
      </w:pPr>
      <w:r w:rsidRPr="00076A0C">
        <w:rPr>
          <w:lang w:val="en-GB"/>
        </w:rPr>
        <w:t xml:space="preserve">Parker Williams A, Hunt ER. 2002. Estimation of leafy spurge cover from hyperspectral imagery using mixture tuned matched filtering. Remote Sensing of Environment </w:t>
      </w:r>
      <w:r w:rsidRPr="00076A0C">
        <w:rPr>
          <w:b/>
          <w:bCs/>
          <w:lang w:val="en-GB"/>
        </w:rPr>
        <w:t>82</w:t>
      </w:r>
      <w:r w:rsidRPr="00076A0C">
        <w:rPr>
          <w:lang w:val="en-GB"/>
        </w:rPr>
        <w:t>:446–456.</w:t>
      </w:r>
    </w:p>
    <w:p w14:paraId="769D944A" w14:textId="77777777" w:rsidR="00076A0C" w:rsidRPr="00076A0C" w:rsidRDefault="00076A0C" w:rsidP="00076A0C">
      <w:pPr>
        <w:pStyle w:val="Bibliography"/>
        <w:rPr>
          <w:lang w:val="en-GB"/>
        </w:rPr>
      </w:pPr>
      <w:r w:rsidRPr="00076A0C">
        <w:rPr>
          <w:lang w:val="en-GB"/>
        </w:rPr>
        <w:t xml:space="preserve">Phillips SJ, Dudik M, Elith J, Graham CH, Lehmann A, Leathwick J, Ferrier S. 2009. Sample Selection Bias and Presence-Only Distribution Models: Implications for Background and Pseudo-Absence Data. Ecological Applications </w:t>
      </w:r>
      <w:r w:rsidRPr="00076A0C">
        <w:rPr>
          <w:b/>
          <w:bCs/>
          <w:lang w:val="en-GB"/>
        </w:rPr>
        <w:t>19</w:t>
      </w:r>
      <w:r w:rsidRPr="00076A0C">
        <w:rPr>
          <w:lang w:val="en-GB"/>
        </w:rPr>
        <w:t>:181–197. [Wiley, Ecological Society of America].</w:t>
      </w:r>
    </w:p>
    <w:p w14:paraId="164EE547" w14:textId="77777777" w:rsidR="00076A0C" w:rsidRPr="00076A0C" w:rsidRDefault="00076A0C" w:rsidP="00076A0C">
      <w:pPr>
        <w:pStyle w:val="Bibliography"/>
        <w:rPr>
          <w:lang w:val="en-GB"/>
        </w:rPr>
      </w:pPr>
      <w:r w:rsidRPr="00076A0C">
        <w:rPr>
          <w:lang w:val="en-GB"/>
        </w:rPr>
        <w:t xml:space="preserve">Pieper S, Dorken M, Freeland J. 2020. Genetic structure in hybrids and progenitors provides insight into processes underlying an invasive cattail (Typha × glauca) hybrid zone. Heredity </w:t>
      </w:r>
      <w:r w:rsidRPr="00076A0C">
        <w:rPr>
          <w:b/>
          <w:bCs/>
          <w:lang w:val="en-GB"/>
        </w:rPr>
        <w:t>124</w:t>
      </w:r>
      <w:r w:rsidRPr="00076A0C">
        <w:rPr>
          <w:lang w:val="en-GB"/>
        </w:rPr>
        <w:t>:714–725.</w:t>
      </w:r>
    </w:p>
    <w:p w14:paraId="6BBE9B26" w14:textId="77777777" w:rsidR="00076A0C" w:rsidRPr="00076A0C" w:rsidRDefault="00076A0C" w:rsidP="00076A0C">
      <w:pPr>
        <w:pStyle w:val="Bibliography"/>
        <w:rPr>
          <w:lang w:val="en-GB"/>
        </w:rPr>
      </w:pPr>
      <w:r w:rsidRPr="00076A0C">
        <w:rPr>
          <w:lang w:val="en-GB"/>
        </w:rPr>
        <w:t xml:space="preserve">Pieper SJ, Freeland JR, Dorken ME. 2018. Coexistence of Typha latifolia, T. angustifolia (Typhaceae) and their invasive hybrid is not explained by niche partitioning across water depths. Aquatic Botany </w:t>
      </w:r>
      <w:r w:rsidRPr="00076A0C">
        <w:rPr>
          <w:b/>
          <w:bCs/>
          <w:lang w:val="en-GB"/>
        </w:rPr>
        <w:t>144</w:t>
      </w:r>
      <w:r w:rsidRPr="00076A0C">
        <w:rPr>
          <w:lang w:val="en-GB"/>
        </w:rPr>
        <w:t>:46–53.</w:t>
      </w:r>
    </w:p>
    <w:p w14:paraId="0A52F027" w14:textId="77777777" w:rsidR="00076A0C" w:rsidRPr="00076A0C" w:rsidRDefault="00076A0C" w:rsidP="00076A0C">
      <w:pPr>
        <w:pStyle w:val="Bibliography"/>
        <w:rPr>
          <w:lang w:val="en-GB"/>
        </w:rPr>
      </w:pPr>
      <w:r w:rsidRPr="00076A0C">
        <w:rPr>
          <w:lang w:val="en-GB"/>
        </w:rPr>
        <w:t xml:space="preserve">Pieper SJ, Nicholls AA, Freeland JR, Dorken ME. 2017. Asymmetric Hybridization in Cattails (Typha spp.) and Its Implications for the Evolutionary Maintenance of Native Typha latifolia. Journal of Heredity </w:t>
      </w:r>
      <w:r w:rsidRPr="00076A0C">
        <w:rPr>
          <w:b/>
          <w:bCs/>
          <w:lang w:val="en-GB"/>
        </w:rPr>
        <w:t>108</w:t>
      </w:r>
      <w:r w:rsidRPr="00076A0C">
        <w:rPr>
          <w:lang w:val="en-GB"/>
        </w:rPr>
        <w:t>:479–487.</w:t>
      </w:r>
    </w:p>
    <w:p w14:paraId="2AD3B8A6" w14:textId="77777777" w:rsidR="00076A0C" w:rsidRPr="00076A0C" w:rsidRDefault="00076A0C" w:rsidP="00076A0C">
      <w:pPr>
        <w:pStyle w:val="Bibliography"/>
        <w:rPr>
          <w:lang w:val="en-GB"/>
        </w:rPr>
      </w:pPr>
      <w:r w:rsidRPr="00076A0C">
        <w:rPr>
          <w:lang w:val="en-GB"/>
        </w:rPr>
        <w:t>Rejmánek M, Pitcairn MJ. 2002. When is eradication of exotic pest plants a realistic goal? Pages 249–252 in Veitch CR, Clout MN, editors. Turning the tide: the eradication of invasive species.</w:t>
      </w:r>
    </w:p>
    <w:p w14:paraId="175F7FCA" w14:textId="77777777" w:rsidR="00076A0C" w:rsidRPr="00076A0C" w:rsidRDefault="00076A0C" w:rsidP="00076A0C">
      <w:pPr>
        <w:pStyle w:val="Bibliography"/>
        <w:rPr>
          <w:lang w:val="en-GB"/>
        </w:rPr>
      </w:pPr>
      <w:r w:rsidRPr="00076A0C">
        <w:rPr>
          <w:lang w:val="en-GB"/>
        </w:rPr>
        <w:t xml:space="preserve">Sanderson EW, Ustin SL, Foin TC. 2000. The Influence of Tidal Channels on the Distribution of Salt Marsh Plant Species in Petaluma Marsh, CA, USA. Plant Ecology </w:t>
      </w:r>
      <w:r w:rsidRPr="00076A0C">
        <w:rPr>
          <w:b/>
          <w:bCs/>
          <w:lang w:val="en-GB"/>
        </w:rPr>
        <w:t>146</w:t>
      </w:r>
      <w:r w:rsidRPr="00076A0C">
        <w:rPr>
          <w:lang w:val="en-GB"/>
        </w:rPr>
        <w:t>:29–41. Springer.</w:t>
      </w:r>
    </w:p>
    <w:p w14:paraId="45B626CC" w14:textId="77777777" w:rsidR="00076A0C" w:rsidRPr="00076A0C" w:rsidRDefault="00076A0C" w:rsidP="00076A0C">
      <w:pPr>
        <w:pStyle w:val="Bibliography"/>
        <w:rPr>
          <w:lang w:val="en-GB"/>
        </w:rPr>
      </w:pPr>
      <w:r w:rsidRPr="00076A0C">
        <w:rPr>
          <w:lang w:val="en-GB"/>
        </w:rPr>
        <w:t xml:space="preserve">Shih JG, Finkelstein SA. 2008. Range dynamics and invasive tendencies in Typha latifolia and Typha angustifolia in eastern North America derived from herbarium and pollen records. Wetlands </w:t>
      </w:r>
      <w:r w:rsidRPr="00076A0C">
        <w:rPr>
          <w:b/>
          <w:bCs/>
          <w:lang w:val="en-GB"/>
        </w:rPr>
        <w:t>28</w:t>
      </w:r>
      <w:r w:rsidRPr="00076A0C">
        <w:rPr>
          <w:lang w:val="en-GB"/>
        </w:rPr>
        <w:t>:1–16.</w:t>
      </w:r>
    </w:p>
    <w:p w14:paraId="77FB45B6" w14:textId="77777777" w:rsidR="00076A0C" w:rsidRPr="00076A0C" w:rsidRDefault="00076A0C" w:rsidP="00076A0C">
      <w:pPr>
        <w:pStyle w:val="Bibliography"/>
        <w:rPr>
          <w:lang w:val="en-GB"/>
        </w:rPr>
      </w:pPr>
      <w:r w:rsidRPr="00076A0C">
        <w:rPr>
          <w:lang w:val="en-GB"/>
        </w:rPr>
        <w:t xml:space="preserve">Simberloff D et al. 2013. Impacts of biological invasions: what’s what and the way forward. Trends in Ecology &amp; Evolution </w:t>
      </w:r>
      <w:r w:rsidRPr="00076A0C">
        <w:rPr>
          <w:b/>
          <w:bCs/>
          <w:lang w:val="en-GB"/>
        </w:rPr>
        <w:t>28</w:t>
      </w:r>
      <w:r w:rsidRPr="00076A0C">
        <w:rPr>
          <w:lang w:val="en-GB"/>
        </w:rPr>
        <w:t>:58–66.</w:t>
      </w:r>
    </w:p>
    <w:p w14:paraId="7DAE3CA4" w14:textId="77777777" w:rsidR="00076A0C" w:rsidRPr="00076A0C" w:rsidRDefault="00076A0C" w:rsidP="00076A0C">
      <w:pPr>
        <w:pStyle w:val="Bibliography"/>
        <w:rPr>
          <w:lang w:val="en-GB"/>
        </w:rPr>
      </w:pPr>
      <w:r w:rsidRPr="00076A0C">
        <w:rPr>
          <w:lang w:val="en-GB"/>
        </w:rPr>
        <w:t xml:space="preserve">Smith C, van Klinken RD, Seabrook L, McAlpine C. 2012. Estimating the influence of land management change on weed invasion potential using expert knowledge: Estimating weed invasion potential using experts. Diversity and Distributions </w:t>
      </w:r>
      <w:r w:rsidRPr="00076A0C">
        <w:rPr>
          <w:b/>
          <w:bCs/>
          <w:lang w:val="en-GB"/>
        </w:rPr>
        <w:t>18</w:t>
      </w:r>
      <w:r w:rsidRPr="00076A0C">
        <w:rPr>
          <w:lang w:val="en-GB"/>
        </w:rPr>
        <w:t>:818–831.</w:t>
      </w:r>
    </w:p>
    <w:p w14:paraId="20596494" w14:textId="77777777" w:rsidR="00076A0C" w:rsidRPr="00076A0C" w:rsidRDefault="00076A0C" w:rsidP="00076A0C">
      <w:pPr>
        <w:pStyle w:val="Bibliography"/>
        <w:rPr>
          <w:lang w:val="en-GB"/>
        </w:rPr>
      </w:pPr>
      <w:r w:rsidRPr="00076A0C">
        <w:rPr>
          <w:lang w:val="en-GB"/>
        </w:rPr>
        <w:t xml:space="preserve">Smith HA, Johnson WS, Shonkwiler JS, Swanson SR. 1999. The implications of variable or constant expansion rates in invasive weed infestations. Weed Science </w:t>
      </w:r>
      <w:r w:rsidRPr="00076A0C">
        <w:rPr>
          <w:b/>
          <w:bCs/>
          <w:lang w:val="en-GB"/>
        </w:rPr>
        <w:t>47</w:t>
      </w:r>
      <w:r w:rsidRPr="00076A0C">
        <w:rPr>
          <w:lang w:val="en-GB"/>
        </w:rPr>
        <w:t>:62–66.</w:t>
      </w:r>
    </w:p>
    <w:p w14:paraId="20744521" w14:textId="77777777" w:rsidR="00076A0C" w:rsidRPr="00076A0C" w:rsidRDefault="00076A0C" w:rsidP="00076A0C">
      <w:pPr>
        <w:pStyle w:val="Bibliography"/>
        <w:rPr>
          <w:lang w:val="en-GB"/>
        </w:rPr>
      </w:pPr>
      <w:r w:rsidRPr="00076A0C">
        <w:rPr>
          <w:lang w:val="en-GB"/>
        </w:rPr>
        <w:t xml:space="preserve">Smith SG. 1967. Experimental and Natural Hybrids in North American Typha (Typhaceae). American Midland Naturalist </w:t>
      </w:r>
      <w:r w:rsidRPr="00076A0C">
        <w:rPr>
          <w:b/>
          <w:bCs/>
          <w:lang w:val="en-GB"/>
        </w:rPr>
        <w:t>78</w:t>
      </w:r>
      <w:r w:rsidRPr="00076A0C">
        <w:rPr>
          <w:lang w:val="en-GB"/>
        </w:rPr>
        <w:t>:257.</w:t>
      </w:r>
    </w:p>
    <w:p w14:paraId="278CC1C8" w14:textId="77777777" w:rsidR="00076A0C" w:rsidRPr="00076A0C" w:rsidRDefault="00076A0C" w:rsidP="00076A0C">
      <w:pPr>
        <w:pStyle w:val="Bibliography"/>
        <w:rPr>
          <w:lang w:val="en-GB"/>
        </w:rPr>
      </w:pPr>
      <w:r w:rsidRPr="00076A0C">
        <w:rPr>
          <w:lang w:val="en-GB"/>
        </w:rPr>
        <w:t xml:space="preserve">Smith SG. 1986. The cattails ( </w:t>
      </w:r>
      <w:r w:rsidRPr="00076A0C">
        <w:rPr>
          <w:i/>
          <w:iCs/>
          <w:lang w:val="en-GB"/>
        </w:rPr>
        <w:t xml:space="preserve">Typha </w:t>
      </w:r>
      <w:r w:rsidRPr="00076A0C">
        <w:rPr>
          <w:lang w:val="en-GB"/>
        </w:rPr>
        <w:t xml:space="preserve"> ): Interspecific Ecological Differences and Problems of Identification. Lake and Reservoir Management </w:t>
      </w:r>
      <w:r w:rsidRPr="00076A0C">
        <w:rPr>
          <w:b/>
          <w:bCs/>
          <w:lang w:val="en-GB"/>
        </w:rPr>
        <w:t>2</w:t>
      </w:r>
      <w:r w:rsidRPr="00076A0C">
        <w:rPr>
          <w:lang w:val="en-GB"/>
        </w:rPr>
        <w:t>:357–362.</w:t>
      </w:r>
    </w:p>
    <w:p w14:paraId="5DF2D15F" w14:textId="77777777" w:rsidR="00076A0C" w:rsidRPr="00076A0C" w:rsidRDefault="00076A0C" w:rsidP="00076A0C">
      <w:pPr>
        <w:pStyle w:val="Bibliography"/>
        <w:rPr>
          <w:lang w:val="en-GB"/>
        </w:rPr>
      </w:pPr>
      <w:r w:rsidRPr="00076A0C">
        <w:rPr>
          <w:lang w:val="en-GB"/>
        </w:rPr>
        <w:t>Smith SG. 2000. Typhaceae. In: Flora of North America Editorial Committee (eds.). Pages 278–285 Flora of North America North of Mexico. Oxford University Press, New York.</w:t>
      </w:r>
    </w:p>
    <w:p w14:paraId="475720CC" w14:textId="77777777" w:rsidR="00076A0C" w:rsidRPr="00076A0C" w:rsidRDefault="00076A0C" w:rsidP="00076A0C">
      <w:pPr>
        <w:pStyle w:val="Bibliography"/>
        <w:rPr>
          <w:lang w:val="en-GB"/>
        </w:rPr>
      </w:pPr>
      <w:r w:rsidRPr="00076A0C">
        <w:rPr>
          <w:lang w:val="en-GB"/>
        </w:rPr>
        <w:lastRenderedPageBreak/>
        <w:t xml:space="preserve">Snow AA, Travis SE, Wildová R, Fér T, Sweeney PM, Marburger JE, Windels S, Kubátová B, Goldberg DE, Mutegi E. 2010. Species-specific SSR alleles for studies of hybrid cattails ( </w:t>
      </w:r>
      <w:r w:rsidRPr="00076A0C">
        <w:rPr>
          <w:i/>
          <w:iCs/>
          <w:lang w:val="en-GB"/>
        </w:rPr>
        <w:t>Typha latifolia</w:t>
      </w:r>
      <w:r w:rsidRPr="00076A0C">
        <w:rPr>
          <w:lang w:val="en-GB"/>
        </w:rPr>
        <w:t xml:space="preserve"> × </w:t>
      </w:r>
      <w:r w:rsidRPr="00076A0C">
        <w:rPr>
          <w:i/>
          <w:iCs/>
          <w:lang w:val="en-GB"/>
        </w:rPr>
        <w:t>T. angustifolia</w:t>
      </w:r>
      <w:r w:rsidRPr="00076A0C">
        <w:rPr>
          <w:lang w:val="en-GB"/>
        </w:rPr>
        <w:t xml:space="preserve"> ; Typhaceae) in North America. American Journal of Botany </w:t>
      </w:r>
      <w:r w:rsidRPr="00076A0C">
        <w:rPr>
          <w:b/>
          <w:bCs/>
          <w:lang w:val="en-GB"/>
        </w:rPr>
        <w:t>97</w:t>
      </w:r>
      <w:r w:rsidRPr="00076A0C">
        <w:rPr>
          <w:lang w:val="en-GB"/>
        </w:rPr>
        <w:t>:2061–2067.</w:t>
      </w:r>
    </w:p>
    <w:p w14:paraId="7492128A" w14:textId="77777777" w:rsidR="00076A0C" w:rsidRPr="00076A0C" w:rsidRDefault="00076A0C" w:rsidP="00076A0C">
      <w:pPr>
        <w:pStyle w:val="Bibliography"/>
        <w:rPr>
          <w:lang w:val="en-GB"/>
        </w:rPr>
      </w:pPr>
      <w:r w:rsidRPr="00076A0C">
        <w:rPr>
          <w:lang w:val="en-GB"/>
        </w:rPr>
        <w:t xml:space="preserve">Snow AA, Vince SW. 1984. Plant Zonation in an Alaskan Salt Marsh: II. An Experimental Study of the Role of Edaphic Conditions. Journal of Ecology </w:t>
      </w:r>
      <w:r w:rsidRPr="00076A0C">
        <w:rPr>
          <w:b/>
          <w:bCs/>
          <w:lang w:val="en-GB"/>
        </w:rPr>
        <w:t>72</w:t>
      </w:r>
      <w:r w:rsidRPr="00076A0C">
        <w:rPr>
          <w:lang w:val="en-GB"/>
        </w:rPr>
        <w:t>:669–684. [Wiley, British Ecological Society].</w:t>
      </w:r>
    </w:p>
    <w:p w14:paraId="22DE2F92" w14:textId="77777777" w:rsidR="00076A0C" w:rsidRPr="00076A0C" w:rsidRDefault="00076A0C" w:rsidP="00076A0C">
      <w:pPr>
        <w:pStyle w:val="Bibliography"/>
        <w:rPr>
          <w:lang w:val="en-GB"/>
        </w:rPr>
      </w:pPr>
      <w:r w:rsidRPr="00076A0C">
        <w:rPr>
          <w:lang w:val="en-GB"/>
        </w:rPr>
        <w:t>Stewart D. 2021. Undetected but widespread: the cryptic invasion of non-native cattail (</w:t>
      </w:r>
      <w:r w:rsidRPr="00076A0C">
        <w:rPr>
          <w:i/>
          <w:iCs/>
          <w:lang w:val="en-GB"/>
        </w:rPr>
        <w:t>Typha</w:t>
      </w:r>
      <w:r w:rsidRPr="00076A0C">
        <w:rPr>
          <w:lang w:val="en-GB"/>
        </w:rPr>
        <w:t>) in the Fraser River Estuary. Master’s Thesis. University of British Columbia, Vancouver. Available from https://open.library.ubc.ca/soa/cIRcle/collections/ubctheses/24/items/1.0397016.</w:t>
      </w:r>
    </w:p>
    <w:p w14:paraId="40D3BC32" w14:textId="77777777" w:rsidR="00076A0C" w:rsidRPr="00076A0C" w:rsidRDefault="00076A0C" w:rsidP="00076A0C">
      <w:pPr>
        <w:pStyle w:val="Bibliography"/>
        <w:rPr>
          <w:lang w:val="en-GB"/>
        </w:rPr>
      </w:pPr>
      <w:r w:rsidRPr="00076A0C">
        <w:rPr>
          <w:lang w:val="en-GB"/>
        </w:rPr>
        <w:t>Stewart D, Hennigar D, Ingham R, Balke E. 2022. Factors influencing the persistence of created tidal marshes in the Fraser River Estuary. Page 63. Ducks Unlimited Canada, Surrey.</w:t>
      </w:r>
    </w:p>
    <w:p w14:paraId="15E7A0EF" w14:textId="77777777" w:rsidR="00076A0C" w:rsidRPr="00076A0C" w:rsidRDefault="00076A0C" w:rsidP="00076A0C">
      <w:pPr>
        <w:pStyle w:val="Bibliography"/>
        <w:rPr>
          <w:lang w:val="en-GB"/>
        </w:rPr>
      </w:pPr>
      <w:r w:rsidRPr="00076A0C">
        <w:rPr>
          <w:lang w:val="en-GB"/>
        </w:rPr>
        <w:t xml:space="preserve">Sullivan L, Wildova R, Goldberg D, Vogel C. 2010. Growth of three cattail (Typha) taxa in response to elevated CO2. Plant Ecology </w:t>
      </w:r>
      <w:r w:rsidRPr="00076A0C">
        <w:rPr>
          <w:b/>
          <w:bCs/>
          <w:lang w:val="en-GB"/>
        </w:rPr>
        <w:t>207</w:t>
      </w:r>
      <w:r w:rsidRPr="00076A0C">
        <w:rPr>
          <w:lang w:val="en-GB"/>
        </w:rPr>
        <w:t>:121–129.</w:t>
      </w:r>
    </w:p>
    <w:p w14:paraId="7215B156" w14:textId="77777777" w:rsidR="00076A0C" w:rsidRPr="00076A0C" w:rsidRDefault="00076A0C" w:rsidP="00076A0C">
      <w:pPr>
        <w:pStyle w:val="Bibliography"/>
        <w:rPr>
          <w:lang w:val="en-GB"/>
        </w:rPr>
      </w:pPr>
      <w:r w:rsidRPr="00076A0C">
        <w:rPr>
          <w:lang w:val="en-GB"/>
        </w:rPr>
        <w:t xml:space="preserve">Szabo J, Freeland JR, Dorken ME. 2018. The effects of leaf litter and competition from hybrid cattails ( Typha × glauca ) on the seed germination and seedling performance of its parental species. Aquatic Botany </w:t>
      </w:r>
      <w:r w:rsidRPr="00076A0C">
        <w:rPr>
          <w:b/>
          <w:bCs/>
          <w:lang w:val="en-GB"/>
        </w:rPr>
        <w:t>145</w:t>
      </w:r>
      <w:r w:rsidRPr="00076A0C">
        <w:rPr>
          <w:lang w:val="en-GB"/>
        </w:rPr>
        <w:t>:29–36.</w:t>
      </w:r>
    </w:p>
    <w:p w14:paraId="45411924" w14:textId="77777777" w:rsidR="00076A0C" w:rsidRPr="00076A0C" w:rsidRDefault="00076A0C" w:rsidP="00076A0C">
      <w:pPr>
        <w:pStyle w:val="Bibliography"/>
        <w:rPr>
          <w:lang w:val="en-GB"/>
        </w:rPr>
      </w:pPr>
      <w:r w:rsidRPr="00076A0C">
        <w:rPr>
          <w:lang w:val="en-GB"/>
        </w:rPr>
        <w:t xml:space="preserve">Tangen BA, Bansal S, Freeland JR, Travis SE, Wasko JD, McGonigle TP, Goldsborough LG, Gow K, Marburger JE, Meier JA. 2022. Distributions of native and invasive Typha (cattail) throughout the Prairie Pothole Region of North America. Wetlands Ecology and Management </w:t>
      </w:r>
      <w:r w:rsidRPr="00076A0C">
        <w:rPr>
          <w:b/>
          <w:bCs/>
          <w:lang w:val="en-GB"/>
        </w:rPr>
        <w:t>30</w:t>
      </w:r>
      <w:r w:rsidRPr="00076A0C">
        <w:rPr>
          <w:lang w:val="en-GB"/>
        </w:rPr>
        <w:t>:1–17.</w:t>
      </w:r>
    </w:p>
    <w:p w14:paraId="6D6E5F4E" w14:textId="77777777" w:rsidR="00076A0C" w:rsidRPr="00076A0C" w:rsidRDefault="00076A0C" w:rsidP="00076A0C">
      <w:pPr>
        <w:pStyle w:val="Bibliography"/>
        <w:rPr>
          <w:lang w:val="en-GB"/>
        </w:rPr>
      </w:pPr>
      <w:r w:rsidRPr="00076A0C">
        <w:rPr>
          <w:lang w:val="en-GB"/>
        </w:rPr>
        <w:t>Taylor E. 2004. Impacts of future climate change on the Fraser River delta and its urban estuary. Pages 99–110 in Groulx BJ, Mosher DC, Luternauer JL, Bilderback, DE, editors. Fraser River Delta, British Columbia: Issues of an Urban Estuary. Geological Survey of Canada. Available from https://geoscan.nrcan.gc.ca/starweb/geoscan/servlet.starweb?path=geoscan/fulle.web&amp;search1=R=215772.</w:t>
      </w:r>
    </w:p>
    <w:p w14:paraId="3E4B1C63" w14:textId="77777777" w:rsidR="00076A0C" w:rsidRPr="00076A0C" w:rsidRDefault="00076A0C" w:rsidP="00076A0C">
      <w:pPr>
        <w:pStyle w:val="Bibliography"/>
        <w:rPr>
          <w:lang w:val="en-GB"/>
        </w:rPr>
      </w:pPr>
      <w:r w:rsidRPr="00076A0C">
        <w:rPr>
          <w:lang w:val="en-GB"/>
        </w:rPr>
        <w:t xml:space="preserve">Tompkins TM, Taylor J. 1983. Hybridization in Typha in Genessee County, Michigan </w:t>
      </w:r>
      <w:r w:rsidRPr="00076A0C">
        <w:rPr>
          <w:b/>
          <w:bCs/>
          <w:lang w:val="en-GB"/>
        </w:rPr>
        <w:t>22</w:t>
      </w:r>
      <w:r w:rsidRPr="00076A0C">
        <w:rPr>
          <w:lang w:val="en-GB"/>
        </w:rPr>
        <w:t>:5.</w:t>
      </w:r>
    </w:p>
    <w:p w14:paraId="628CCEEA" w14:textId="77777777" w:rsidR="00076A0C" w:rsidRPr="00076A0C" w:rsidRDefault="00076A0C" w:rsidP="00076A0C">
      <w:pPr>
        <w:pStyle w:val="Bibliography"/>
        <w:rPr>
          <w:lang w:val="en-GB"/>
        </w:rPr>
      </w:pPr>
      <w:r w:rsidRPr="00076A0C">
        <w:rPr>
          <w:lang w:val="en-GB"/>
        </w:rPr>
        <w:t xml:space="preserve">Travis SE, Marburger JE, Windels S, Kubátová B. 2010. Hybridization dynamics of invasive cattail (Typhaceae) stands in the Western Great Lakes Region of North America: a molecular analysis. Journal of Ecology </w:t>
      </w:r>
      <w:r w:rsidRPr="00076A0C">
        <w:rPr>
          <w:b/>
          <w:bCs/>
          <w:lang w:val="en-GB"/>
        </w:rPr>
        <w:t>98</w:t>
      </w:r>
      <w:r w:rsidRPr="00076A0C">
        <w:rPr>
          <w:lang w:val="en-GB"/>
        </w:rPr>
        <w:t>:7–16.</w:t>
      </w:r>
    </w:p>
    <w:p w14:paraId="4EEAD5C0" w14:textId="77777777" w:rsidR="00076A0C" w:rsidRPr="00076A0C" w:rsidRDefault="00076A0C" w:rsidP="00076A0C">
      <w:pPr>
        <w:pStyle w:val="Bibliography"/>
        <w:rPr>
          <w:lang w:val="en-GB"/>
        </w:rPr>
      </w:pPr>
      <w:r w:rsidRPr="00076A0C">
        <w:rPr>
          <w:lang w:val="en-GB"/>
        </w:rPr>
        <w:t xml:space="preserve">Travis SE, Marburger JE, Windels SK, Kubátová B. 2011. Clonal Structure of Invasive Cattail (Typhaceae) Stands in the Upper Midwest Region of the US. Wetlands </w:t>
      </w:r>
      <w:r w:rsidRPr="00076A0C">
        <w:rPr>
          <w:b/>
          <w:bCs/>
          <w:lang w:val="en-GB"/>
        </w:rPr>
        <w:t>31</w:t>
      </w:r>
      <w:r w:rsidRPr="00076A0C">
        <w:rPr>
          <w:lang w:val="en-GB"/>
        </w:rPr>
        <w:t>:221–228.</w:t>
      </w:r>
    </w:p>
    <w:p w14:paraId="2217126D" w14:textId="77777777" w:rsidR="00076A0C" w:rsidRPr="00076A0C" w:rsidRDefault="00076A0C" w:rsidP="00076A0C">
      <w:pPr>
        <w:pStyle w:val="Bibliography"/>
        <w:rPr>
          <w:lang w:val="en-GB"/>
        </w:rPr>
      </w:pPr>
      <w:r w:rsidRPr="00076A0C">
        <w:rPr>
          <w:lang w:val="en-GB"/>
        </w:rPr>
        <w:t xml:space="preserve">Tuchman NC, Larkin DJ, Geddes P, Wildova R, Jankowski K, Goldberg DE. 2009. Patterns of environmental change associated withTypha xglauca invasion in a Great Lakes coastal wetland. Wetlands </w:t>
      </w:r>
      <w:r w:rsidRPr="00076A0C">
        <w:rPr>
          <w:b/>
          <w:bCs/>
          <w:lang w:val="en-GB"/>
        </w:rPr>
        <w:t>29</w:t>
      </w:r>
      <w:r w:rsidRPr="00076A0C">
        <w:rPr>
          <w:lang w:val="en-GB"/>
        </w:rPr>
        <w:t>:964–975.</w:t>
      </w:r>
    </w:p>
    <w:p w14:paraId="6A2A93BF" w14:textId="77777777" w:rsidR="00076A0C" w:rsidRPr="00076A0C" w:rsidRDefault="00076A0C" w:rsidP="00076A0C">
      <w:pPr>
        <w:pStyle w:val="Bibliography"/>
        <w:rPr>
          <w:lang w:val="en-GB"/>
        </w:rPr>
      </w:pPr>
      <w:r w:rsidRPr="00076A0C">
        <w:rPr>
          <w:lang w:val="en-GB"/>
        </w:rPr>
        <w:t xml:space="preserve">Waters I, Shay JM. 1990. A field study of the morphometric response of </w:t>
      </w:r>
      <w:r w:rsidRPr="00076A0C">
        <w:rPr>
          <w:i/>
          <w:iCs/>
          <w:lang w:val="en-GB"/>
        </w:rPr>
        <w:t>Typha glauca</w:t>
      </w:r>
      <w:r w:rsidRPr="00076A0C">
        <w:rPr>
          <w:lang w:val="en-GB"/>
        </w:rPr>
        <w:t xml:space="preserve"> shoots to a water depth gradient. Canadian Journal of Botany </w:t>
      </w:r>
      <w:r w:rsidRPr="00076A0C">
        <w:rPr>
          <w:b/>
          <w:bCs/>
          <w:lang w:val="en-GB"/>
        </w:rPr>
        <w:t>68</w:t>
      </w:r>
      <w:r w:rsidRPr="00076A0C">
        <w:rPr>
          <w:lang w:val="en-GB"/>
        </w:rPr>
        <w:t>:2339–2343.</w:t>
      </w:r>
    </w:p>
    <w:p w14:paraId="7E72F068" w14:textId="77777777" w:rsidR="00076A0C" w:rsidRPr="00076A0C" w:rsidRDefault="00076A0C" w:rsidP="00076A0C">
      <w:pPr>
        <w:pStyle w:val="Bibliography"/>
        <w:rPr>
          <w:lang w:val="en-GB"/>
        </w:rPr>
      </w:pPr>
      <w:r w:rsidRPr="00076A0C">
        <w:rPr>
          <w:lang w:val="en-GB"/>
        </w:rPr>
        <w:t xml:space="preserve">Wilcox DA, Buckler K, Czayka A. 2018. Controlling Cattail Invasion in Sedge / Grass Meadows. Wetlands </w:t>
      </w:r>
      <w:r w:rsidRPr="00076A0C">
        <w:rPr>
          <w:b/>
          <w:bCs/>
          <w:lang w:val="en-GB"/>
        </w:rPr>
        <w:t>38</w:t>
      </w:r>
      <w:r w:rsidRPr="00076A0C">
        <w:rPr>
          <w:lang w:val="en-GB"/>
        </w:rPr>
        <w:t>:337–347.</w:t>
      </w:r>
    </w:p>
    <w:p w14:paraId="1A7DC6CF" w14:textId="77777777" w:rsidR="00076A0C" w:rsidRPr="00076A0C" w:rsidRDefault="00076A0C" w:rsidP="00076A0C">
      <w:pPr>
        <w:pStyle w:val="Bibliography"/>
        <w:rPr>
          <w:lang w:val="en-GB"/>
        </w:rPr>
      </w:pPr>
      <w:r w:rsidRPr="00076A0C">
        <w:rPr>
          <w:lang w:val="en-GB"/>
        </w:rPr>
        <w:t xml:space="preserve">Wilcox DA, Kowalski KP, Hoare HL, Carlson ML, Morgan HN. 2008. Cattail Invasion of Sedge/Grass Meadows in Lake Ontario: Photointerpretation Analysis of Sixteen Wetlands over Five Decades. Journal of Great Lakes Research </w:t>
      </w:r>
      <w:r w:rsidRPr="00076A0C">
        <w:rPr>
          <w:b/>
          <w:bCs/>
          <w:lang w:val="en-GB"/>
        </w:rPr>
        <w:t>34</w:t>
      </w:r>
      <w:r w:rsidRPr="00076A0C">
        <w:rPr>
          <w:lang w:val="en-GB"/>
        </w:rPr>
        <w:t>:301–323.</w:t>
      </w:r>
    </w:p>
    <w:p w14:paraId="6640C4F2" w14:textId="77777777" w:rsidR="00076A0C" w:rsidRPr="00076A0C" w:rsidRDefault="00076A0C" w:rsidP="00076A0C">
      <w:pPr>
        <w:pStyle w:val="Bibliography"/>
        <w:rPr>
          <w:lang w:val="en-GB"/>
        </w:rPr>
      </w:pPr>
      <w:r w:rsidRPr="00076A0C">
        <w:rPr>
          <w:lang w:val="en-GB"/>
        </w:rPr>
        <w:t>Williams GL. 1998. Ecology of bulrush and cattail - literature review for wetland design and management. Page 15. Client Report for the Greater Vancouver Regional District Parks Department. G.L. Williams &amp; Associates Ltd., Burnaby.</w:t>
      </w:r>
    </w:p>
    <w:p w14:paraId="5DD05845" w14:textId="77777777" w:rsidR="00076A0C" w:rsidRPr="00076A0C" w:rsidRDefault="00076A0C" w:rsidP="00076A0C">
      <w:pPr>
        <w:pStyle w:val="Bibliography"/>
        <w:rPr>
          <w:lang w:val="en-GB"/>
        </w:rPr>
      </w:pPr>
      <w:r w:rsidRPr="00076A0C">
        <w:rPr>
          <w:lang w:val="en-GB"/>
        </w:rPr>
        <w:t xml:space="preserve">Woo I, Zedler JB. 2002. Can nutrients alone shift a sedge meadow towards dominance by the invasive Typha × glauca. Wetlands </w:t>
      </w:r>
      <w:r w:rsidRPr="00076A0C">
        <w:rPr>
          <w:b/>
          <w:bCs/>
          <w:lang w:val="en-GB"/>
        </w:rPr>
        <w:t>22</w:t>
      </w:r>
      <w:r w:rsidRPr="00076A0C">
        <w:rPr>
          <w:lang w:val="en-GB"/>
        </w:rPr>
        <w:t>:509–521.</w:t>
      </w:r>
    </w:p>
    <w:p w14:paraId="1CD73F89" w14:textId="77777777" w:rsidR="00076A0C" w:rsidRPr="00076A0C" w:rsidRDefault="00076A0C" w:rsidP="00076A0C">
      <w:pPr>
        <w:pStyle w:val="Bibliography"/>
        <w:rPr>
          <w:lang w:val="en-GB"/>
        </w:rPr>
      </w:pPr>
      <w:r w:rsidRPr="00076A0C">
        <w:rPr>
          <w:lang w:val="en-GB"/>
        </w:rPr>
        <w:t xml:space="preserve">Wu Y, Hannah C, Matte P, O’Flaherty-Sproul M, Mo R, Wang X, MacAulay P. 2022. Tidal propagation in the Lower Fraser River, British Columbia, Canada. Estuarine, Coastal and Shelf Science </w:t>
      </w:r>
      <w:r w:rsidRPr="00076A0C">
        <w:rPr>
          <w:b/>
          <w:bCs/>
          <w:lang w:val="en-GB"/>
        </w:rPr>
        <w:t>264</w:t>
      </w:r>
      <w:r w:rsidRPr="00076A0C">
        <w:rPr>
          <w:lang w:val="en-GB"/>
        </w:rPr>
        <w:t>:107695.</w:t>
      </w:r>
    </w:p>
    <w:p w14:paraId="08AD36E6" w14:textId="77777777" w:rsidR="00076A0C" w:rsidRPr="00076A0C" w:rsidRDefault="00076A0C" w:rsidP="00076A0C">
      <w:pPr>
        <w:pStyle w:val="Bibliography"/>
        <w:rPr>
          <w:lang w:val="en-GB"/>
        </w:rPr>
      </w:pPr>
      <w:r w:rsidRPr="00076A0C">
        <w:rPr>
          <w:lang w:val="en-GB"/>
        </w:rPr>
        <w:t xml:space="preserve">Yeo RR. 1964. Life History of Common Cattail. Weeds </w:t>
      </w:r>
      <w:r w:rsidRPr="00076A0C">
        <w:rPr>
          <w:b/>
          <w:bCs/>
          <w:lang w:val="en-GB"/>
        </w:rPr>
        <w:t>12</w:t>
      </w:r>
      <w:r w:rsidRPr="00076A0C">
        <w:rPr>
          <w:lang w:val="en-GB"/>
        </w:rPr>
        <w:t>:284–288.</w:t>
      </w:r>
    </w:p>
    <w:p w14:paraId="781FDE02" w14:textId="77777777" w:rsidR="00076A0C" w:rsidRPr="00076A0C" w:rsidRDefault="00076A0C" w:rsidP="00076A0C">
      <w:pPr>
        <w:pStyle w:val="Bibliography"/>
        <w:rPr>
          <w:lang w:val="en-GB"/>
        </w:rPr>
      </w:pPr>
      <w:r w:rsidRPr="00076A0C">
        <w:rPr>
          <w:lang w:val="en-GB"/>
        </w:rPr>
        <w:t xml:space="preserve">Zapfe L, Freeland JR. 2015. Heterosis in invasive F1 cattail hybrids (Typha × glauca). Aquatic Botany </w:t>
      </w:r>
      <w:r w:rsidRPr="00076A0C">
        <w:rPr>
          <w:b/>
          <w:bCs/>
          <w:lang w:val="en-GB"/>
        </w:rPr>
        <w:t>125</w:t>
      </w:r>
      <w:r w:rsidRPr="00076A0C">
        <w:rPr>
          <w:lang w:val="en-GB"/>
        </w:rPr>
        <w:t>:44–47.</w:t>
      </w:r>
    </w:p>
    <w:p w14:paraId="7994E55D" w14:textId="77777777" w:rsidR="00076A0C" w:rsidRPr="00076A0C" w:rsidRDefault="00076A0C" w:rsidP="00076A0C">
      <w:pPr>
        <w:pStyle w:val="Bibliography"/>
        <w:rPr>
          <w:lang w:val="en-GB"/>
        </w:rPr>
      </w:pPr>
      <w:r w:rsidRPr="00076A0C">
        <w:rPr>
          <w:lang w:val="en-GB"/>
        </w:rPr>
        <w:t xml:space="preserve">Zedler JB, Callaway JC, Desmond JS, Vivian-Smith G, Williams GD, Sullivan G, Brewster AE, Bradshaw BK. 1999. Californian Salt-Marsh Vegetation: An Improved Model of Spatial Pattern. Ecosystems </w:t>
      </w:r>
      <w:r w:rsidRPr="00076A0C">
        <w:rPr>
          <w:b/>
          <w:bCs/>
          <w:lang w:val="en-GB"/>
        </w:rPr>
        <w:t>2</w:t>
      </w:r>
      <w:r w:rsidRPr="00076A0C">
        <w:rPr>
          <w:lang w:val="en-GB"/>
        </w:rPr>
        <w:t>:19–35. Springer.</w:t>
      </w:r>
    </w:p>
    <w:p w14:paraId="60301DB0" w14:textId="77777777" w:rsidR="00076A0C" w:rsidRPr="00076A0C" w:rsidRDefault="00076A0C" w:rsidP="00076A0C">
      <w:pPr>
        <w:pStyle w:val="Bibliography"/>
        <w:rPr>
          <w:lang w:val="en-GB"/>
        </w:rPr>
      </w:pPr>
      <w:r w:rsidRPr="00076A0C">
        <w:rPr>
          <w:lang w:val="en-GB"/>
        </w:rPr>
        <w:t xml:space="preserve">Zedler JB, Kercher S. 2004. Causes and consequences of invasive plants in wetlands: opportunities, opportunists, and outcomes. Critical Reviews in Plant Sciences </w:t>
      </w:r>
      <w:r w:rsidRPr="00076A0C">
        <w:rPr>
          <w:b/>
          <w:bCs/>
          <w:lang w:val="en-GB"/>
        </w:rPr>
        <w:t>23</w:t>
      </w:r>
      <w:r w:rsidRPr="00076A0C">
        <w:rPr>
          <w:lang w:val="en-GB"/>
        </w:rPr>
        <w:t>:431–452.</w:t>
      </w:r>
    </w:p>
    <w:p w14:paraId="04DCFF4A" w14:textId="459C4507" w:rsidR="00AC2704" w:rsidRDefault="007E2489" w:rsidP="007C3CD7">
      <w:pPr>
        <w:pStyle w:val="Bibliography"/>
        <w:jc w:val="left"/>
        <w:rPr>
          <w:rFonts w:cs="Times New Roman"/>
          <w:noProof w:val="0"/>
          <w:lang w:val="en-CA"/>
        </w:rPr>
      </w:pPr>
      <w:r>
        <w:rPr>
          <w:rFonts w:cs="Times New Roman"/>
          <w:noProof w:val="0"/>
          <w:lang w:val="en-CA"/>
        </w:rPr>
        <w:fldChar w:fldCharType="end"/>
      </w:r>
    </w:p>
    <w:p w14:paraId="60A8A6B2" w14:textId="078CB7E5" w:rsidR="003A506A" w:rsidRDefault="003A506A" w:rsidP="003A506A">
      <w:pPr>
        <w:rPr>
          <w:lang w:val="en-CA"/>
        </w:rPr>
      </w:pPr>
    </w:p>
    <w:p w14:paraId="3C777208" w14:textId="52452957" w:rsidR="003A506A" w:rsidRDefault="003A506A" w:rsidP="003A506A">
      <w:pPr>
        <w:rPr>
          <w:lang w:val="en-CA"/>
        </w:rPr>
      </w:pPr>
    </w:p>
    <w:p w14:paraId="424FD3D5" w14:textId="049FF867" w:rsidR="003A506A" w:rsidRDefault="003A506A">
      <w:pPr>
        <w:spacing w:line="259" w:lineRule="auto"/>
        <w:jc w:val="left"/>
        <w:rPr>
          <w:lang w:val="en-CA"/>
        </w:rPr>
      </w:pPr>
      <w:r>
        <w:rPr>
          <w:lang w:val="en-CA"/>
        </w:rPr>
        <w:lastRenderedPageBreak/>
        <w:br w:type="page"/>
      </w:r>
    </w:p>
    <w:p w14:paraId="7AB65153" w14:textId="77777777" w:rsidR="00B23BFC" w:rsidRDefault="00B23BFC" w:rsidP="003A506A">
      <w:pPr>
        <w:pStyle w:val="Heading1"/>
        <w:numPr>
          <w:ilvl w:val="0"/>
          <w:numId w:val="0"/>
        </w:numPr>
        <w:ind w:left="284"/>
      </w:pPr>
    </w:p>
    <w:p w14:paraId="729A6160" w14:textId="77777777" w:rsidR="00B23BFC" w:rsidRDefault="00B23BFC" w:rsidP="003A506A">
      <w:pPr>
        <w:pStyle w:val="Heading1"/>
        <w:numPr>
          <w:ilvl w:val="0"/>
          <w:numId w:val="0"/>
        </w:numPr>
        <w:ind w:left="284"/>
      </w:pPr>
    </w:p>
    <w:p w14:paraId="232668E7" w14:textId="77777777" w:rsidR="00B23BFC" w:rsidRDefault="00B23BFC" w:rsidP="003A506A">
      <w:pPr>
        <w:pStyle w:val="Heading1"/>
        <w:numPr>
          <w:ilvl w:val="0"/>
          <w:numId w:val="0"/>
        </w:numPr>
        <w:ind w:left="284"/>
      </w:pPr>
    </w:p>
    <w:p w14:paraId="3050101F" w14:textId="77777777" w:rsidR="00B23BFC" w:rsidRDefault="00B23BFC" w:rsidP="003A506A">
      <w:pPr>
        <w:pStyle w:val="Heading1"/>
        <w:numPr>
          <w:ilvl w:val="0"/>
          <w:numId w:val="0"/>
        </w:numPr>
        <w:ind w:left="284"/>
      </w:pPr>
    </w:p>
    <w:p w14:paraId="60E2AD56" w14:textId="77777777" w:rsidR="00B23BFC" w:rsidRDefault="00B23BFC" w:rsidP="003A506A">
      <w:pPr>
        <w:pStyle w:val="Heading1"/>
        <w:numPr>
          <w:ilvl w:val="0"/>
          <w:numId w:val="0"/>
        </w:numPr>
        <w:ind w:left="284"/>
      </w:pPr>
    </w:p>
    <w:p w14:paraId="46ABADF2" w14:textId="77777777" w:rsidR="00B23BFC" w:rsidRDefault="00B23BFC" w:rsidP="003A506A">
      <w:pPr>
        <w:pStyle w:val="Heading1"/>
        <w:numPr>
          <w:ilvl w:val="0"/>
          <w:numId w:val="0"/>
        </w:numPr>
        <w:ind w:left="284"/>
      </w:pPr>
    </w:p>
    <w:p w14:paraId="65A523F6" w14:textId="77777777" w:rsidR="00B23BFC" w:rsidRDefault="00B23BFC" w:rsidP="003A506A">
      <w:pPr>
        <w:pStyle w:val="Heading1"/>
        <w:numPr>
          <w:ilvl w:val="0"/>
          <w:numId w:val="0"/>
        </w:numPr>
        <w:ind w:left="284"/>
      </w:pPr>
    </w:p>
    <w:p w14:paraId="53BB209E" w14:textId="77777777" w:rsidR="00B23BFC" w:rsidRDefault="00B23BFC" w:rsidP="003A506A">
      <w:pPr>
        <w:pStyle w:val="Heading1"/>
        <w:numPr>
          <w:ilvl w:val="0"/>
          <w:numId w:val="0"/>
        </w:numPr>
        <w:ind w:left="284"/>
      </w:pPr>
    </w:p>
    <w:p w14:paraId="28FF3FE5" w14:textId="77777777" w:rsidR="00B23BFC" w:rsidRDefault="00B23BFC" w:rsidP="003A506A">
      <w:pPr>
        <w:pStyle w:val="Heading1"/>
        <w:numPr>
          <w:ilvl w:val="0"/>
          <w:numId w:val="0"/>
        </w:numPr>
        <w:ind w:left="284"/>
      </w:pPr>
    </w:p>
    <w:p w14:paraId="080932BB" w14:textId="1A69C5E9" w:rsidR="003A506A" w:rsidRDefault="003A506A" w:rsidP="00B23BFC">
      <w:pPr>
        <w:pStyle w:val="Heading1"/>
        <w:numPr>
          <w:ilvl w:val="0"/>
          <w:numId w:val="0"/>
        </w:numPr>
        <w:ind w:left="284"/>
        <w:jc w:val="center"/>
      </w:pPr>
      <w:r>
        <w:t xml:space="preserve">Supplemental Materials </w:t>
      </w:r>
      <w:r w:rsidR="00B23BFC">
        <w:t>(Proposed)</w:t>
      </w:r>
    </w:p>
    <w:p w14:paraId="553EBB45" w14:textId="27BD1001" w:rsidR="00B23BFC" w:rsidRDefault="00B23BFC">
      <w:pPr>
        <w:spacing w:line="259" w:lineRule="auto"/>
        <w:jc w:val="left"/>
        <w:rPr>
          <w:lang w:val="en-CA"/>
        </w:rPr>
      </w:pPr>
      <w:r>
        <w:rPr>
          <w:lang w:val="en-CA"/>
        </w:rPr>
        <w:br w:type="page"/>
      </w:r>
    </w:p>
    <w:p w14:paraId="1B1BBAED" w14:textId="70574E46" w:rsidR="00B23BFC" w:rsidRPr="00B23BFC" w:rsidRDefault="00B23BFC" w:rsidP="00B23BFC">
      <w:pPr>
        <w:rPr>
          <w:lang w:val="en-CA"/>
        </w:rPr>
      </w:pPr>
      <w:r>
        <w:rPr>
          <w:lang w:val="en-CA"/>
        </w:rPr>
        <w:lastRenderedPageBreak/>
        <w:t xml:space="preserve">Morphological Key to Typha in the FRE (adapted from </w:t>
      </w:r>
      <w:ins w:id="974" w:author="Daniel Stewart" w:date="2022-03-16T10:14:00Z">
        <w:r w:rsidR="00593428" w:rsidRPr="00D06678">
          <w:rPr>
            <w:rFonts w:cs="Times New Roman"/>
            <w:iCs/>
            <w:noProof w:val="0"/>
            <w:color w:val="000000" w:themeColor="text1"/>
            <w:lang w:val="en-CA"/>
            <w:rPrChange w:id="975" w:author="Daniel Stewart" w:date="2022-03-16T12:23:00Z">
              <w:rPr>
                <w:rFonts w:cs="Times New Roman"/>
                <w:iCs/>
                <w:noProof w:val="0"/>
                <w:color w:val="FF0000"/>
                <w:lang w:val="en-CA"/>
              </w:rPr>
            </w:rPrChange>
          </w:rPr>
          <w:t xml:space="preserve">D. Stewart, G. </w:t>
        </w:r>
        <w:proofErr w:type="spellStart"/>
        <w:r w:rsidR="00593428" w:rsidRPr="00D06678">
          <w:rPr>
            <w:rFonts w:cs="Times New Roman"/>
            <w:iCs/>
            <w:noProof w:val="0"/>
            <w:color w:val="000000" w:themeColor="text1"/>
            <w:lang w:val="en-CA"/>
            <w:rPrChange w:id="976" w:author="Daniel Stewart" w:date="2022-03-16T12:23:00Z">
              <w:rPr>
                <w:rFonts w:cs="Times New Roman"/>
                <w:iCs/>
                <w:noProof w:val="0"/>
                <w:color w:val="FF0000"/>
                <w:lang w:val="en-CA"/>
              </w:rPr>
            </w:rPrChange>
          </w:rPr>
          <w:t>Buckholtz</w:t>
        </w:r>
      </w:ins>
      <w:proofErr w:type="spellEnd"/>
      <w:ins w:id="977" w:author="Daniel Stewart" w:date="2022-03-16T11:10:00Z">
        <w:r w:rsidR="00593428" w:rsidRPr="00D06678">
          <w:rPr>
            <w:rFonts w:cs="Times New Roman"/>
            <w:iCs/>
            <w:noProof w:val="0"/>
            <w:color w:val="000000" w:themeColor="text1"/>
            <w:lang w:val="en-CA"/>
            <w:rPrChange w:id="978" w:author="Daniel Stewart" w:date="2022-03-16T12:23:00Z">
              <w:rPr>
                <w:rFonts w:cs="Times New Roman"/>
                <w:iCs/>
                <w:noProof w:val="0"/>
                <w:color w:val="FF0000"/>
                <w:lang w:val="en-CA"/>
              </w:rPr>
            </w:rPrChange>
          </w:rPr>
          <w:t xml:space="preserve"> &amp;</w:t>
        </w:r>
      </w:ins>
      <w:ins w:id="979" w:author="Daniel Stewart" w:date="2022-03-16T10:14:00Z">
        <w:r w:rsidR="00593428" w:rsidRPr="00D06678">
          <w:rPr>
            <w:rFonts w:cs="Times New Roman"/>
            <w:iCs/>
            <w:noProof w:val="0"/>
            <w:color w:val="000000" w:themeColor="text1"/>
            <w:lang w:val="en-CA"/>
            <w:rPrChange w:id="980" w:author="Daniel Stewart" w:date="2022-03-16T12:23:00Z">
              <w:rPr>
                <w:rFonts w:cs="Times New Roman"/>
                <w:iCs/>
                <w:noProof w:val="0"/>
                <w:color w:val="FF0000"/>
                <w:lang w:val="en-CA"/>
              </w:rPr>
            </w:rPrChange>
          </w:rPr>
          <w:t xml:space="preserve"> Q. Cronk, unpublished data)</w:t>
        </w:r>
      </w:ins>
      <w:ins w:id="981" w:author="Daniel Stewart" w:date="2022-03-16T10:04:00Z">
        <w:r w:rsidR="00593428" w:rsidRPr="00D06678">
          <w:rPr>
            <w:rFonts w:cs="Times New Roman"/>
            <w:iCs/>
            <w:noProof w:val="0"/>
            <w:color w:val="000000" w:themeColor="text1"/>
            <w:lang w:val="en-CA"/>
            <w:rPrChange w:id="982" w:author="Daniel Stewart" w:date="2022-03-16T12:23:00Z">
              <w:rPr>
                <w:rFonts w:cs="Times New Roman"/>
                <w:iCs/>
                <w:noProof w:val="0"/>
                <w:lang w:val="en-CA"/>
              </w:rPr>
            </w:rPrChange>
          </w:rPr>
          <w:t>.</w:t>
        </w:r>
      </w:ins>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32"/>
        <w:gridCol w:w="1186"/>
        <w:gridCol w:w="2114"/>
        <w:gridCol w:w="1582"/>
      </w:tblGrid>
      <w:tr w:rsidR="00B23BFC" w:rsidRPr="00715626" w14:paraId="1A0F160F" w14:textId="77777777" w:rsidTr="00087753">
        <w:trPr>
          <w:trHeight w:val="147"/>
          <w:jc w:val="center"/>
        </w:trPr>
        <w:tc>
          <w:tcPr>
            <w:tcW w:w="2632" w:type="dxa"/>
            <w:tcBorders>
              <w:bottom w:val="single" w:sz="4" w:space="0" w:color="auto"/>
            </w:tcBorders>
          </w:tcPr>
          <w:p w14:paraId="7FD756C3" w14:textId="77777777" w:rsidR="00B23BFC" w:rsidRPr="00CF6D13" w:rsidRDefault="00B23BFC" w:rsidP="00087753">
            <w:pPr>
              <w:pStyle w:val="TableText"/>
              <w:rPr>
                <w:b/>
                <w:bCs/>
              </w:rPr>
            </w:pPr>
            <w:r w:rsidRPr="00CF6D13">
              <w:rPr>
                <w:b/>
                <w:bCs/>
              </w:rPr>
              <w:t>Morphological Trait</w:t>
            </w:r>
          </w:p>
        </w:tc>
        <w:tc>
          <w:tcPr>
            <w:tcW w:w="1186" w:type="dxa"/>
            <w:tcBorders>
              <w:bottom w:val="single" w:sz="4" w:space="0" w:color="auto"/>
            </w:tcBorders>
          </w:tcPr>
          <w:p w14:paraId="03286271" w14:textId="77777777" w:rsidR="00B23BFC" w:rsidRPr="00CF6D13" w:rsidRDefault="00B23BFC" w:rsidP="00087753">
            <w:pPr>
              <w:pStyle w:val="TableText"/>
              <w:jc w:val="center"/>
              <w:rPr>
                <w:b/>
                <w:bCs/>
              </w:rPr>
            </w:pPr>
            <w:r w:rsidRPr="00CF6D13">
              <w:rPr>
                <w:b/>
                <w:bCs/>
              </w:rPr>
              <w:t>Key Code</w:t>
            </w:r>
          </w:p>
        </w:tc>
        <w:tc>
          <w:tcPr>
            <w:tcW w:w="2114" w:type="dxa"/>
            <w:tcBorders>
              <w:bottom w:val="single" w:sz="4" w:space="0" w:color="auto"/>
            </w:tcBorders>
          </w:tcPr>
          <w:p w14:paraId="3F55363C" w14:textId="77777777" w:rsidR="00B23BFC" w:rsidRPr="00CF6D13" w:rsidRDefault="00B23BFC" w:rsidP="00087753">
            <w:pPr>
              <w:pStyle w:val="TableText"/>
              <w:jc w:val="center"/>
              <w:rPr>
                <w:b/>
                <w:bCs/>
              </w:rPr>
            </w:pPr>
            <w:r w:rsidRPr="00CF6D13">
              <w:rPr>
                <w:b/>
                <w:bCs/>
              </w:rPr>
              <w:t>Character State (cm)</w:t>
            </w:r>
          </w:p>
        </w:tc>
        <w:tc>
          <w:tcPr>
            <w:tcW w:w="1582" w:type="dxa"/>
            <w:tcBorders>
              <w:bottom w:val="single" w:sz="4" w:space="0" w:color="auto"/>
            </w:tcBorders>
          </w:tcPr>
          <w:p w14:paraId="430E6395" w14:textId="77777777" w:rsidR="00B23BFC" w:rsidRPr="00CF6D13" w:rsidRDefault="00B23BFC" w:rsidP="00087753">
            <w:pPr>
              <w:pStyle w:val="TableText"/>
              <w:jc w:val="center"/>
              <w:rPr>
                <w:b/>
                <w:bCs/>
              </w:rPr>
            </w:pPr>
            <w:r w:rsidRPr="00CF6D13">
              <w:rPr>
                <w:b/>
                <w:bCs/>
              </w:rPr>
              <w:t>Taxa</w:t>
            </w:r>
          </w:p>
        </w:tc>
      </w:tr>
      <w:tr w:rsidR="00B23BFC" w:rsidRPr="00715626" w14:paraId="718A227B" w14:textId="77777777" w:rsidTr="00087753">
        <w:trPr>
          <w:trHeight w:val="419"/>
          <w:jc w:val="center"/>
        </w:trPr>
        <w:tc>
          <w:tcPr>
            <w:tcW w:w="2632" w:type="dxa"/>
            <w:tcBorders>
              <w:top w:val="single" w:sz="4" w:space="0" w:color="auto"/>
              <w:bottom w:val="single" w:sz="4" w:space="0" w:color="auto"/>
            </w:tcBorders>
          </w:tcPr>
          <w:p w14:paraId="4FCE0980" w14:textId="77777777" w:rsidR="00B23BFC" w:rsidRPr="00715626" w:rsidRDefault="00B23BFC" w:rsidP="00087753">
            <w:pPr>
              <w:pStyle w:val="TableText"/>
            </w:pPr>
            <w:r w:rsidRPr="00715626">
              <w:t>1. Wet leaf width (cm)</w:t>
            </w:r>
          </w:p>
          <w:p w14:paraId="2E4F5B5A" w14:textId="77777777" w:rsidR="00B23BFC" w:rsidRPr="00715626" w:rsidRDefault="00B23BFC" w:rsidP="00087753">
            <w:pPr>
              <w:pStyle w:val="TableText"/>
            </w:pPr>
          </w:p>
        </w:tc>
        <w:tc>
          <w:tcPr>
            <w:tcW w:w="1186" w:type="dxa"/>
            <w:tcBorders>
              <w:top w:val="single" w:sz="4" w:space="0" w:color="auto"/>
              <w:bottom w:val="single" w:sz="4" w:space="0" w:color="auto"/>
            </w:tcBorders>
          </w:tcPr>
          <w:p w14:paraId="35705C18" w14:textId="77777777" w:rsidR="00B23BFC" w:rsidRPr="00715626" w:rsidRDefault="00B23BFC" w:rsidP="00087753">
            <w:pPr>
              <w:pStyle w:val="TableText"/>
              <w:jc w:val="center"/>
            </w:pPr>
            <w:r w:rsidRPr="00715626">
              <w:t>A</w:t>
            </w:r>
          </w:p>
          <w:p w14:paraId="3289DABD" w14:textId="77777777" w:rsidR="00B23BFC" w:rsidRPr="00715626" w:rsidRDefault="00B23BFC" w:rsidP="00087753">
            <w:pPr>
              <w:pStyle w:val="TableText"/>
              <w:jc w:val="center"/>
            </w:pPr>
            <w:r w:rsidRPr="00715626">
              <w:t>B</w:t>
            </w:r>
          </w:p>
          <w:p w14:paraId="6D994C37" w14:textId="77777777" w:rsidR="00B23BFC" w:rsidRPr="00715626" w:rsidRDefault="00B23BFC" w:rsidP="00087753">
            <w:pPr>
              <w:pStyle w:val="TableText"/>
              <w:jc w:val="center"/>
            </w:pPr>
            <w:r w:rsidRPr="00715626">
              <w:t>C</w:t>
            </w:r>
          </w:p>
        </w:tc>
        <w:tc>
          <w:tcPr>
            <w:tcW w:w="2114" w:type="dxa"/>
            <w:tcBorders>
              <w:top w:val="single" w:sz="4" w:space="0" w:color="auto"/>
              <w:bottom w:val="single" w:sz="4" w:space="0" w:color="auto"/>
            </w:tcBorders>
          </w:tcPr>
          <w:p w14:paraId="2D0DC5BB" w14:textId="77777777" w:rsidR="00B23BFC" w:rsidRPr="00715626" w:rsidRDefault="00B23BFC" w:rsidP="00087753">
            <w:pPr>
              <w:pStyle w:val="TableText"/>
              <w:jc w:val="center"/>
            </w:pPr>
            <w:r w:rsidRPr="00715626">
              <w:t>&lt;0.9</w:t>
            </w:r>
          </w:p>
          <w:p w14:paraId="04675235" w14:textId="77777777" w:rsidR="00B23BFC" w:rsidRPr="00715626" w:rsidRDefault="00B23BFC" w:rsidP="00087753">
            <w:pPr>
              <w:pStyle w:val="TableText"/>
              <w:jc w:val="center"/>
            </w:pPr>
            <w:r w:rsidRPr="00715626">
              <w:t>0.9 – 1.8</w:t>
            </w:r>
          </w:p>
          <w:p w14:paraId="0AC9625F" w14:textId="77777777" w:rsidR="00B23BFC" w:rsidRPr="00715626" w:rsidRDefault="00B23BFC" w:rsidP="00087753">
            <w:pPr>
              <w:pStyle w:val="TableText"/>
              <w:jc w:val="center"/>
            </w:pPr>
            <w:r w:rsidRPr="00715626">
              <w:t>&gt;1.8</w:t>
            </w:r>
          </w:p>
        </w:tc>
        <w:tc>
          <w:tcPr>
            <w:tcW w:w="1582" w:type="dxa"/>
            <w:tcBorders>
              <w:top w:val="single" w:sz="4" w:space="0" w:color="auto"/>
              <w:bottom w:val="single" w:sz="4" w:space="0" w:color="auto"/>
            </w:tcBorders>
          </w:tcPr>
          <w:p w14:paraId="6ACF82F1" w14:textId="77777777" w:rsidR="00B23BFC" w:rsidRPr="00715626" w:rsidRDefault="00B23BFC" w:rsidP="00087753">
            <w:pPr>
              <w:pStyle w:val="TableText"/>
              <w:jc w:val="center"/>
            </w:pPr>
            <w:r w:rsidRPr="00715626">
              <w:t>ANG</w:t>
            </w:r>
          </w:p>
          <w:p w14:paraId="35DF4CBD" w14:textId="77777777" w:rsidR="00B23BFC" w:rsidRPr="00715626" w:rsidRDefault="00B23BFC" w:rsidP="00087753">
            <w:pPr>
              <w:pStyle w:val="TableText"/>
              <w:jc w:val="center"/>
            </w:pPr>
            <w:r w:rsidRPr="00715626">
              <w:t>GLA/LAT</w:t>
            </w:r>
          </w:p>
          <w:p w14:paraId="528FCBCC" w14:textId="77777777" w:rsidR="00B23BFC" w:rsidRPr="00715626" w:rsidRDefault="00B23BFC" w:rsidP="00087753">
            <w:pPr>
              <w:pStyle w:val="TableText"/>
              <w:jc w:val="center"/>
            </w:pPr>
            <w:r w:rsidRPr="00715626">
              <w:t>LAT</w:t>
            </w:r>
          </w:p>
        </w:tc>
      </w:tr>
      <w:tr w:rsidR="00B23BFC" w:rsidRPr="00715626" w14:paraId="5BFE48D6" w14:textId="77777777" w:rsidTr="00087753">
        <w:trPr>
          <w:trHeight w:val="419"/>
          <w:jc w:val="center"/>
        </w:trPr>
        <w:tc>
          <w:tcPr>
            <w:tcW w:w="2632" w:type="dxa"/>
            <w:tcBorders>
              <w:top w:val="single" w:sz="4" w:space="0" w:color="auto"/>
              <w:bottom w:val="single" w:sz="4" w:space="0" w:color="auto"/>
            </w:tcBorders>
          </w:tcPr>
          <w:p w14:paraId="5B59AC90" w14:textId="77777777" w:rsidR="00B23BFC" w:rsidRPr="00715626" w:rsidRDefault="00B23BFC" w:rsidP="00087753">
            <w:pPr>
              <w:pStyle w:val="TableText"/>
            </w:pPr>
            <w:r w:rsidRPr="00715626">
              <w:t>2. Spike interval (cm)</w:t>
            </w:r>
          </w:p>
        </w:tc>
        <w:tc>
          <w:tcPr>
            <w:tcW w:w="1186" w:type="dxa"/>
            <w:tcBorders>
              <w:top w:val="single" w:sz="4" w:space="0" w:color="auto"/>
              <w:bottom w:val="single" w:sz="4" w:space="0" w:color="auto"/>
            </w:tcBorders>
          </w:tcPr>
          <w:p w14:paraId="1A3DEF19" w14:textId="77777777" w:rsidR="00B23BFC" w:rsidRPr="00715626" w:rsidRDefault="00B23BFC" w:rsidP="00087753">
            <w:pPr>
              <w:pStyle w:val="TableText"/>
              <w:jc w:val="center"/>
            </w:pPr>
            <w:r w:rsidRPr="00715626">
              <w:t>A</w:t>
            </w:r>
          </w:p>
          <w:p w14:paraId="550A634E" w14:textId="77777777" w:rsidR="00B23BFC" w:rsidRPr="00715626" w:rsidRDefault="00B23BFC" w:rsidP="00087753">
            <w:pPr>
              <w:pStyle w:val="TableText"/>
              <w:jc w:val="center"/>
            </w:pPr>
            <w:r w:rsidRPr="00715626">
              <w:t>B</w:t>
            </w:r>
          </w:p>
          <w:p w14:paraId="0A907D48" w14:textId="77777777" w:rsidR="00B23BFC" w:rsidRPr="00715626" w:rsidRDefault="00B23BFC" w:rsidP="00087753">
            <w:pPr>
              <w:pStyle w:val="TableText"/>
              <w:jc w:val="center"/>
            </w:pPr>
            <w:r w:rsidRPr="00715626">
              <w:t>C</w:t>
            </w:r>
          </w:p>
        </w:tc>
        <w:tc>
          <w:tcPr>
            <w:tcW w:w="2114" w:type="dxa"/>
            <w:tcBorders>
              <w:top w:val="single" w:sz="4" w:space="0" w:color="auto"/>
              <w:bottom w:val="single" w:sz="4" w:space="0" w:color="auto"/>
            </w:tcBorders>
          </w:tcPr>
          <w:p w14:paraId="6422F3BE" w14:textId="77777777" w:rsidR="00B23BFC" w:rsidRPr="00715626" w:rsidRDefault="00B23BFC" w:rsidP="00087753">
            <w:pPr>
              <w:pStyle w:val="TableText"/>
              <w:jc w:val="center"/>
            </w:pPr>
            <w:r w:rsidRPr="00715626">
              <w:t>&lt;0.5</w:t>
            </w:r>
          </w:p>
          <w:p w14:paraId="2BEDAFE5" w14:textId="77777777" w:rsidR="00B23BFC" w:rsidRPr="00715626" w:rsidRDefault="00B23BFC" w:rsidP="00087753">
            <w:pPr>
              <w:pStyle w:val="TableText"/>
              <w:jc w:val="center"/>
            </w:pPr>
            <w:r w:rsidRPr="00715626">
              <w:t>0.5 – 4.8</w:t>
            </w:r>
          </w:p>
          <w:p w14:paraId="58819EEF" w14:textId="77777777" w:rsidR="00B23BFC" w:rsidRPr="00715626" w:rsidRDefault="00B23BFC" w:rsidP="00087753">
            <w:pPr>
              <w:pStyle w:val="TableText"/>
              <w:jc w:val="center"/>
            </w:pPr>
            <w:r w:rsidRPr="00715626">
              <w:t>&gt;4.8</w:t>
            </w:r>
          </w:p>
        </w:tc>
        <w:tc>
          <w:tcPr>
            <w:tcW w:w="1582" w:type="dxa"/>
            <w:tcBorders>
              <w:top w:val="single" w:sz="4" w:space="0" w:color="auto"/>
              <w:bottom w:val="single" w:sz="4" w:space="0" w:color="auto"/>
            </w:tcBorders>
          </w:tcPr>
          <w:p w14:paraId="7FBB203F" w14:textId="77777777" w:rsidR="00B23BFC" w:rsidRPr="00715626" w:rsidRDefault="00B23BFC" w:rsidP="00087753">
            <w:pPr>
              <w:pStyle w:val="TableText"/>
              <w:jc w:val="center"/>
            </w:pPr>
            <w:r w:rsidRPr="00715626">
              <w:t>GLA/LAT</w:t>
            </w:r>
          </w:p>
          <w:p w14:paraId="48D10088" w14:textId="77777777" w:rsidR="00B23BFC" w:rsidRPr="00715626" w:rsidRDefault="00B23BFC" w:rsidP="00087753">
            <w:pPr>
              <w:pStyle w:val="TableText"/>
              <w:jc w:val="center"/>
            </w:pPr>
            <w:r>
              <w:t>ANG/</w:t>
            </w:r>
            <w:r w:rsidRPr="00715626">
              <w:t>GLA</w:t>
            </w:r>
          </w:p>
          <w:p w14:paraId="150E2DC3" w14:textId="77777777" w:rsidR="00B23BFC" w:rsidRPr="00715626" w:rsidRDefault="00B23BFC" w:rsidP="00087753">
            <w:pPr>
              <w:pStyle w:val="TableText"/>
              <w:jc w:val="center"/>
            </w:pPr>
            <w:r w:rsidRPr="00715626">
              <w:t>ANG</w:t>
            </w:r>
          </w:p>
        </w:tc>
      </w:tr>
      <w:tr w:rsidR="00B23BFC" w:rsidRPr="00715626" w14:paraId="4B0A78F8" w14:textId="77777777" w:rsidTr="00087753">
        <w:trPr>
          <w:trHeight w:val="419"/>
          <w:jc w:val="center"/>
        </w:trPr>
        <w:tc>
          <w:tcPr>
            <w:tcW w:w="2632" w:type="dxa"/>
            <w:tcBorders>
              <w:top w:val="single" w:sz="4" w:space="0" w:color="auto"/>
              <w:bottom w:val="single" w:sz="4" w:space="0" w:color="auto"/>
            </w:tcBorders>
          </w:tcPr>
          <w:p w14:paraId="453D2005" w14:textId="77777777" w:rsidR="00B23BFC" w:rsidRPr="00715626" w:rsidRDefault="00B23BFC" w:rsidP="00087753">
            <w:pPr>
              <w:pStyle w:val="TableText"/>
            </w:pPr>
            <w:r w:rsidRPr="00715626">
              <w:t>3. Pistillate spike length</w:t>
            </w:r>
            <w:r>
              <w:t xml:space="preserve"> (cm)</w:t>
            </w:r>
          </w:p>
        </w:tc>
        <w:tc>
          <w:tcPr>
            <w:tcW w:w="1186" w:type="dxa"/>
            <w:tcBorders>
              <w:top w:val="single" w:sz="4" w:space="0" w:color="auto"/>
              <w:bottom w:val="single" w:sz="4" w:space="0" w:color="auto"/>
            </w:tcBorders>
          </w:tcPr>
          <w:p w14:paraId="55023755" w14:textId="77777777" w:rsidR="00B23BFC" w:rsidRPr="00715626" w:rsidRDefault="00B23BFC" w:rsidP="00087753">
            <w:pPr>
              <w:pStyle w:val="TableText"/>
              <w:jc w:val="center"/>
            </w:pPr>
            <w:r w:rsidRPr="00715626">
              <w:t>A</w:t>
            </w:r>
          </w:p>
          <w:p w14:paraId="511197B6" w14:textId="77777777" w:rsidR="00B23BFC" w:rsidRPr="00715626" w:rsidRDefault="00B23BFC" w:rsidP="00087753">
            <w:pPr>
              <w:pStyle w:val="TableText"/>
              <w:jc w:val="center"/>
            </w:pPr>
            <w:r w:rsidRPr="00715626">
              <w:t>B</w:t>
            </w:r>
          </w:p>
          <w:p w14:paraId="2AF6072C" w14:textId="77777777" w:rsidR="00B23BFC" w:rsidRPr="00715626" w:rsidRDefault="00B23BFC" w:rsidP="00087753">
            <w:pPr>
              <w:pStyle w:val="TableText"/>
              <w:jc w:val="center"/>
            </w:pPr>
            <w:r w:rsidRPr="00715626">
              <w:t>C</w:t>
            </w:r>
          </w:p>
        </w:tc>
        <w:tc>
          <w:tcPr>
            <w:tcW w:w="2114" w:type="dxa"/>
            <w:tcBorders>
              <w:top w:val="single" w:sz="4" w:space="0" w:color="auto"/>
              <w:bottom w:val="single" w:sz="4" w:space="0" w:color="auto"/>
            </w:tcBorders>
          </w:tcPr>
          <w:p w14:paraId="3B7DE599" w14:textId="77777777" w:rsidR="00B23BFC" w:rsidRPr="00715626" w:rsidRDefault="00B23BFC" w:rsidP="00087753">
            <w:pPr>
              <w:pStyle w:val="TableText"/>
              <w:jc w:val="center"/>
            </w:pPr>
            <w:r w:rsidRPr="00715626">
              <w:t>&lt;10.0</w:t>
            </w:r>
          </w:p>
          <w:p w14:paraId="67DDE46A" w14:textId="77777777" w:rsidR="00B23BFC" w:rsidRPr="00715626" w:rsidRDefault="00B23BFC" w:rsidP="00087753">
            <w:pPr>
              <w:pStyle w:val="TableText"/>
              <w:jc w:val="center"/>
            </w:pPr>
            <w:r w:rsidRPr="00715626">
              <w:t>10.0 – 23.0</w:t>
            </w:r>
          </w:p>
          <w:p w14:paraId="46909B70" w14:textId="77777777" w:rsidR="00B23BFC" w:rsidRPr="00715626" w:rsidRDefault="00B23BFC" w:rsidP="00087753">
            <w:pPr>
              <w:pStyle w:val="TableText"/>
              <w:jc w:val="center"/>
            </w:pPr>
            <w:r w:rsidRPr="00715626">
              <w:t>&gt;23.0</w:t>
            </w:r>
          </w:p>
        </w:tc>
        <w:tc>
          <w:tcPr>
            <w:tcW w:w="1582" w:type="dxa"/>
            <w:tcBorders>
              <w:top w:val="single" w:sz="4" w:space="0" w:color="auto"/>
              <w:bottom w:val="single" w:sz="4" w:space="0" w:color="auto"/>
            </w:tcBorders>
          </w:tcPr>
          <w:p w14:paraId="34A7E4DD" w14:textId="77777777" w:rsidR="00B23BFC" w:rsidRPr="00715626" w:rsidRDefault="00B23BFC" w:rsidP="00087753">
            <w:pPr>
              <w:pStyle w:val="TableText"/>
              <w:jc w:val="center"/>
            </w:pPr>
            <w:r w:rsidRPr="00715626">
              <w:t>ANG/LAT</w:t>
            </w:r>
          </w:p>
          <w:p w14:paraId="2803CF93" w14:textId="77777777" w:rsidR="00B23BFC" w:rsidRPr="00715626" w:rsidRDefault="00B23BFC" w:rsidP="00087753">
            <w:pPr>
              <w:pStyle w:val="TableText"/>
              <w:jc w:val="center"/>
            </w:pPr>
            <w:r w:rsidRPr="00715626">
              <w:t>ANG/GLA/LAT</w:t>
            </w:r>
          </w:p>
          <w:p w14:paraId="353EF359" w14:textId="77777777" w:rsidR="00B23BFC" w:rsidRPr="00715626" w:rsidRDefault="00B23BFC" w:rsidP="00087753">
            <w:pPr>
              <w:pStyle w:val="TableText"/>
              <w:jc w:val="center"/>
            </w:pPr>
            <w:r w:rsidRPr="00715626">
              <w:t>ANG/GLA</w:t>
            </w:r>
          </w:p>
        </w:tc>
      </w:tr>
      <w:tr w:rsidR="00B23BFC" w:rsidRPr="00715626" w14:paraId="291E1620" w14:textId="77777777" w:rsidTr="00087753">
        <w:trPr>
          <w:trHeight w:val="419"/>
          <w:jc w:val="center"/>
        </w:trPr>
        <w:tc>
          <w:tcPr>
            <w:tcW w:w="2632" w:type="dxa"/>
            <w:tcBorders>
              <w:top w:val="single" w:sz="4" w:space="0" w:color="auto"/>
              <w:bottom w:val="single" w:sz="4" w:space="0" w:color="auto"/>
            </w:tcBorders>
          </w:tcPr>
          <w:p w14:paraId="6BCFA18D" w14:textId="77777777" w:rsidR="00B23BFC" w:rsidRPr="00715626" w:rsidRDefault="00B23BFC" w:rsidP="00087753">
            <w:pPr>
              <w:pStyle w:val="TableText"/>
            </w:pPr>
            <w:r w:rsidRPr="00715626">
              <w:t>4. Pistillate spike width</w:t>
            </w:r>
            <w:r>
              <w:t xml:space="preserve"> (cm)</w:t>
            </w:r>
          </w:p>
        </w:tc>
        <w:tc>
          <w:tcPr>
            <w:tcW w:w="1186" w:type="dxa"/>
            <w:tcBorders>
              <w:top w:val="single" w:sz="4" w:space="0" w:color="auto"/>
              <w:bottom w:val="single" w:sz="4" w:space="0" w:color="auto"/>
            </w:tcBorders>
          </w:tcPr>
          <w:p w14:paraId="177587CD" w14:textId="77777777" w:rsidR="00B23BFC" w:rsidRPr="00715626" w:rsidRDefault="00B23BFC" w:rsidP="00087753">
            <w:pPr>
              <w:pStyle w:val="TableText"/>
              <w:jc w:val="center"/>
            </w:pPr>
            <w:r w:rsidRPr="00715626">
              <w:t>A</w:t>
            </w:r>
          </w:p>
          <w:p w14:paraId="12E77467" w14:textId="77777777" w:rsidR="00B23BFC" w:rsidRPr="00715626" w:rsidRDefault="00B23BFC" w:rsidP="00087753">
            <w:pPr>
              <w:pStyle w:val="TableText"/>
              <w:jc w:val="center"/>
            </w:pPr>
            <w:r w:rsidRPr="00715626">
              <w:t>B</w:t>
            </w:r>
          </w:p>
          <w:p w14:paraId="54695E58" w14:textId="77777777" w:rsidR="00B23BFC" w:rsidRPr="00715626" w:rsidRDefault="00B23BFC" w:rsidP="00087753">
            <w:pPr>
              <w:pStyle w:val="TableText"/>
              <w:jc w:val="center"/>
            </w:pPr>
            <w:r w:rsidRPr="00715626">
              <w:t>C</w:t>
            </w:r>
          </w:p>
        </w:tc>
        <w:tc>
          <w:tcPr>
            <w:tcW w:w="2114" w:type="dxa"/>
            <w:tcBorders>
              <w:top w:val="single" w:sz="4" w:space="0" w:color="auto"/>
              <w:bottom w:val="single" w:sz="4" w:space="0" w:color="auto"/>
            </w:tcBorders>
          </w:tcPr>
          <w:p w14:paraId="69554862" w14:textId="77777777" w:rsidR="00B23BFC" w:rsidRPr="00715626" w:rsidRDefault="00B23BFC" w:rsidP="00087753">
            <w:pPr>
              <w:pStyle w:val="TableText"/>
              <w:jc w:val="center"/>
            </w:pPr>
            <w:r w:rsidRPr="00715626">
              <w:t>&lt;0.8</w:t>
            </w:r>
          </w:p>
          <w:p w14:paraId="07C6BF75" w14:textId="77777777" w:rsidR="00B23BFC" w:rsidRPr="00715626" w:rsidRDefault="00B23BFC" w:rsidP="00087753">
            <w:pPr>
              <w:pStyle w:val="TableText"/>
              <w:jc w:val="center"/>
            </w:pPr>
            <w:r w:rsidRPr="00715626">
              <w:t>0.8 – 2.5</w:t>
            </w:r>
          </w:p>
          <w:p w14:paraId="6EAB9589" w14:textId="77777777" w:rsidR="00B23BFC" w:rsidRPr="00715626" w:rsidRDefault="00B23BFC" w:rsidP="00087753">
            <w:pPr>
              <w:pStyle w:val="TableText"/>
              <w:jc w:val="center"/>
            </w:pPr>
            <w:r w:rsidRPr="00715626">
              <w:t>&gt;2.5</w:t>
            </w:r>
          </w:p>
        </w:tc>
        <w:tc>
          <w:tcPr>
            <w:tcW w:w="1582" w:type="dxa"/>
            <w:tcBorders>
              <w:top w:val="single" w:sz="4" w:space="0" w:color="auto"/>
              <w:bottom w:val="single" w:sz="4" w:space="0" w:color="auto"/>
            </w:tcBorders>
          </w:tcPr>
          <w:p w14:paraId="4794A526" w14:textId="77777777" w:rsidR="00B23BFC" w:rsidRPr="00715626" w:rsidRDefault="00B23BFC" w:rsidP="00087753">
            <w:pPr>
              <w:pStyle w:val="TableText"/>
              <w:jc w:val="center"/>
            </w:pPr>
            <w:r w:rsidRPr="00715626">
              <w:t>ANG</w:t>
            </w:r>
          </w:p>
          <w:p w14:paraId="2C9090BA" w14:textId="77777777" w:rsidR="00B23BFC" w:rsidRPr="00715626" w:rsidRDefault="00B23BFC" w:rsidP="00087753">
            <w:pPr>
              <w:pStyle w:val="TableText"/>
              <w:jc w:val="center"/>
            </w:pPr>
            <w:r w:rsidRPr="00715626">
              <w:t>ANG/GLA/LAT</w:t>
            </w:r>
          </w:p>
          <w:p w14:paraId="410CF4F4" w14:textId="77777777" w:rsidR="00B23BFC" w:rsidRPr="00715626" w:rsidRDefault="00B23BFC" w:rsidP="00087753">
            <w:pPr>
              <w:pStyle w:val="TableText"/>
              <w:jc w:val="center"/>
            </w:pPr>
            <w:r w:rsidRPr="00715626">
              <w:t>LAT</w:t>
            </w:r>
          </w:p>
        </w:tc>
      </w:tr>
      <w:tr w:rsidR="00B23BFC" w:rsidRPr="00715626" w14:paraId="208A9517" w14:textId="77777777" w:rsidTr="00087753">
        <w:trPr>
          <w:trHeight w:val="628"/>
          <w:jc w:val="center"/>
        </w:trPr>
        <w:tc>
          <w:tcPr>
            <w:tcW w:w="2632" w:type="dxa"/>
            <w:tcBorders>
              <w:top w:val="single" w:sz="4" w:space="0" w:color="auto"/>
            </w:tcBorders>
          </w:tcPr>
          <w:p w14:paraId="0243892B" w14:textId="77777777" w:rsidR="00B23BFC" w:rsidRPr="00715626" w:rsidRDefault="00B23BFC" w:rsidP="00087753">
            <w:pPr>
              <w:pStyle w:val="TableText"/>
            </w:pPr>
            <w:r w:rsidRPr="00715626">
              <w:t>5. Staminate length</w:t>
            </w:r>
            <w:r>
              <w:t xml:space="preserve"> (cm)</w:t>
            </w:r>
          </w:p>
        </w:tc>
        <w:tc>
          <w:tcPr>
            <w:tcW w:w="1186" w:type="dxa"/>
            <w:tcBorders>
              <w:top w:val="single" w:sz="4" w:space="0" w:color="auto"/>
            </w:tcBorders>
          </w:tcPr>
          <w:p w14:paraId="73F1EB4B" w14:textId="77777777" w:rsidR="00B23BFC" w:rsidRPr="00715626" w:rsidRDefault="00B23BFC" w:rsidP="00087753">
            <w:pPr>
              <w:pStyle w:val="TableText"/>
              <w:jc w:val="center"/>
            </w:pPr>
            <w:r w:rsidRPr="00715626">
              <w:t>A</w:t>
            </w:r>
          </w:p>
          <w:p w14:paraId="22DC90B0" w14:textId="77777777" w:rsidR="00B23BFC" w:rsidRPr="00715626" w:rsidRDefault="00B23BFC" w:rsidP="00087753">
            <w:pPr>
              <w:pStyle w:val="TableText"/>
              <w:jc w:val="center"/>
            </w:pPr>
            <w:r w:rsidRPr="00715626">
              <w:t>B</w:t>
            </w:r>
          </w:p>
          <w:p w14:paraId="02A784D6" w14:textId="77777777" w:rsidR="00B23BFC" w:rsidRPr="00715626" w:rsidRDefault="00B23BFC" w:rsidP="00087753">
            <w:pPr>
              <w:pStyle w:val="TableText"/>
              <w:jc w:val="center"/>
            </w:pPr>
            <w:r w:rsidRPr="00715626">
              <w:t>C</w:t>
            </w:r>
          </w:p>
        </w:tc>
        <w:tc>
          <w:tcPr>
            <w:tcW w:w="2114" w:type="dxa"/>
            <w:tcBorders>
              <w:top w:val="single" w:sz="4" w:space="0" w:color="auto"/>
            </w:tcBorders>
          </w:tcPr>
          <w:p w14:paraId="6F9FB17F" w14:textId="77777777" w:rsidR="00B23BFC" w:rsidRPr="00715626" w:rsidRDefault="00B23BFC" w:rsidP="00087753">
            <w:pPr>
              <w:pStyle w:val="TableText"/>
              <w:jc w:val="center"/>
            </w:pPr>
            <w:r w:rsidRPr="00715626">
              <w:t>&gt;17.0</w:t>
            </w:r>
          </w:p>
          <w:p w14:paraId="5C695856" w14:textId="77777777" w:rsidR="00B23BFC" w:rsidRPr="00715626" w:rsidRDefault="00B23BFC" w:rsidP="00087753">
            <w:pPr>
              <w:pStyle w:val="TableText"/>
              <w:jc w:val="center"/>
            </w:pPr>
            <w:r w:rsidRPr="00715626">
              <w:t>17.0</w:t>
            </w:r>
            <w:r>
              <w:t xml:space="preserve"> </w:t>
            </w:r>
            <w:r w:rsidRPr="00715626">
              <w:t>–</w:t>
            </w:r>
            <w:r>
              <w:t xml:space="preserve"> </w:t>
            </w:r>
            <w:r w:rsidRPr="00715626">
              <w:t>23.0</w:t>
            </w:r>
          </w:p>
          <w:p w14:paraId="506ECE1B" w14:textId="77777777" w:rsidR="00B23BFC" w:rsidRPr="00715626" w:rsidRDefault="00B23BFC" w:rsidP="00087753">
            <w:pPr>
              <w:pStyle w:val="TableText"/>
              <w:jc w:val="center"/>
            </w:pPr>
            <w:r w:rsidRPr="00715626">
              <w:t>&gt;23.0</w:t>
            </w:r>
          </w:p>
        </w:tc>
        <w:tc>
          <w:tcPr>
            <w:tcW w:w="1582" w:type="dxa"/>
            <w:tcBorders>
              <w:top w:val="single" w:sz="4" w:space="0" w:color="auto"/>
            </w:tcBorders>
          </w:tcPr>
          <w:p w14:paraId="45E5CD1B" w14:textId="77777777" w:rsidR="00B23BFC" w:rsidRPr="00715626" w:rsidRDefault="00B23BFC" w:rsidP="00087753">
            <w:pPr>
              <w:pStyle w:val="TableText"/>
              <w:jc w:val="center"/>
            </w:pPr>
            <w:r w:rsidRPr="00715626">
              <w:t>ANG/LAT</w:t>
            </w:r>
          </w:p>
          <w:p w14:paraId="1BFA62D9" w14:textId="77777777" w:rsidR="00B23BFC" w:rsidRPr="00715626" w:rsidRDefault="00B23BFC" w:rsidP="00087753">
            <w:pPr>
              <w:pStyle w:val="TableText"/>
              <w:jc w:val="center"/>
            </w:pPr>
            <w:r w:rsidRPr="00715626">
              <w:t>ANG/GLA</w:t>
            </w:r>
            <w:r>
              <w:t>/LAT</w:t>
            </w:r>
          </w:p>
          <w:p w14:paraId="6FAED0BB" w14:textId="77777777" w:rsidR="00B23BFC" w:rsidRPr="00715626" w:rsidRDefault="00B23BFC" w:rsidP="00087753">
            <w:pPr>
              <w:pStyle w:val="TableText"/>
              <w:jc w:val="center"/>
            </w:pPr>
            <w:r w:rsidRPr="00715626">
              <w:t>GLA</w:t>
            </w:r>
          </w:p>
        </w:tc>
      </w:tr>
      <w:tr w:rsidR="00B23BFC" w:rsidRPr="00715626" w14:paraId="3CB055F9" w14:textId="77777777" w:rsidTr="00087753">
        <w:trPr>
          <w:trHeight w:val="989"/>
          <w:jc w:val="center"/>
        </w:trPr>
        <w:tc>
          <w:tcPr>
            <w:tcW w:w="2632" w:type="dxa"/>
            <w:tcBorders>
              <w:top w:val="single" w:sz="4" w:space="0" w:color="auto"/>
            </w:tcBorders>
          </w:tcPr>
          <w:p w14:paraId="7F865045" w14:textId="77777777" w:rsidR="00B23BFC" w:rsidRPr="00715626" w:rsidRDefault="00B23BFC" w:rsidP="00087753">
            <w:pPr>
              <w:pStyle w:val="TableText"/>
            </w:pPr>
            <w:r>
              <w:t>6. Ramet height (cm)</w:t>
            </w:r>
          </w:p>
        </w:tc>
        <w:tc>
          <w:tcPr>
            <w:tcW w:w="1186" w:type="dxa"/>
            <w:tcBorders>
              <w:top w:val="single" w:sz="4" w:space="0" w:color="auto"/>
            </w:tcBorders>
          </w:tcPr>
          <w:p w14:paraId="5EC25AC1" w14:textId="77777777" w:rsidR="00B23BFC" w:rsidRDefault="00B23BFC" w:rsidP="00087753">
            <w:pPr>
              <w:pStyle w:val="TableText"/>
              <w:jc w:val="center"/>
            </w:pPr>
            <w:r>
              <w:t>A</w:t>
            </w:r>
          </w:p>
          <w:p w14:paraId="61208955" w14:textId="77777777" w:rsidR="00B23BFC" w:rsidRDefault="00B23BFC" w:rsidP="00087753">
            <w:pPr>
              <w:pStyle w:val="TableText"/>
              <w:jc w:val="center"/>
            </w:pPr>
            <w:r>
              <w:t>B</w:t>
            </w:r>
          </w:p>
          <w:p w14:paraId="38417F4F" w14:textId="77777777" w:rsidR="00B23BFC" w:rsidRPr="00715626" w:rsidRDefault="00B23BFC" w:rsidP="00087753">
            <w:pPr>
              <w:pStyle w:val="TableText"/>
              <w:jc w:val="center"/>
            </w:pPr>
            <w:r>
              <w:t>C</w:t>
            </w:r>
          </w:p>
        </w:tc>
        <w:tc>
          <w:tcPr>
            <w:tcW w:w="2114" w:type="dxa"/>
            <w:tcBorders>
              <w:top w:val="single" w:sz="4" w:space="0" w:color="auto"/>
            </w:tcBorders>
          </w:tcPr>
          <w:p w14:paraId="43BDD616" w14:textId="77777777" w:rsidR="00B23BFC" w:rsidRDefault="00B23BFC" w:rsidP="00087753">
            <w:pPr>
              <w:pStyle w:val="TableText"/>
              <w:jc w:val="center"/>
            </w:pPr>
            <w:r>
              <w:t>&lt;180</w:t>
            </w:r>
          </w:p>
          <w:p w14:paraId="64CAE268" w14:textId="77777777" w:rsidR="00B23BFC" w:rsidRDefault="00B23BFC" w:rsidP="00087753">
            <w:pPr>
              <w:pStyle w:val="TableText"/>
              <w:jc w:val="center"/>
            </w:pPr>
            <w:r>
              <w:t xml:space="preserve">180 </w:t>
            </w:r>
            <w:r w:rsidRPr="00715626">
              <w:t>–</w:t>
            </w:r>
            <w:r>
              <w:t xml:space="preserve"> 250</w:t>
            </w:r>
          </w:p>
          <w:p w14:paraId="565C9682" w14:textId="77777777" w:rsidR="00B23BFC" w:rsidRPr="00715626" w:rsidRDefault="00B23BFC" w:rsidP="00087753">
            <w:pPr>
              <w:pStyle w:val="TableText"/>
              <w:jc w:val="center"/>
            </w:pPr>
            <w:r>
              <w:t>&gt;250</w:t>
            </w:r>
          </w:p>
        </w:tc>
        <w:tc>
          <w:tcPr>
            <w:tcW w:w="1582" w:type="dxa"/>
            <w:tcBorders>
              <w:top w:val="single" w:sz="4" w:space="0" w:color="auto"/>
            </w:tcBorders>
          </w:tcPr>
          <w:p w14:paraId="3906D431" w14:textId="77777777" w:rsidR="00B23BFC" w:rsidRDefault="00B23BFC" w:rsidP="00087753">
            <w:pPr>
              <w:pStyle w:val="TableText"/>
              <w:jc w:val="center"/>
            </w:pPr>
            <w:r>
              <w:t>ANG/LAT</w:t>
            </w:r>
          </w:p>
          <w:p w14:paraId="560722E8" w14:textId="77777777" w:rsidR="00B23BFC" w:rsidRDefault="00B23BFC" w:rsidP="00087753">
            <w:pPr>
              <w:pStyle w:val="TableText"/>
              <w:jc w:val="center"/>
            </w:pPr>
            <w:r>
              <w:t>ANG/GLA/LAT</w:t>
            </w:r>
          </w:p>
          <w:p w14:paraId="6AD30694" w14:textId="77777777" w:rsidR="00B23BFC" w:rsidRPr="00715626" w:rsidRDefault="00B23BFC" w:rsidP="00087753">
            <w:pPr>
              <w:pStyle w:val="TableText"/>
              <w:jc w:val="center"/>
            </w:pPr>
            <w:r>
              <w:t>GLA</w:t>
            </w:r>
          </w:p>
        </w:tc>
      </w:tr>
    </w:tbl>
    <w:tbl>
      <w:tblPr>
        <w:tblW w:w="5741" w:type="dxa"/>
        <w:jc w:val="center"/>
        <w:tblLook w:val="04A0" w:firstRow="1" w:lastRow="0" w:firstColumn="1" w:lastColumn="0" w:noHBand="0" w:noVBand="1"/>
      </w:tblPr>
      <w:tblGrid>
        <w:gridCol w:w="835"/>
        <w:gridCol w:w="1077"/>
        <w:gridCol w:w="222"/>
        <w:gridCol w:w="971"/>
        <w:gridCol w:w="1180"/>
        <w:gridCol w:w="977"/>
        <w:gridCol w:w="1036"/>
      </w:tblGrid>
      <w:tr w:rsidR="00B23BFC" w:rsidRPr="00715626" w14:paraId="15D3783C" w14:textId="77777777" w:rsidTr="00087753">
        <w:trPr>
          <w:trHeight w:hRule="exact" w:val="227"/>
          <w:jc w:val="center"/>
        </w:trPr>
        <w:tc>
          <w:tcPr>
            <w:tcW w:w="278" w:type="dxa"/>
            <w:tcBorders>
              <w:top w:val="nil"/>
              <w:left w:val="nil"/>
              <w:bottom w:val="single" w:sz="4" w:space="0" w:color="auto"/>
              <w:right w:val="nil"/>
            </w:tcBorders>
            <w:shd w:val="clear" w:color="auto" w:fill="auto"/>
            <w:noWrap/>
            <w:vAlign w:val="bottom"/>
            <w:hideMark/>
          </w:tcPr>
          <w:p w14:paraId="53DF1530" w14:textId="77777777" w:rsidR="00B23BFC" w:rsidRPr="00CF6D13" w:rsidRDefault="00B23BFC" w:rsidP="00087753">
            <w:pPr>
              <w:pStyle w:val="TableText"/>
              <w:rPr>
                <w:b/>
                <w:bCs/>
              </w:rPr>
            </w:pPr>
            <w:r w:rsidRPr="00CF6D13">
              <w:rPr>
                <w:b/>
                <w:bCs/>
              </w:rPr>
              <w:t>CODES</w:t>
            </w:r>
          </w:p>
        </w:tc>
        <w:tc>
          <w:tcPr>
            <w:tcW w:w="1077" w:type="dxa"/>
            <w:tcBorders>
              <w:top w:val="nil"/>
              <w:left w:val="nil"/>
              <w:bottom w:val="single" w:sz="4" w:space="0" w:color="auto"/>
              <w:right w:val="nil"/>
            </w:tcBorders>
            <w:shd w:val="clear" w:color="auto" w:fill="auto"/>
            <w:noWrap/>
            <w:vAlign w:val="bottom"/>
            <w:hideMark/>
          </w:tcPr>
          <w:p w14:paraId="303CA336" w14:textId="77777777" w:rsidR="00B23BFC" w:rsidRPr="00CF6D13" w:rsidRDefault="00B23BFC" w:rsidP="00087753">
            <w:pPr>
              <w:pStyle w:val="TableText"/>
              <w:rPr>
                <w:b/>
                <w:bCs/>
              </w:rPr>
            </w:pPr>
            <w:r w:rsidRPr="00CF6D13">
              <w:rPr>
                <w:b/>
                <w:bCs/>
              </w:rPr>
              <w:t>SPECIES</w:t>
            </w:r>
          </w:p>
        </w:tc>
        <w:tc>
          <w:tcPr>
            <w:tcW w:w="222" w:type="dxa"/>
            <w:tcBorders>
              <w:top w:val="nil"/>
              <w:left w:val="nil"/>
              <w:bottom w:val="single" w:sz="4" w:space="0" w:color="auto"/>
              <w:right w:val="single" w:sz="4" w:space="0" w:color="auto"/>
            </w:tcBorders>
            <w:shd w:val="clear" w:color="auto" w:fill="auto"/>
            <w:noWrap/>
            <w:vAlign w:val="bottom"/>
            <w:hideMark/>
          </w:tcPr>
          <w:p w14:paraId="214E211E" w14:textId="77777777" w:rsidR="00B23BFC" w:rsidRPr="00CF6D13" w:rsidRDefault="00B23BFC" w:rsidP="00087753">
            <w:pPr>
              <w:pStyle w:val="TableText"/>
              <w:rPr>
                <w:b/>
                <w:bCs/>
              </w:rPr>
            </w:pPr>
          </w:p>
        </w:tc>
        <w:tc>
          <w:tcPr>
            <w:tcW w:w="971" w:type="dxa"/>
            <w:tcBorders>
              <w:top w:val="nil"/>
              <w:left w:val="single" w:sz="4" w:space="0" w:color="auto"/>
              <w:bottom w:val="single" w:sz="4" w:space="0" w:color="auto"/>
              <w:right w:val="nil"/>
            </w:tcBorders>
            <w:shd w:val="clear" w:color="auto" w:fill="auto"/>
            <w:noWrap/>
            <w:vAlign w:val="bottom"/>
            <w:hideMark/>
          </w:tcPr>
          <w:p w14:paraId="4D592ED9" w14:textId="77777777" w:rsidR="00B23BFC" w:rsidRPr="00CF6D13" w:rsidRDefault="00B23BFC" w:rsidP="00087753">
            <w:pPr>
              <w:pStyle w:val="TableText"/>
              <w:rPr>
                <w:b/>
                <w:bCs/>
              </w:rPr>
            </w:pPr>
            <w:r w:rsidRPr="00CF6D13">
              <w:rPr>
                <w:b/>
                <w:bCs/>
              </w:rPr>
              <w:t>CODES</w:t>
            </w:r>
          </w:p>
        </w:tc>
        <w:tc>
          <w:tcPr>
            <w:tcW w:w="1180" w:type="dxa"/>
            <w:tcBorders>
              <w:top w:val="nil"/>
              <w:left w:val="nil"/>
              <w:bottom w:val="single" w:sz="4" w:space="0" w:color="auto"/>
              <w:right w:val="single" w:sz="4" w:space="0" w:color="auto"/>
            </w:tcBorders>
            <w:shd w:val="clear" w:color="auto" w:fill="auto"/>
            <w:noWrap/>
            <w:vAlign w:val="bottom"/>
            <w:hideMark/>
          </w:tcPr>
          <w:p w14:paraId="71672873" w14:textId="77777777" w:rsidR="00B23BFC" w:rsidRPr="00CF6D13" w:rsidRDefault="00B23BFC" w:rsidP="00087753">
            <w:pPr>
              <w:pStyle w:val="TableText"/>
              <w:rPr>
                <w:b/>
                <w:bCs/>
              </w:rPr>
            </w:pPr>
            <w:r w:rsidRPr="00CF6D13">
              <w:rPr>
                <w:b/>
                <w:bCs/>
              </w:rPr>
              <w:t>SPECIES</w:t>
            </w:r>
          </w:p>
        </w:tc>
        <w:tc>
          <w:tcPr>
            <w:tcW w:w="977" w:type="dxa"/>
            <w:tcBorders>
              <w:top w:val="nil"/>
              <w:left w:val="single" w:sz="4" w:space="0" w:color="auto"/>
              <w:bottom w:val="single" w:sz="4" w:space="0" w:color="auto"/>
              <w:right w:val="nil"/>
            </w:tcBorders>
            <w:shd w:val="clear" w:color="auto" w:fill="auto"/>
            <w:noWrap/>
            <w:vAlign w:val="bottom"/>
            <w:hideMark/>
          </w:tcPr>
          <w:p w14:paraId="1D87BA04" w14:textId="77777777" w:rsidR="00B23BFC" w:rsidRPr="00CF6D13" w:rsidRDefault="00B23BFC" w:rsidP="00087753">
            <w:pPr>
              <w:pStyle w:val="TableText"/>
              <w:rPr>
                <w:b/>
                <w:bCs/>
              </w:rPr>
            </w:pPr>
            <w:r w:rsidRPr="00CF6D13">
              <w:rPr>
                <w:b/>
                <w:bCs/>
              </w:rPr>
              <w:t>CODES</w:t>
            </w:r>
          </w:p>
        </w:tc>
        <w:tc>
          <w:tcPr>
            <w:tcW w:w="1036" w:type="dxa"/>
            <w:tcBorders>
              <w:top w:val="nil"/>
              <w:left w:val="nil"/>
              <w:bottom w:val="single" w:sz="4" w:space="0" w:color="auto"/>
              <w:right w:val="nil"/>
            </w:tcBorders>
            <w:shd w:val="clear" w:color="auto" w:fill="auto"/>
            <w:noWrap/>
            <w:vAlign w:val="bottom"/>
            <w:hideMark/>
          </w:tcPr>
          <w:p w14:paraId="7AF7F734" w14:textId="77777777" w:rsidR="00B23BFC" w:rsidRPr="00CF6D13" w:rsidRDefault="00B23BFC" w:rsidP="00087753">
            <w:pPr>
              <w:pStyle w:val="TableText"/>
              <w:rPr>
                <w:b/>
                <w:bCs/>
              </w:rPr>
            </w:pPr>
            <w:r w:rsidRPr="00CF6D13">
              <w:rPr>
                <w:b/>
                <w:bCs/>
              </w:rPr>
              <w:t>SPECIES</w:t>
            </w:r>
          </w:p>
        </w:tc>
      </w:tr>
      <w:tr w:rsidR="00B23BFC" w:rsidRPr="00715626" w14:paraId="39F8FFF3" w14:textId="77777777" w:rsidTr="00087753">
        <w:trPr>
          <w:trHeight w:hRule="exact" w:val="227"/>
          <w:jc w:val="center"/>
        </w:trPr>
        <w:tc>
          <w:tcPr>
            <w:tcW w:w="278" w:type="dxa"/>
            <w:tcBorders>
              <w:top w:val="single" w:sz="4" w:space="0" w:color="auto"/>
              <w:left w:val="nil"/>
              <w:bottom w:val="nil"/>
              <w:right w:val="nil"/>
            </w:tcBorders>
            <w:shd w:val="clear" w:color="auto" w:fill="auto"/>
            <w:noWrap/>
            <w:vAlign w:val="bottom"/>
            <w:hideMark/>
          </w:tcPr>
          <w:p w14:paraId="6CB85077" w14:textId="77777777" w:rsidR="00B23BFC" w:rsidRPr="00715626" w:rsidRDefault="00B23BFC" w:rsidP="00087753">
            <w:pPr>
              <w:pStyle w:val="TableText"/>
            </w:pPr>
            <w:r w:rsidRPr="00715626">
              <w:t>ABAAAA</w:t>
            </w:r>
          </w:p>
        </w:tc>
        <w:tc>
          <w:tcPr>
            <w:tcW w:w="1077" w:type="dxa"/>
            <w:tcBorders>
              <w:top w:val="single" w:sz="4" w:space="0" w:color="auto"/>
              <w:left w:val="nil"/>
              <w:bottom w:val="nil"/>
              <w:right w:val="nil"/>
            </w:tcBorders>
            <w:shd w:val="clear" w:color="auto" w:fill="auto"/>
            <w:noWrap/>
            <w:vAlign w:val="bottom"/>
            <w:hideMark/>
          </w:tcPr>
          <w:p w14:paraId="75F3C7AF" w14:textId="77777777" w:rsidR="00B23BFC" w:rsidRPr="00715626" w:rsidRDefault="00B23BFC" w:rsidP="00087753">
            <w:pPr>
              <w:pStyle w:val="TableText"/>
            </w:pPr>
            <w:r w:rsidRPr="00715626">
              <w:t>TYPHANG</w:t>
            </w:r>
          </w:p>
        </w:tc>
        <w:tc>
          <w:tcPr>
            <w:tcW w:w="222" w:type="dxa"/>
            <w:tcBorders>
              <w:top w:val="single" w:sz="4" w:space="0" w:color="auto"/>
              <w:left w:val="nil"/>
              <w:bottom w:val="nil"/>
              <w:right w:val="single" w:sz="4" w:space="0" w:color="auto"/>
            </w:tcBorders>
            <w:shd w:val="clear" w:color="auto" w:fill="auto"/>
            <w:noWrap/>
            <w:vAlign w:val="bottom"/>
            <w:hideMark/>
          </w:tcPr>
          <w:p w14:paraId="2440787E" w14:textId="77777777" w:rsidR="00B23BFC" w:rsidRPr="00715626" w:rsidRDefault="00B23BFC" w:rsidP="00087753">
            <w:pPr>
              <w:pStyle w:val="TableText"/>
            </w:pPr>
          </w:p>
        </w:tc>
        <w:tc>
          <w:tcPr>
            <w:tcW w:w="971" w:type="dxa"/>
            <w:tcBorders>
              <w:top w:val="single" w:sz="4" w:space="0" w:color="auto"/>
              <w:left w:val="single" w:sz="4" w:space="0" w:color="auto"/>
              <w:bottom w:val="nil"/>
              <w:right w:val="nil"/>
            </w:tcBorders>
            <w:shd w:val="clear" w:color="auto" w:fill="auto"/>
            <w:noWrap/>
            <w:vAlign w:val="bottom"/>
            <w:hideMark/>
          </w:tcPr>
          <w:p w14:paraId="585B2D3F" w14:textId="77777777" w:rsidR="00B23BFC" w:rsidRPr="00715626" w:rsidRDefault="00B23BFC" w:rsidP="00087753">
            <w:pPr>
              <w:pStyle w:val="TableText"/>
            </w:pPr>
            <w:r w:rsidRPr="00715626">
              <w:t>BABABB</w:t>
            </w:r>
          </w:p>
        </w:tc>
        <w:tc>
          <w:tcPr>
            <w:tcW w:w="1180" w:type="dxa"/>
            <w:tcBorders>
              <w:top w:val="single" w:sz="4" w:space="0" w:color="auto"/>
              <w:left w:val="nil"/>
              <w:bottom w:val="nil"/>
              <w:right w:val="single" w:sz="4" w:space="0" w:color="auto"/>
            </w:tcBorders>
            <w:shd w:val="clear" w:color="auto" w:fill="auto"/>
            <w:noWrap/>
            <w:vAlign w:val="bottom"/>
            <w:hideMark/>
          </w:tcPr>
          <w:p w14:paraId="3CE3C1EC" w14:textId="77777777" w:rsidR="00B23BFC" w:rsidRPr="00715626" w:rsidRDefault="00B23BFC" w:rsidP="00087753">
            <w:pPr>
              <w:pStyle w:val="TableText"/>
            </w:pPr>
            <w:r w:rsidRPr="00715626">
              <w:t>TYPHGLA</w:t>
            </w:r>
          </w:p>
        </w:tc>
        <w:tc>
          <w:tcPr>
            <w:tcW w:w="977" w:type="dxa"/>
            <w:tcBorders>
              <w:top w:val="single" w:sz="4" w:space="0" w:color="auto"/>
              <w:left w:val="single" w:sz="4" w:space="0" w:color="auto"/>
              <w:bottom w:val="nil"/>
              <w:right w:val="nil"/>
            </w:tcBorders>
            <w:shd w:val="clear" w:color="auto" w:fill="auto"/>
            <w:noWrap/>
            <w:vAlign w:val="bottom"/>
            <w:hideMark/>
          </w:tcPr>
          <w:p w14:paraId="08935421" w14:textId="77777777" w:rsidR="00B23BFC" w:rsidRPr="00715626" w:rsidRDefault="00B23BFC" w:rsidP="00087753">
            <w:pPr>
              <w:pStyle w:val="TableText"/>
            </w:pPr>
            <w:r w:rsidRPr="00715626">
              <w:t>BAABAA</w:t>
            </w:r>
          </w:p>
        </w:tc>
        <w:tc>
          <w:tcPr>
            <w:tcW w:w="1036" w:type="dxa"/>
            <w:tcBorders>
              <w:top w:val="single" w:sz="4" w:space="0" w:color="auto"/>
              <w:left w:val="nil"/>
              <w:bottom w:val="nil"/>
              <w:right w:val="nil"/>
            </w:tcBorders>
            <w:shd w:val="clear" w:color="auto" w:fill="auto"/>
            <w:noWrap/>
            <w:vAlign w:val="bottom"/>
            <w:hideMark/>
          </w:tcPr>
          <w:p w14:paraId="170F1DDA" w14:textId="77777777" w:rsidR="00B23BFC" w:rsidRPr="00715626" w:rsidRDefault="00B23BFC" w:rsidP="00087753">
            <w:pPr>
              <w:pStyle w:val="TableText"/>
            </w:pPr>
            <w:r w:rsidRPr="00715626">
              <w:t>TYPHLAT</w:t>
            </w:r>
          </w:p>
        </w:tc>
      </w:tr>
      <w:tr w:rsidR="00B23BFC" w:rsidRPr="00715626" w14:paraId="1B6C6E18" w14:textId="77777777" w:rsidTr="00087753">
        <w:trPr>
          <w:trHeight w:hRule="exact" w:val="227"/>
          <w:jc w:val="center"/>
        </w:trPr>
        <w:tc>
          <w:tcPr>
            <w:tcW w:w="278" w:type="dxa"/>
            <w:tcBorders>
              <w:top w:val="nil"/>
              <w:left w:val="nil"/>
              <w:bottom w:val="nil"/>
              <w:right w:val="nil"/>
            </w:tcBorders>
            <w:shd w:val="clear" w:color="auto" w:fill="auto"/>
            <w:noWrap/>
            <w:vAlign w:val="bottom"/>
            <w:hideMark/>
          </w:tcPr>
          <w:p w14:paraId="207FD942" w14:textId="77777777" w:rsidR="00B23BFC" w:rsidRPr="00715626" w:rsidRDefault="00B23BFC" w:rsidP="00087753">
            <w:pPr>
              <w:pStyle w:val="TableText"/>
            </w:pPr>
            <w:r w:rsidRPr="00715626">
              <w:t>ABAAAB</w:t>
            </w:r>
          </w:p>
        </w:tc>
        <w:tc>
          <w:tcPr>
            <w:tcW w:w="1077" w:type="dxa"/>
            <w:tcBorders>
              <w:top w:val="nil"/>
              <w:left w:val="nil"/>
              <w:bottom w:val="nil"/>
              <w:right w:val="nil"/>
            </w:tcBorders>
            <w:shd w:val="clear" w:color="auto" w:fill="auto"/>
            <w:noWrap/>
            <w:vAlign w:val="bottom"/>
            <w:hideMark/>
          </w:tcPr>
          <w:p w14:paraId="63BE737E" w14:textId="77777777" w:rsidR="00B23BFC" w:rsidRPr="00715626" w:rsidRDefault="00B23BFC" w:rsidP="00087753">
            <w:pPr>
              <w:pStyle w:val="TableText"/>
            </w:pPr>
            <w:r w:rsidRPr="00715626">
              <w:t>TYPHANG</w:t>
            </w:r>
          </w:p>
        </w:tc>
        <w:tc>
          <w:tcPr>
            <w:tcW w:w="222" w:type="dxa"/>
            <w:tcBorders>
              <w:top w:val="nil"/>
              <w:left w:val="nil"/>
              <w:bottom w:val="nil"/>
              <w:right w:val="single" w:sz="4" w:space="0" w:color="auto"/>
            </w:tcBorders>
            <w:shd w:val="clear" w:color="auto" w:fill="auto"/>
            <w:noWrap/>
            <w:vAlign w:val="bottom"/>
            <w:hideMark/>
          </w:tcPr>
          <w:p w14:paraId="1C61A3A9" w14:textId="77777777" w:rsidR="00B23BFC" w:rsidRPr="00715626" w:rsidRDefault="00B23BFC" w:rsidP="00087753">
            <w:pPr>
              <w:pStyle w:val="TableText"/>
            </w:pPr>
          </w:p>
        </w:tc>
        <w:tc>
          <w:tcPr>
            <w:tcW w:w="971" w:type="dxa"/>
            <w:tcBorders>
              <w:top w:val="nil"/>
              <w:left w:val="single" w:sz="4" w:space="0" w:color="auto"/>
              <w:bottom w:val="nil"/>
              <w:right w:val="nil"/>
            </w:tcBorders>
            <w:shd w:val="clear" w:color="auto" w:fill="auto"/>
            <w:noWrap/>
            <w:vAlign w:val="bottom"/>
            <w:hideMark/>
          </w:tcPr>
          <w:p w14:paraId="68D039AC" w14:textId="77777777" w:rsidR="00B23BFC" w:rsidRPr="00715626" w:rsidRDefault="00B23BFC" w:rsidP="00087753">
            <w:pPr>
              <w:pStyle w:val="TableText"/>
            </w:pPr>
            <w:r w:rsidRPr="00715626">
              <w:t>BABABC</w:t>
            </w:r>
          </w:p>
        </w:tc>
        <w:tc>
          <w:tcPr>
            <w:tcW w:w="1180" w:type="dxa"/>
            <w:tcBorders>
              <w:top w:val="nil"/>
              <w:left w:val="nil"/>
              <w:bottom w:val="nil"/>
              <w:right w:val="single" w:sz="4" w:space="0" w:color="auto"/>
            </w:tcBorders>
            <w:shd w:val="clear" w:color="auto" w:fill="auto"/>
            <w:noWrap/>
            <w:vAlign w:val="bottom"/>
            <w:hideMark/>
          </w:tcPr>
          <w:p w14:paraId="17416CEE" w14:textId="77777777" w:rsidR="00B23BFC" w:rsidRPr="00715626" w:rsidRDefault="00B23BFC" w:rsidP="00087753">
            <w:pPr>
              <w:pStyle w:val="TableText"/>
            </w:pPr>
            <w:r w:rsidRPr="00715626">
              <w:t>TYPHGLA</w:t>
            </w:r>
          </w:p>
        </w:tc>
        <w:tc>
          <w:tcPr>
            <w:tcW w:w="977" w:type="dxa"/>
            <w:tcBorders>
              <w:top w:val="nil"/>
              <w:left w:val="single" w:sz="4" w:space="0" w:color="auto"/>
              <w:bottom w:val="nil"/>
              <w:right w:val="nil"/>
            </w:tcBorders>
            <w:shd w:val="clear" w:color="auto" w:fill="auto"/>
            <w:noWrap/>
            <w:vAlign w:val="bottom"/>
            <w:hideMark/>
          </w:tcPr>
          <w:p w14:paraId="43FC9A16" w14:textId="77777777" w:rsidR="00B23BFC" w:rsidRPr="00715626" w:rsidRDefault="00B23BFC" w:rsidP="00087753">
            <w:pPr>
              <w:pStyle w:val="TableText"/>
            </w:pPr>
            <w:r w:rsidRPr="00715626">
              <w:t>BAABAB</w:t>
            </w:r>
          </w:p>
        </w:tc>
        <w:tc>
          <w:tcPr>
            <w:tcW w:w="1036" w:type="dxa"/>
            <w:tcBorders>
              <w:top w:val="nil"/>
              <w:left w:val="nil"/>
              <w:bottom w:val="nil"/>
              <w:right w:val="nil"/>
            </w:tcBorders>
            <w:shd w:val="clear" w:color="auto" w:fill="auto"/>
            <w:noWrap/>
            <w:vAlign w:val="bottom"/>
            <w:hideMark/>
          </w:tcPr>
          <w:p w14:paraId="4CB01D9A" w14:textId="77777777" w:rsidR="00B23BFC" w:rsidRPr="00715626" w:rsidRDefault="00B23BFC" w:rsidP="00087753">
            <w:pPr>
              <w:pStyle w:val="TableText"/>
            </w:pPr>
            <w:r w:rsidRPr="00715626">
              <w:t>TYPHLAT</w:t>
            </w:r>
          </w:p>
        </w:tc>
      </w:tr>
      <w:tr w:rsidR="00B23BFC" w:rsidRPr="00715626" w14:paraId="4D90407D" w14:textId="77777777" w:rsidTr="00087753">
        <w:trPr>
          <w:trHeight w:hRule="exact" w:val="227"/>
          <w:jc w:val="center"/>
        </w:trPr>
        <w:tc>
          <w:tcPr>
            <w:tcW w:w="278" w:type="dxa"/>
            <w:tcBorders>
              <w:top w:val="nil"/>
              <w:left w:val="nil"/>
              <w:bottom w:val="nil"/>
              <w:right w:val="nil"/>
            </w:tcBorders>
            <w:shd w:val="clear" w:color="auto" w:fill="auto"/>
            <w:noWrap/>
            <w:vAlign w:val="bottom"/>
            <w:hideMark/>
          </w:tcPr>
          <w:p w14:paraId="29C85DB2" w14:textId="77777777" w:rsidR="00B23BFC" w:rsidRPr="00715626" w:rsidRDefault="00B23BFC" w:rsidP="00087753">
            <w:pPr>
              <w:pStyle w:val="TableText"/>
            </w:pPr>
            <w:r w:rsidRPr="00715626">
              <w:t>ABAABA</w:t>
            </w:r>
          </w:p>
        </w:tc>
        <w:tc>
          <w:tcPr>
            <w:tcW w:w="1077" w:type="dxa"/>
            <w:tcBorders>
              <w:top w:val="nil"/>
              <w:left w:val="nil"/>
              <w:bottom w:val="nil"/>
              <w:right w:val="nil"/>
            </w:tcBorders>
            <w:shd w:val="clear" w:color="auto" w:fill="auto"/>
            <w:noWrap/>
            <w:vAlign w:val="bottom"/>
            <w:hideMark/>
          </w:tcPr>
          <w:p w14:paraId="06BF3A61" w14:textId="77777777" w:rsidR="00B23BFC" w:rsidRPr="00715626" w:rsidRDefault="00B23BFC" w:rsidP="00087753">
            <w:pPr>
              <w:pStyle w:val="TableText"/>
            </w:pPr>
            <w:r w:rsidRPr="00715626">
              <w:t>TYPHANG</w:t>
            </w:r>
          </w:p>
        </w:tc>
        <w:tc>
          <w:tcPr>
            <w:tcW w:w="222" w:type="dxa"/>
            <w:tcBorders>
              <w:top w:val="nil"/>
              <w:left w:val="nil"/>
              <w:bottom w:val="nil"/>
              <w:right w:val="single" w:sz="4" w:space="0" w:color="auto"/>
            </w:tcBorders>
            <w:shd w:val="clear" w:color="auto" w:fill="auto"/>
            <w:noWrap/>
            <w:vAlign w:val="bottom"/>
            <w:hideMark/>
          </w:tcPr>
          <w:p w14:paraId="712F3E01" w14:textId="77777777" w:rsidR="00B23BFC" w:rsidRPr="00715626" w:rsidRDefault="00B23BFC" w:rsidP="00087753">
            <w:pPr>
              <w:pStyle w:val="TableText"/>
            </w:pPr>
          </w:p>
        </w:tc>
        <w:tc>
          <w:tcPr>
            <w:tcW w:w="971" w:type="dxa"/>
            <w:tcBorders>
              <w:top w:val="nil"/>
              <w:left w:val="single" w:sz="4" w:space="0" w:color="auto"/>
              <w:bottom w:val="nil"/>
              <w:right w:val="nil"/>
            </w:tcBorders>
            <w:shd w:val="clear" w:color="auto" w:fill="auto"/>
            <w:noWrap/>
            <w:vAlign w:val="bottom"/>
            <w:hideMark/>
          </w:tcPr>
          <w:p w14:paraId="3C6A90FE" w14:textId="77777777" w:rsidR="00B23BFC" w:rsidRPr="00715626" w:rsidRDefault="00B23BFC" w:rsidP="00087753">
            <w:pPr>
              <w:pStyle w:val="TableText"/>
            </w:pPr>
            <w:r w:rsidRPr="00715626">
              <w:t>BABACB</w:t>
            </w:r>
          </w:p>
        </w:tc>
        <w:tc>
          <w:tcPr>
            <w:tcW w:w="1180" w:type="dxa"/>
            <w:tcBorders>
              <w:top w:val="nil"/>
              <w:left w:val="nil"/>
              <w:bottom w:val="nil"/>
              <w:right w:val="single" w:sz="4" w:space="0" w:color="auto"/>
            </w:tcBorders>
            <w:shd w:val="clear" w:color="auto" w:fill="auto"/>
            <w:noWrap/>
            <w:vAlign w:val="bottom"/>
            <w:hideMark/>
          </w:tcPr>
          <w:p w14:paraId="5F493803" w14:textId="77777777" w:rsidR="00B23BFC" w:rsidRPr="00715626" w:rsidRDefault="00B23BFC" w:rsidP="00087753">
            <w:pPr>
              <w:pStyle w:val="TableText"/>
            </w:pPr>
            <w:r w:rsidRPr="00715626">
              <w:t>TYPHGLA</w:t>
            </w:r>
          </w:p>
        </w:tc>
        <w:tc>
          <w:tcPr>
            <w:tcW w:w="977" w:type="dxa"/>
            <w:tcBorders>
              <w:top w:val="nil"/>
              <w:left w:val="single" w:sz="4" w:space="0" w:color="auto"/>
              <w:bottom w:val="nil"/>
              <w:right w:val="nil"/>
            </w:tcBorders>
            <w:shd w:val="clear" w:color="auto" w:fill="auto"/>
            <w:noWrap/>
            <w:vAlign w:val="bottom"/>
            <w:hideMark/>
          </w:tcPr>
          <w:p w14:paraId="16F6BFD5" w14:textId="77777777" w:rsidR="00B23BFC" w:rsidRPr="00715626" w:rsidRDefault="00B23BFC" w:rsidP="00087753">
            <w:pPr>
              <w:pStyle w:val="TableText"/>
            </w:pPr>
            <w:r w:rsidRPr="00715626">
              <w:t>BAABBA</w:t>
            </w:r>
          </w:p>
        </w:tc>
        <w:tc>
          <w:tcPr>
            <w:tcW w:w="1036" w:type="dxa"/>
            <w:tcBorders>
              <w:top w:val="nil"/>
              <w:left w:val="nil"/>
              <w:bottom w:val="nil"/>
              <w:right w:val="nil"/>
            </w:tcBorders>
            <w:shd w:val="clear" w:color="auto" w:fill="auto"/>
            <w:noWrap/>
            <w:vAlign w:val="bottom"/>
            <w:hideMark/>
          </w:tcPr>
          <w:p w14:paraId="132A01B5" w14:textId="77777777" w:rsidR="00B23BFC" w:rsidRPr="00715626" w:rsidRDefault="00B23BFC" w:rsidP="00087753">
            <w:pPr>
              <w:pStyle w:val="TableText"/>
            </w:pPr>
            <w:r w:rsidRPr="00715626">
              <w:t>TYPHLAT</w:t>
            </w:r>
          </w:p>
        </w:tc>
      </w:tr>
      <w:tr w:rsidR="00B23BFC" w:rsidRPr="00715626" w14:paraId="6EACABA8" w14:textId="77777777" w:rsidTr="00087753">
        <w:trPr>
          <w:trHeight w:hRule="exact" w:val="227"/>
          <w:jc w:val="center"/>
        </w:trPr>
        <w:tc>
          <w:tcPr>
            <w:tcW w:w="278" w:type="dxa"/>
            <w:tcBorders>
              <w:top w:val="nil"/>
              <w:left w:val="nil"/>
              <w:bottom w:val="nil"/>
              <w:right w:val="nil"/>
            </w:tcBorders>
            <w:shd w:val="clear" w:color="auto" w:fill="auto"/>
            <w:noWrap/>
            <w:vAlign w:val="bottom"/>
            <w:hideMark/>
          </w:tcPr>
          <w:p w14:paraId="3206DD0B" w14:textId="77777777" w:rsidR="00B23BFC" w:rsidRPr="00715626" w:rsidRDefault="00B23BFC" w:rsidP="00087753">
            <w:pPr>
              <w:pStyle w:val="TableText"/>
            </w:pPr>
            <w:r w:rsidRPr="00715626">
              <w:t>ABAABB</w:t>
            </w:r>
          </w:p>
        </w:tc>
        <w:tc>
          <w:tcPr>
            <w:tcW w:w="1077" w:type="dxa"/>
            <w:tcBorders>
              <w:top w:val="nil"/>
              <w:left w:val="nil"/>
              <w:bottom w:val="nil"/>
              <w:right w:val="nil"/>
            </w:tcBorders>
            <w:shd w:val="clear" w:color="auto" w:fill="auto"/>
            <w:noWrap/>
            <w:vAlign w:val="bottom"/>
            <w:hideMark/>
          </w:tcPr>
          <w:p w14:paraId="4C5ABC79" w14:textId="77777777" w:rsidR="00B23BFC" w:rsidRPr="00715626" w:rsidRDefault="00B23BFC" w:rsidP="00087753">
            <w:pPr>
              <w:pStyle w:val="TableText"/>
            </w:pPr>
            <w:r w:rsidRPr="00715626">
              <w:t>TYPHANG</w:t>
            </w:r>
          </w:p>
        </w:tc>
        <w:tc>
          <w:tcPr>
            <w:tcW w:w="222" w:type="dxa"/>
            <w:tcBorders>
              <w:top w:val="nil"/>
              <w:left w:val="nil"/>
              <w:bottom w:val="nil"/>
              <w:right w:val="single" w:sz="4" w:space="0" w:color="auto"/>
            </w:tcBorders>
            <w:shd w:val="clear" w:color="auto" w:fill="auto"/>
            <w:noWrap/>
            <w:vAlign w:val="bottom"/>
            <w:hideMark/>
          </w:tcPr>
          <w:p w14:paraId="4FFD40C1" w14:textId="77777777" w:rsidR="00B23BFC" w:rsidRPr="00715626" w:rsidRDefault="00B23BFC" w:rsidP="00087753">
            <w:pPr>
              <w:pStyle w:val="TableText"/>
            </w:pPr>
          </w:p>
        </w:tc>
        <w:tc>
          <w:tcPr>
            <w:tcW w:w="971" w:type="dxa"/>
            <w:tcBorders>
              <w:top w:val="nil"/>
              <w:left w:val="single" w:sz="4" w:space="0" w:color="auto"/>
              <w:bottom w:val="nil"/>
              <w:right w:val="nil"/>
            </w:tcBorders>
            <w:shd w:val="clear" w:color="auto" w:fill="auto"/>
            <w:noWrap/>
            <w:vAlign w:val="bottom"/>
            <w:hideMark/>
          </w:tcPr>
          <w:p w14:paraId="41A9FAF0" w14:textId="77777777" w:rsidR="00B23BFC" w:rsidRPr="00715626" w:rsidRDefault="00B23BFC" w:rsidP="00087753">
            <w:pPr>
              <w:pStyle w:val="TableText"/>
            </w:pPr>
            <w:r w:rsidRPr="00715626">
              <w:t>BABACC</w:t>
            </w:r>
          </w:p>
        </w:tc>
        <w:tc>
          <w:tcPr>
            <w:tcW w:w="1180" w:type="dxa"/>
            <w:tcBorders>
              <w:top w:val="nil"/>
              <w:left w:val="nil"/>
              <w:bottom w:val="nil"/>
              <w:right w:val="single" w:sz="4" w:space="0" w:color="auto"/>
            </w:tcBorders>
            <w:shd w:val="clear" w:color="auto" w:fill="auto"/>
            <w:noWrap/>
            <w:vAlign w:val="bottom"/>
            <w:hideMark/>
          </w:tcPr>
          <w:p w14:paraId="310CA653" w14:textId="77777777" w:rsidR="00B23BFC" w:rsidRPr="00715626" w:rsidRDefault="00B23BFC" w:rsidP="00087753">
            <w:pPr>
              <w:pStyle w:val="TableText"/>
            </w:pPr>
            <w:r w:rsidRPr="00715626">
              <w:t>TYPHGLA</w:t>
            </w:r>
          </w:p>
        </w:tc>
        <w:tc>
          <w:tcPr>
            <w:tcW w:w="977" w:type="dxa"/>
            <w:tcBorders>
              <w:top w:val="nil"/>
              <w:left w:val="single" w:sz="4" w:space="0" w:color="auto"/>
              <w:bottom w:val="nil"/>
              <w:right w:val="nil"/>
            </w:tcBorders>
            <w:shd w:val="clear" w:color="auto" w:fill="auto"/>
            <w:noWrap/>
            <w:vAlign w:val="bottom"/>
            <w:hideMark/>
          </w:tcPr>
          <w:p w14:paraId="4D558F86" w14:textId="77777777" w:rsidR="00B23BFC" w:rsidRPr="00715626" w:rsidRDefault="00B23BFC" w:rsidP="00087753">
            <w:pPr>
              <w:pStyle w:val="TableText"/>
            </w:pPr>
            <w:r w:rsidRPr="00715626">
              <w:t>BAABBB</w:t>
            </w:r>
          </w:p>
        </w:tc>
        <w:tc>
          <w:tcPr>
            <w:tcW w:w="1036" w:type="dxa"/>
            <w:tcBorders>
              <w:top w:val="nil"/>
              <w:left w:val="nil"/>
              <w:bottom w:val="nil"/>
              <w:right w:val="nil"/>
            </w:tcBorders>
            <w:shd w:val="clear" w:color="auto" w:fill="auto"/>
            <w:noWrap/>
            <w:vAlign w:val="bottom"/>
            <w:hideMark/>
          </w:tcPr>
          <w:p w14:paraId="666FEB8F" w14:textId="77777777" w:rsidR="00B23BFC" w:rsidRPr="00715626" w:rsidRDefault="00B23BFC" w:rsidP="00087753">
            <w:pPr>
              <w:pStyle w:val="TableText"/>
            </w:pPr>
            <w:r w:rsidRPr="00715626">
              <w:t>TYPHLAT</w:t>
            </w:r>
          </w:p>
        </w:tc>
      </w:tr>
      <w:tr w:rsidR="00B23BFC" w:rsidRPr="00715626" w14:paraId="1AA57563" w14:textId="77777777" w:rsidTr="00087753">
        <w:trPr>
          <w:trHeight w:hRule="exact" w:val="227"/>
          <w:jc w:val="center"/>
        </w:trPr>
        <w:tc>
          <w:tcPr>
            <w:tcW w:w="278" w:type="dxa"/>
            <w:tcBorders>
              <w:top w:val="nil"/>
              <w:left w:val="nil"/>
              <w:bottom w:val="nil"/>
              <w:right w:val="nil"/>
            </w:tcBorders>
            <w:shd w:val="clear" w:color="auto" w:fill="auto"/>
            <w:noWrap/>
            <w:vAlign w:val="bottom"/>
            <w:hideMark/>
          </w:tcPr>
          <w:p w14:paraId="71423CA5" w14:textId="77777777" w:rsidR="00B23BFC" w:rsidRPr="00715626" w:rsidRDefault="00B23BFC" w:rsidP="00087753">
            <w:pPr>
              <w:pStyle w:val="TableText"/>
            </w:pPr>
            <w:r w:rsidRPr="00715626">
              <w:t>ABABAA</w:t>
            </w:r>
          </w:p>
        </w:tc>
        <w:tc>
          <w:tcPr>
            <w:tcW w:w="1077" w:type="dxa"/>
            <w:tcBorders>
              <w:top w:val="nil"/>
              <w:left w:val="nil"/>
              <w:bottom w:val="nil"/>
              <w:right w:val="nil"/>
            </w:tcBorders>
            <w:shd w:val="clear" w:color="auto" w:fill="auto"/>
            <w:noWrap/>
            <w:vAlign w:val="bottom"/>
            <w:hideMark/>
          </w:tcPr>
          <w:p w14:paraId="151D8672" w14:textId="77777777" w:rsidR="00B23BFC" w:rsidRPr="00715626" w:rsidRDefault="00B23BFC" w:rsidP="00087753">
            <w:pPr>
              <w:pStyle w:val="TableText"/>
            </w:pPr>
            <w:r w:rsidRPr="00715626">
              <w:t>TYPHANG</w:t>
            </w:r>
          </w:p>
        </w:tc>
        <w:tc>
          <w:tcPr>
            <w:tcW w:w="222" w:type="dxa"/>
            <w:tcBorders>
              <w:top w:val="nil"/>
              <w:left w:val="nil"/>
              <w:bottom w:val="nil"/>
              <w:right w:val="single" w:sz="4" w:space="0" w:color="auto"/>
            </w:tcBorders>
            <w:shd w:val="clear" w:color="auto" w:fill="auto"/>
            <w:noWrap/>
            <w:vAlign w:val="bottom"/>
            <w:hideMark/>
          </w:tcPr>
          <w:p w14:paraId="28BB8AAC" w14:textId="77777777" w:rsidR="00B23BFC" w:rsidRPr="00715626" w:rsidRDefault="00B23BFC" w:rsidP="00087753">
            <w:pPr>
              <w:pStyle w:val="TableText"/>
            </w:pPr>
          </w:p>
        </w:tc>
        <w:tc>
          <w:tcPr>
            <w:tcW w:w="971" w:type="dxa"/>
            <w:tcBorders>
              <w:top w:val="nil"/>
              <w:left w:val="single" w:sz="4" w:space="0" w:color="auto"/>
              <w:bottom w:val="nil"/>
              <w:right w:val="nil"/>
            </w:tcBorders>
            <w:shd w:val="clear" w:color="auto" w:fill="auto"/>
            <w:noWrap/>
            <w:vAlign w:val="bottom"/>
            <w:hideMark/>
          </w:tcPr>
          <w:p w14:paraId="3DC3B85C" w14:textId="77777777" w:rsidR="00B23BFC" w:rsidRPr="00715626" w:rsidRDefault="00B23BFC" w:rsidP="00087753">
            <w:pPr>
              <w:pStyle w:val="TableText"/>
            </w:pPr>
            <w:r w:rsidRPr="00715626">
              <w:t>BABBBB</w:t>
            </w:r>
          </w:p>
        </w:tc>
        <w:tc>
          <w:tcPr>
            <w:tcW w:w="1180" w:type="dxa"/>
            <w:tcBorders>
              <w:top w:val="nil"/>
              <w:left w:val="nil"/>
              <w:bottom w:val="nil"/>
              <w:right w:val="single" w:sz="4" w:space="0" w:color="auto"/>
            </w:tcBorders>
            <w:shd w:val="clear" w:color="auto" w:fill="auto"/>
            <w:noWrap/>
            <w:vAlign w:val="bottom"/>
            <w:hideMark/>
          </w:tcPr>
          <w:p w14:paraId="18846D07" w14:textId="77777777" w:rsidR="00B23BFC" w:rsidRPr="00715626" w:rsidRDefault="00B23BFC" w:rsidP="00087753">
            <w:pPr>
              <w:pStyle w:val="TableText"/>
            </w:pPr>
            <w:r w:rsidRPr="00715626">
              <w:t>TYPHGLA</w:t>
            </w:r>
          </w:p>
        </w:tc>
        <w:tc>
          <w:tcPr>
            <w:tcW w:w="977" w:type="dxa"/>
            <w:tcBorders>
              <w:top w:val="nil"/>
              <w:left w:val="single" w:sz="4" w:space="0" w:color="auto"/>
              <w:bottom w:val="nil"/>
              <w:right w:val="nil"/>
            </w:tcBorders>
            <w:shd w:val="clear" w:color="auto" w:fill="auto"/>
            <w:noWrap/>
            <w:vAlign w:val="bottom"/>
            <w:hideMark/>
          </w:tcPr>
          <w:p w14:paraId="2B576396" w14:textId="77777777" w:rsidR="00B23BFC" w:rsidRPr="00715626" w:rsidRDefault="00B23BFC" w:rsidP="00087753">
            <w:pPr>
              <w:pStyle w:val="TableText"/>
            </w:pPr>
            <w:r w:rsidRPr="00715626">
              <w:t>BAACAA</w:t>
            </w:r>
          </w:p>
        </w:tc>
        <w:tc>
          <w:tcPr>
            <w:tcW w:w="1036" w:type="dxa"/>
            <w:tcBorders>
              <w:top w:val="nil"/>
              <w:left w:val="nil"/>
              <w:bottom w:val="nil"/>
              <w:right w:val="nil"/>
            </w:tcBorders>
            <w:shd w:val="clear" w:color="auto" w:fill="auto"/>
            <w:noWrap/>
            <w:vAlign w:val="bottom"/>
            <w:hideMark/>
          </w:tcPr>
          <w:p w14:paraId="52943441" w14:textId="77777777" w:rsidR="00B23BFC" w:rsidRPr="00715626" w:rsidRDefault="00B23BFC" w:rsidP="00087753">
            <w:pPr>
              <w:pStyle w:val="TableText"/>
            </w:pPr>
            <w:r w:rsidRPr="00715626">
              <w:t>TYPHLAT</w:t>
            </w:r>
          </w:p>
        </w:tc>
      </w:tr>
      <w:tr w:rsidR="00B23BFC" w:rsidRPr="00715626" w14:paraId="123692C2" w14:textId="77777777" w:rsidTr="00087753">
        <w:trPr>
          <w:trHeight w:hRule="exact" w:val="227"/>
          <w:jc w:val="center"/>
        </w:trPr>
        <w:tc>
          <w:tcPr>
            <w:tcW w:w="278" w:type="dxa"/>
            <w:tcBorders>
              <w:top w:val="nil"/>
              <w:left w:val="nil"/>
              <w:bottom w:val="nil"/>
              <w:right w:val="nil"/>
            </w:tcBorders>
            <w:shd w:val="clear" w:color="auto" w:fill="auto"/>
            <w:noWrap/>
            <w:vAlign w:val="bottom"/>
            <w:hideMark/>
          </w:tcPr>
          <w:p w14:paraId="58950D49" w14:textId="77777777" w:rsidR="00B23BFC" w:rsidRPr="00715626" w:rsidRDefault="00B23BFC" w:rsidP="00087753">
            <w:pPr>
              <w:pStyle w:val="TableText"/>
            </w:pPr>
            <w:r w:rsidRPr="00715626">
              <w:t>ABABAB</w:t>
            </w:r>
          </w:p>
        </w:tc>
        <w:tc>
          <w:tcPr>
            <w:tcW w:w="1077" w:type="dxa"/>
            <w:tcBorders>
              <w:top w:val="nil"/>
              <w:left w:val="nil"/>
              <w:bottom w:val="nil"/>
              <w:right w:val="nil"/>
            </w:tcBorders>
            <w:shd w:val="clear" w:color="auto" w:fill="auto"/>
            <w:noWrap/>
            <w:vAlign w:val="bottom"/>
            <w:hideMark/>
          </w:tcPr>
          <w:p w14:paraId="692B9DCE" w14:textId="77777777" w:rsidR="00B23BFC" w:rsidRPr="00715626" w:rsidRDefault="00B23BFC" w:rsidP="00087753">
            <w:pPr>
              <w:pStyle w:val="TableText"/>
            </w:pPr>
            <w:r w:rsidRPr="00715626">
              <w:t>TYPHANG</w:t>
            </w:r>
          </w:p>
        </w:tc>
        <w:tc>
          <w:tcPr>
            <w:tcW w:w="222" w:type="dxa"/>
            <w:tcBorders>
              <w:top w:val="nil"/>
              <w:left w:val="nil"/>
              <w:bottom w:val="nil"/>
              <w:right w:val="single" w:sz="4" w:space="0" w:color="auto"/>
            </w:tcBorders>
            <w:shd w:val="clear" w:color="auto" w:fill="auto"/>
            <w:noWrap/>
            <w:vAlign w:val="bottom"/>
            <w:hideMark/>
          </w:tcPr>
          <w:p w14:paraId="4951E471" w14:textId="77777777" w:rsidR="00B23BFC" w:rsidRPr="00715626" w:rsidRDefault="00B23BFC" w:rsidP="00087753">
            <w:pPr>
              <w:pStyle w:val="TableText"/>
            </w:pPr>
          </w:p>
        </w:tc>
        <w:tc>
          <w:tcPr>
            <w:tcW w:w="971" w:type="dxa"/>
            <w:tcBorders>
              <w:top w:val="nil"/>
              <w:left w:val="single" w:sz="4" w:space="0" w:color="auto"/>
              <w:bottom w:val="nil"/>
              <w:right w:val="nil"/>
            </w:tcBorders>
            <w:shd w:val="clear" w:color="auto" w:fill="auto"/>
            <w:noWrap/>
            <w:vAlign w:val="bottom"/>
            <w:hideMark/>
          </w:tcPr>
          <w:p w14:paraId="65B59F83" w14:textId="77777777" w:rsidR="00B23BFC" w:rsidRPr="00715626" w:rsidRDefault="00B23BFC" w:rsidP="00087753">
            <w:pPr>
              <w:pStyle w:val="TableText"/>
            </w:pPr>
            <w:r w:rsidRPr="00715626">
              <w:t>BABBBC</w:t>
            </w:r>
          </w:p>
        </w:tc>
        <w:tc>
          <w:tcPr>
            <w:tcW w:w="1180" w:type="dxa"/>
            <w:tcBorders>
              <w:top w:val="nil"/>
              <w:left w:val="nil"/>
              <w:bottom w:val="nil"/>
              <w:right w:val="single" w:sz="4" w:space="0" w:color="auto"/>
            </w:tcBorders>
            <w:shd w:val="clear" w:color="auto" w:fill="auto"/>
            <w:noWrap/>
            <w:vAlign w:val="bottom"/>
            <w:hideMark/>
          </w:tcPr>
          <w:p w14:paraId="03B543FA" w14:textId="77777777" w:rsidR="00B23BFC" w:rsidRPr="00715626" w:rsidRDefault="00B23BFC" w:rsidP="00087753">
            <w:pPr>
              <w:pStyle w:val="TableText"/>
            </w:pPr>
            <w:r w:rsidRPr="00715626">
              <w:t>TYPHGLA</w:t>
            </w:r>
          </w:p>
        </w:tc>
        <w:tc>
          <w:tcPr>
            <w:tcW w:w="977" w:type="dxa"/>
            <w:tcBorders>
              <w:top w:val="nil"/>
              <w:left w:val="single" w:sz="4" w:space="0" w:color="auto"/>
              <w:bottom w:val="nil"/>
              <w:right w:val="nil"/>
            </w:tcBorders>
            <w:shd w:val="clear" w:color="auto" w:fill="auto"/>
            <w:noWrap/>
            <w:vAlign w:val="bottom"/>
            <w:hideMark/>
          </w:tcPr>
          <w:p w14:paraId="5BFD8A10" w14:textId="77777777" w:rsidR="00B23BFC" w:rsidRPr="00715626" w:rsidRDefault="00B23BFC" w:rsidP="00087753">
            <w:pPr>
              <w:pStyle w:val="TableText"/>
            </w:pPr>
            <w:r w:rsidRPr="00715626">
              <w:t>BAACAB</w:t>
            </w:r>
          </w:p>
        </w:tc>
        <w:tc>
          <w:tcPr>
            <w:tcW w:w="1036" w:type="dxa"/>
            <w:tcBorders>
              <w:top w:val="nil"/>
              <w:left w:val="nil"/>
              <w:bottom w:val="nil"/>
              <w:right w:val="nil"/>
            </w:tcBorders>
            <w:shd w:val="clear" w:color="auto" w:fill="auto"/>
            <w:noWrap/>
            <w:vAlign w:val="bottom"/>
            <w:hideMark/>
          </w:tcPr>
          <w:p w14:paraId="28A66327" w14:textId="77777777" w:rsidR="00B23BFC" w:rsidRPr="00715626" w:rsidRDefault="00B23BFC" w:rsidP="00087753">
            <w:pPr>
              <w:pStyle w:val="TableText"/>
            </w:pPr>
            <w:r w:rsidRPr="00715626">
              <w:t>TYPHLAT</w:t>
            </w:r>
          </w:p>
        </w:tc>
      </w:tr>
      <w:tr w:rsidR="00B23BFC" w:rsidRPr="00715626" w14:paraId="4388C535" w14:textId="77777777" w:rsidTr="00087753">
        <w:trPr>
          <w:trHeight w:hRule="exact" w:val="227"/>
          <w:jc w:val="center"/>
        </w:trPr>
        <w:tc>
          <w:tcPr>
            <w:tcW w:w="278" w:type="dxa"/>
            <w:tcBorders>
              <w:top w:val="nil"/>
              <w:left w:val="nil"/>
              <w:bottom w:val="nil"/>
              <w:right w:val="nil"/>
            </w:tcBorders>
            <w:shd w:val="clear" w:color="auto" w:fill="auto"/>
            <w:noWrap/>
            <w:vAlign w:val="bottom"/>
            <w:hideMark/>
          </w:tcPr>
          <w:p w14:paraId="52A8C9CF" w14:textId="77777777" w:rsidR="00B23BFC" w:rsidRPr="00715626" w:rsidRDefault="00B23BFC" w:rsidP="00087753">
            <w:pPr>
              <w:pStyle w:val="TableText"/>
            </w:pPr>
            <w:r w:rsidRPr="00715626">
              <w:t>ABABBA</w:t>
            </w:r>
          </w:p>
        </w:tc>
        <w:tc>
          <w:tcPr>
            <w:tcW w:w="1077" w:type="dxa"/>
            <w:tcBorders>
              <w:top w:val="nil"/>
              <w:left w:val="nil"/>
              <w:bottom w:val="nil"/>
              <w:right w:val="nil"/>
            </w:tcBorders>
            <w:shd w:val="clear" w:color="auto" w:fill="auto"/>
            <w:noWrap/>
            <w:vAlign w:val="bottom"/>
            <w:hideMark/>
          </w:tcPr>
          <w:p w14:paraId="3052DFEB" w14:textId="77777777" w:rsidR="00B23BFC" w:rsidRPr="00715626" w:rsidRDefault="00B23BFC" w:rsidP="00087753">
            <w:pPr>
              <w:pStyle w:val="TableText"/>
            </w:pPr>
            <w:r w:rsidRPr="00715626">
              <w:t>TYPHANG</w:t>
            </w:r>
          </w:p>
        </w:tc>
        <w:tc>
          <w:tcPr>
            <w:tcW w:w="222" w:type="dxa"/>
            <w:tcBorders>
              <w:top w:val="nil"/>
              <w:left w:val="nil"/>
              <w:bottom w:val="nil"/>
              <w:right w:val="single" w:sz="4" w:space="0" w:color="auto"/>
            </w:tcBorders>
            <w:shd w:val="clear" w:color="auto" w:fill="auto"/>
            <w:noWrap/>
            <w:vAlign w:val="bottom"/>
            <w:hideMark/>
          </w:tcPr>
          <w:p w14:paraId="76650C6A" w14:textId="77777777" w:rsidR="00B23BFC" w:rsidRPr="00715626" w:rsidRDefault="00B23BFC" w:rsidP="00087753">
            <w:pPr>
              <w:pStyle w:val="TableText"/>
            </w:pPr>
          </w:p>
        </w:tc>
        <w:tc>
          <w:tcPr>
            <w:tcW w:w="971" w:type="dxa"/>
            <w:tcBorders>
              <w:top w:val="nil"/>
              <w:left w:val="single" w:sz="4" w:space="0" w:color="auto"/>
              <w:bottom w:val="nil"/>
              <w:right w:val="nil"/>
            </w:tcBorders>
            <w:shd w:val="clear" w:color="auto" w:fill="auto"/>
            <w:noWrap/>
            <w:vAlign w:val="bottom"/>
            <w:hideMark/>
          </w:tcPr>
          <w:p w14:paraId="1D9A3ABE" w14:textId="77777777" w:rsidR="00B23BFC" w:rsidRPr="00715626" w:rsidRDefault="00B23BFC" w:rsidP="00087753">
            <w:pPr>
              <w:pStyle w:val="TableText"/>
            </w:pPr>
            <w:r w:rsidRPr="00715626">
              <w:t>BABBCB</w:t>
            </w:r>
          </w:p>
        </w:tc>
        <w:tc>
          <w:tcPr>
            <w:tcW w:w="1180" w:type="dxa"/>
            <w:tcBorders>
              <w:top w:val="nil"/>
              <w:left w:val="nil"/>
              <w:bottom w:val="nil"/>
              <w:right w:val="single" w:sz="4" w:space="0" w:color="auto"/>
            </w:tcBorders>
            <w:shd w:val="clear" w:color="auto" w:fill="auto"/>
            <w:noWrap/>
            <w:vAlign w:val="bottom"/>
            <w:hideMark/>
          </w:tcPr>
          <w:p w14:paraId="40CC44CB" w14:textId="77777777" w:rsidR="00B23BFC" w:rsidRPr="00715626" w:rsidRDefault="00B23BFC" w:rsidP="00087753">
            <w:pPr>
              <w:pStyle w:val="TableText"/>
            </w:pPr>
            <w:r w:rsidRPr="00715626">
              <w:t>TYPHGLA</w:t>
            </w:r>
          </w:p>
        </w:tc>
        <w:tc>
          <w:tcPr>
            <w:tcW w:w="977" w:type="dxa"/>
            <w:tcBorders>
              <w:top w:val="nil"/>
              <w:left w:val="single" w:sz="4" w:space="0" w:color="auto"/>
              <w:bottom w:val="nil"/>
              <w:right w:val="nil"/>
            </w:tcBorders>
            <w:shd w:val="clear" w:color="auto" w:fill="auto"/>
            <w:noWrap/>
            <w:vAlign w:val="bottom"/>
            <w:hideMark/>
          </w:tcPr>
          <w:p w14:paraId="7777FB4E" w14:textId="77777777" w:rsidR="00B23BFC" w:rsidRPr="00715626" w:rsidRDefault="00B23BFC" w:rsidP="00087753">
            <w:pPr>
              <w:pStyle w:val="TableText"/>
            </w:pPr>
            <w:r w:rsidRPr="00715626">
              <w:t>BAACBA</w:t>
            </w:r>
          </w:p>
        </w:tc>
        <w:tc>
          <w:tcPr>
            <w:tcW w:w="1036" w:type="dxa"/>
            <w:tcBorders>
              <w:top w:val="nil"/>
              <w:left w:val="nil"/>
              <w:bottom w:val="nil"/>
              <w:right w:val="nil"/>
            </w:tcBorders>
            <w:shd w:val="clear" w:color="auto" w:fill="auto"/>
            <w:noWrap/>
            <w:vAlign w:val="bottom"/>
            <w:hideMark/>
          </w:tcPr>
          <w:p w14:paraId="50F0DE30" w14:textId="77777777" w:rsidR="00B23BFC" w:rsidRPr="00715626" w:rsidRDefault="00B23BFC" w:rsidP="00087753">
            <w:pPr>
              <w:pStyle w:val="TableText"/>
            </w:pPr>
            <w:r w:rsidRPr="00715626">
              <w:t>TYPHLAT</w:t>
            </w:r>
          </w:p>
        </w:tc>
      </w:tr>
      <w:tr w:rsidR="00B23BFC" w:rsidRPr="00715626" w14:paraId="04B94168" w14:textId="77777777" w:rsidTr="00087753">
        <w:trPr>
          <w:trHeight w:hRule="exact" w:val="227"/>
          <w:jc w:val="center"/>
        </w:trPr>
        <w:tc>
          <w:tcPr>
            <w:tcW w:w="278" w:type="dxa"/>
            <w:tcBorders>
              <w:top w:val="nil"/>
              <w:left w:val="nil"/>
              <w:bottom w:val="nil"/>
              <w:right w:val="nil"/>
            </w:tcBorders>
            <w:shd w:val="clear" w:color="auto" w:fill="auto"/>
            <w:noWrap/>
            <w:vAlign w:val="bottom"/>
            <w:hideMark/>
          </w:tcPr>
          <w:p w14:paraId="71026010" w14:textId="77777777" w:rsidR="00B23BFC" w:rsidRPr="00715626" w:rsidRDefault="00B23BFC" w:rsidP="00087753">
            <w:pPr>
              <w:pStyle w:val="TableText"/>
            </w:pPr>
            <w:r w:rsidRPr="00715626">
              <w:t>ABABBB</w:t>
            </w:r>
          </w:p>
        </w:tc>
        <w:tc>
          <w:tcPr>
            <w:tcW w:w="1077" w:type="dxa"/>
            <w:tcBorders>
              <w:top w:val="nil"/>
              <w:left w:val="nil"/>
              <w:bottom w:val="nil"/>
              <w:right w:val="nil"/>
            </w:tcBorders>
            <w:shd w:val="clear" w:color="auto" w:fill="auto"/>
            <w:noWrap/>
            <w:vAlign w:val="bottom"/>
            <w:hideMark/>
          </w:tcPr>
          <w:p w14:paraId="032C2F8A" w14:textId="77777777" w:rsidR="00B23BFC" w:rsidRPr="00715626" w:rsidRDefault="00B23BFC" w:rsidP="00087753">
            <w:pPr>
              <w:pStyle w:val="TableText"/>
            </w:pPr>
            <w:r w:rsidRPr="00715626">
              <w:t>TYPHANG</w:t>
            </w:r>
          </w:p>
        </w:tc>
        <w:tc>
          <w:tcPr>
            <w:tcW w:w="222" w:type="dxa"/>
            <w:tcBorders>
              <w:top w:val="nil"/>
              <w:left w:val="nil"/>
              <w:bottom w:val="nil"/>
              <w:right w:val="single" w:sz="4" w:space="0" w:color="auto"/>
            </w:tcBorders>
            <w:shd w:val="clear" w:color="auto" w:fill="auto"/>
            <w:noWrap/>
            <w:vAlign w:val="bottom"/>
            <w:hideMark/>
          </w:tcPr>
          <w:p w14:paraId="51287FFF" w14:textId="77777777" w:rsidR="00B23BFC" w:rsidRPr="00715626" w:rsidRDefault="00B23BFC" w:rsidP="00087753">
            <w:pPr>
              <w:pStyle w:val="TableText"/>
            </w:pPr>
          </w:p>
        </w:tc>
        <w:tc>
          <w:tcPr>
            <w:tcW w:w="971" w:type="dxa"/>
            <w:tcBorders>
              <w:top w:val="nil"/>
              <w:left w:val="single" w:sz="4" w:space="0" w:color="auto"/>
              <w:bottom w:val="nil"/>
              <w:right w:val="nil"/>
            </w:tcBorders>
            <w:shd w:val="clear" w:color="auto" w:fill="auto"/>
            <w:noWrap/>
            <w:vAlign w:val="bottom"/>
            <w:hideMark/>
          </w:tcPr>
          <w:p w14:paraId="19C342B1" w14:textId="77777777" w:rsidR="00B23BFC" w:rsidRPr="00715626" w:rsidRDefault="00B23BFC" w:rsidP="00087753">
            <w:pPr>
              <w:pStyle w:val="TableText"/>
            </w:pPr>
            <w:r w:rsidRPr="00715626">
              <w:t>BABBCC</w:t>
            </w:r>
          </w:p>
        </w:tc>
        <w:tc>
          <w:tcPr>
            <w:tcW w:w="1180" w:type="dxa"/>
            <w:tcBorders>
              <w:top w:val="nil"/>
              <w:left w:val="nil"/>
              <w:bottom w:val="nil"/>
              <w:right w:val="single" w:sz="4" w:space="0" w:color="auto"/>
            </w:tcBorders>
            <w:shd w:val="clear" w:color="auto" w:fill="auto"/>
            <w:noWrap/>
            <w:vAlign w:val="bottom"/>
            <w:hideMark/>
          </w:tcPr>
          <w:p w14:paraId="72E23DBD" w14:textId="77777777" w:rsidR="00B23BFC" w:rsidRPr="00715626" w:rsidRDefault="00B23BFC" w:rsidP="00087753">
            <w:pPr>
              <w:pStyle w:val="TableText"/>
            </w:pPr>
            <w:r w:rsidRPr="00715626">
              <w:t>TYPHGLA</w:t>
            </w:r>
          </w:p>
        </w:tc>
        <w:tc>
          <w:tcPr>
            <w:tcW w:w="977" w:type="dxa"/>
            <w:tcBorders>
              <w:top w:val="nil"/>
              <w:left w:val="single" w:sz="4" w:space="0" w:color="auto"/>
              <w:bottom w:val="nil"/>
              <w:right w:val="nil"/>
            </w:tcBorders>
            <w:shd w:val="clear" w:color="auto" w:fill="auto"/>
            <w:noWrap/>
            <w:vAlign w:val="bottom"/>
            <w:hideMark/>
          </w:tcPr>
          <w:p w14:paraId="6C6779C3" w14:textId="77777777" w:rsidR="00B23BFC" w:rsidRPr="00715626" w:rsidRDefault="00B23BFC" w:rsidP="00087753">
            <w:pPr>
              <w:pStyle w:val="TableText"/>
            </w:pPr>
            <w:r w:rsidRPr="00715626">
              <w:t>BAACBB</w:t>
            </w:r>
          </w:p>
        </w:tc>
        <w:tc>
          <w:tcPr>
            <w:tcW w:w="1036" w:type="dxa"/>
            <w:tcBorders>
              <w:top w:val="nil"/>
              <w:left w:val="nil"/>
              <w:bottom w:val="nil"/>
              <w:right w:val="nil"/>
            </w:tcBorders>
            <w:shd w:val="clear" w:color="auto" w:fill="auto"/>
            <w:noWrap/>
            <w:vAlign w:val="bottom"/>
            <w:hideMark/>
          </w:tcPr>
          <w:p w14:paraId="58B722A7" w14:textId="77777777" w:rsidR="00B23BFC" w:rsidRPr="00715626" w:rsidRDefault="00B23BFC" w:rsidP="00087753">
            <w:pPr>
              <w:pStyle w:val="TableText"/>
            </w:pPr>
            <w:r w:rsidRPr="00715626">
              <w:t>TYPHLAT</w:t>
            </w:r>
          </w:p>
        </w:tc>
      </w:tr>
      <w:tr w:rsidR="00B23BFC" w:rsidRPr="00715626" w14:paraId="067AD596" w14:textId="77777777" w:rsidTr="00087753">
        <w:trPr>
          <w:trHeight w:hRule="exact" w:val="227"/>
          <w:jc w:val="center"/>
        </w:trPr>
        <w:tc>
          <w:tcPr>
            <w:tcW w:w="278" w:type="dxa"/>
            <w:tcBorders>
              <w:top w:val="nil"/>
              <w:left w:val="nil"/>
              <w:bottom w:val="nil"/>
              <w:right w:val="nil"/>
            </w:tcBorders>
            <w:shd w:val="clear" w:color="auto" w:fill="auto"/>
            <w:noWrap/>
            <w:vAlign w:val="bottom"/>
            <w:hideMark/>
          </w:tcPr>
          <w:p w14:paraId="520ED300" w14:textId="77777777" w:rsidR="00B23BFC" w:rsidRPr="00715626" w:rsidRDefault="00B23BFC" w:rsidP="00087753">
            <w:pPr>
              <w:pStyle w:val="TableText"/>
            </w:pPr>
            <w:r w:rsidRPr="00715626">
              <w:t>ABBAAA</w:t>
            </w:r>
          </w:p>
        </w:tc>
        <w:tc>
          <w:tcPr>
            <w:tcW w:w="1077" w:type="dxa"/>
            <w:tcBorders>
              <w:top w:val="nil"/>
              <w:left w:val="nil"/>
              <w:bottom w:val="nil"/>
              <w:right w:val="nil"/>
            </w:tcBorders>
            <w:shd w:val="clear" w:color="auto" w:fill="auto"/>
            <w:noWrap/>
            <w:vAlign w:val="bottom"/>
            <w:hideMark/>
          </w:tcPr>
          <w:p w14:paraId="1DC184E3" w14:textId="77777777" w:rsidR="00B23BFC" w:rsidRPr="00715626" w:rsidRDefault="00B23BFC" w:rsidP="00087753">
            <w:pPr>
              <w:pStyle w:val="TableText"/>
            </w:pPr>
            <w:r w:rsidRPr="00715626">
              <w:t>TYPHANG</w:t>
            </w:r>
          </w:p>
        </w:tc>
        <w:tc>
          <w:tcPr>
            <w:tcW w:w="222" w:type="dxa"/>
            <w:tcBorders>
              <w:top w:val="nil"/>
              <w:left w:val="nil"/>
              <w:bottom w:val="nil"/>
              <w:right w:val="single" w:sz="4" w:space="0" w:color="auto"/>
            </w:tcBorders>
            <w:shd w:val="clear" w:color="auto" w:fill="auto"/>
            <w:noWrap/>
            <w:vAlign w:val="bottom"/>
            <w:hideMark/>
          </w:tcPr>
          <w:p w14:paraId="2413C2CC" w14:textId="77777777" w:rsidR="00B23BFC" w:rsidRPr="00715626" w:rsidRDefault="00B23BFC" w:rsidP="00087753">
            <w:pPr>
              <w:pStyle w:val="TableText"/>
            </w:pPr>
          </w:p>
        </w:tc>
        <w:tc>
          <w:tcPr>
            <w:tcW w:w="971" w:type="dxa"/>
            <w:tcBorders>
              <w:top w:val="nil"/>
              <w:left w:val="single" w:sz="4" w:space="0" w:color="auto"/>
              <w:bottom w:val="nil"/>
              <w:right w:val="nil"/>
            </w:tcBorders>
            <w:shd w:val="clear" w:color="auto" w:fill="auto"/>
            <w:noWrap/>
            <w:vAlign w:val="bottom"/>
            <w:hideMark/>
          </w:tcPr>
          <w:p w14:paraId="2524C6C8" w14:textId="77777777" w:rsidR="00B23BFC" w:rsidRPr="00715626" w:rsidRDefault="00B23BFC" w:rsidP="00087753">
            <w:pPr>
              <w:pStyle w:val="TableText"/>
            </w:pPr>
            <w:r w:rsidRPr="00715626">
              <w:t>BACABB</w:t>
            </w:r>
          </w:p>
        </w:tc>
        <w:tc>
          <w:tcPr>
            <w:tcW w:w="1180" w:type="dxa"/>
            <w:tcBorders>
              <w:top w:val="nil"/>
              <w:left w:val="nil"/>
              <w:bottom w:val="nil"/>
              <w:right w:val="single" w:sz="4" w:space="0" w:color="auto"/>
            </w:tcBorders>
            <w:shd w:val="clear" w:color="auto" w:fill="auto"/>
            <w:noWrap/>
            <w:vAlign w:val="bottom"/>
            <w:hideMark/>
          </w:tcPr>
          <w:p w14:paraId="0EEAA2C1" w14:textId="77777777" w:rsidR="00B23BFC" w:rsidRPr="00715626" w:rsidRDefault="00B23BFC" w:rsidP="00087753">
            <w:pPr>
              <w:pStyle w:val="TableText"/>
            </w:pPr>
            <w:r w:rsidRPr="00715626">
              <w:t>TYPHGLA</w:t>
            </w:r>
          </w:p>
        </w:tc>
        <w:tc>
          <w:tcPr>
            <w:tcW w:w="977" w:type="dxa"/>
            <w:tcBorders>
              <w:top w:val="nil"/>
              <w:left w:val="single" w:sz="4" w:space="0" w:color="auto"/>
              <w:bottom w:val="nil"/>
              <w:right w:val="nil"/>
            </w:tcBorders>
            <w:shd w:val="clear" w:color="auto" w:fill="auto"/>
            <w:noWrap/>
            <w:vAlign w:val="bottom"/>
            <w:hideMark/>
          </w:tcPr>
          <w:p w14:paraId="5A726D26" w14:textId="77777777" w:rsidR="00B23BFC" w:rsidRPr="00715626" w:rsidRDefault="00B23BFC" w:rsidP="00087753">
            <w:pPr>
              <w:pStyle w:val="TableText"/>
            </w:pPr>
            <w:r w:rsidRPr="00715626">
              <w:t>BABBAA</w:t>
            </w:r>
          </w:p>
        </w:tc>
        <w:tc>
          <w:tcPr>
            <w:tcW w:w="1036" w:type="dxa"/>
            <w:tcBorders>
              <w:top w:val="nil"/>
              <w:left w:val="nil"/>
              <w:bottom w:val="nil"/>
              <w:right w:val="nil"/>
            </w:tcBorders>
            <w:shd w:val="clear" w:color="auto" w:fill="auto"/>
            <w:noWrap/>
            <w:vAlign w:val="bottom"/>
            <w:hideMark/>
          </w:tcPr>
          <w:p w14:paraId="72D23CFE" w14:textId="77777777" w:rsidR="00B23BFC" w:rsidRPr="00715626" w:rsidRDefault="00B23BFC" w:rsidP="00087753">
            <w:pPr>
              <w:pStyle w:val="TableText"/>
            </w:pPr>
            <w:r w:rsidRPr="00715626">
              <w:t>TYPHLAT</w:t>
            </w:r>
          </w:p>
        </w:tc>
      </w:tr>
      <w:tr w:rsidR="00B23BFC" w:rsidRPr="00715626" w14:paraId="2173347E" w14:textId="77777777" w:rsidTr="00087753">
        <w:trPr>
          <w:trHeight w:hRule="exact" w:val="227"/>
          <w:jc w:val="center"/>
        </w:trPr>
        <w:tc>
          <w:tcPr>
            <w:tcW w:w="278" w:type="dxa"/>
            <w:tcBorders>
              <w:top w:val="nil"/>
              <w:left w:val="nil"/>
              <w:bottom w:val="nil"/>
              <w:right w:val="nil"/>
            </w:tcBorders>
            <w:shd w:val="clear" w:color="auto" w:fill="auto"/>
            <w:noWrap/>
            <w:vAlign w:val="bottom"/>
            <w:hideMark/>
          </w:tcPr>
          <w:p w14:paraId="316091F7" w14:textId="77777777" w:rsidR="00B23BFC" w:rsidRPr="00715626" w:rsidRDefault="00B23BFC" w:rsidP="00087753">
            <w:pPr>
              <w:pStyle w:val="TableText"/>
            </w:pPr>
            <w:r w:rsidRPr="00715626">
              <w:t>ABBAAB</w:t>
            </w:r>
          </w:p>
        </w:tc>
        <w:tc>
          <w:tcPr>
            <w:tcW w:w="1077" w:type="dxa"/>
            <w:tcBorders>
              <w:top w:val="nil"/>
              <w:left w:val="nil"/>
              <w:bottom w:val="nil"/>
              <w:right w:val="nil"/>
            </w:tcBorders>
            <w:shd w:val="clear" w:color="auto" w:fill="auto"/>
            <w:noWrap/>
            <w:vAlign w:val="bottom"/>
            <w:hideMark/>
          </w:tcPr>
          <w:p w14:paraId="60CC8C97" w14:textId="77777777" w:rsidR="00B23BFC" w:rsidRPr="00715626" w:rsidRDefault="00B23BFC" w:rsidP="00087753">
            <w:pPr>
              <w:pStyle w:val="TableText"/>
            </w:pPr>
            <w:r w:rsidRPr="00715626">
              <w:t>TYPHANG</w:t>
            </w:r>
          </w:p>
        </w:tc>
        <w:tc>
          <w:tcPr>
            <w:tcW w:w="222" w:type="dxa"/>
            <w:tcBorders>
              <w:top w:val="nil"/>
              <w:left w:val="nil"/>
              <w:bottom w:val="nil"/>
              <w:right w:val="single" w:sz="4" w:space="0" w:color="auto"/>
            </w:tcBorders>
            <w:shd w:val="clear" w:color="auto" w:fill="auto"/>
            <w:noWrap/>
            <w:vAlign w:val="bottom"/>
            <w:hideMark/>
          </w:tcPr>
          <w:p w14:paraId="223A7139" w14:textId="77777777" w:rsidR="00B23BFC" w:rsidRPr="00715626" w:rsidRDefault="00B23BFC" w:rsidP="00087753">
            <w:pPr>
              <w:pStyle w:val="TableText"/>
            </w:pPr>
          </w:p>
        </w:tc>
        <w:tc>
          <w:tcPr>
            <w:tcW w:w="971" w:type="dxa"/>
            <w:tcBorders>
              <w:top w:val="nil"/>
              <w:left w:val="single" w:sz="4" w:space="0" w:color="auto"/>
              <w:bottom w:val="nil"/>
              <w:right w:val="nil"/>
            </w:tcBorders>
            <w:shd w:val="clear" w:color="auto" w:fill="auto"/>
            <w:noWrap/>
            <w:vAlign w:val="bottom"/>
            <w:hideMark/>
          </w:tcPr>
          <w:p w14:paraId="37164E8E" w14:textId="77777777" w:rsidR="00B23BFC" w:rsidRPr="00715626" w:rsidRDefault="00B23BFC" w:rsidP="00087753">
            <w:pPr>
              <w:pStyle w:val="TableText"/>
            </w:pPr>
            <w:r w:rsidRPr="00715626">
              <w:t>BACABC</w:t>
            </w:r>
          </w:p>
        </w:tc>
        <w:tc>
          <w:tcPr>
            <w:tcW w:w="1180" w:type="dxa"/>
            <w:tcBorders>
              <w:top w:val="nil"/>
              <w:left w:val="nil"/>
              <w:bottom w:val="nil"/>
              <w:right w:val="single" w:sz="4" w:space="0" w:color="auto"/>
            </w:tcBorders>
            <w:shd w:val="clear" w:color="auto" w:fill="auto"/>
            <w:noWrap/>
            <w:vAlign w:val="bottom"/>
            <w:hideMark/>
          </w:tcPr>
          <w:p w14:paraId="6DD075ED" w14:textId="77777777" w:rsidR="00B23BFC" w:rsidRPr="00715626" w:rsidRDefault="00B23BFC" w:rsidP="00087753">
            <w:pPr>
              <w:pStyle w:val="TableText"/>
            </w:pPr>
            <w:r w:rsidRPr="00715626">
              <w:t>TYPHGLA</w:t>
            </w:r>
          </w:p>
        </w:tc>
        <w:tc>
          <w:tcPr>
            <w:tcW w:w="977" w:type="dxa"/>
            <w:tcBorders>
              <w:top w:val="nil"/>
              <w:left w:val="single" w:sz="4" w:space="0" w:color="auto"/>
              <w:bottom w:val="nil"/>
              <w:right w:val="nil"/>
            </w:tcBorders>
            <w:shd w:val="clear" w:color="auto" w:fill="auto"/>
            <w:noWrap/>
            <w:vAlign w:val="bottom"/>
            <w:hideMark/>
          </w:tcPr>
          <w:p w14:paraId="7148E4DA" w14:textId="77777777" w:rsidR="00B23BFC" w:rsidRPr="00715626" w:rsidRDefault="00B23BFC" w:rsidP="00087753">
            <w:pPr>
              <w:pStyle w:val="TableText"/>
            </w:pPr>
            <w:r w:rsidRPr="00715626">
              <w:t>BABBAB</w:t>
            </w:r>
          </w:p>
        </w:tc>
        <w:tc>
          <w:tcPr>
            <w:tcW w:w="1036" w:type="dxa"/>
            <w:tcBorders>
              <w:top w:val="nil"/>
              <w:left w:val="nil"/>
              <w:bottom w:val="nil"/>
              <w:right w:val="nil"/>
            </w:tcBorders>
            <w:shd w:val="clear" w:color="auto" w:fill="auto"/>
            <w:noWrap/>
            <w:vAlign w:val="bottom"/>
            <w:hideMark/>
          </w:tcPr>
          <w:p w14:paraId="148084CC" w14:textId="77777777" w:rsidR="00B23BFC" w:rsidRPr="00715626" w:rsidRDefault="00B23BFC" w:rsidP="00087753">
            <w:pPr>
              <w:pStyle w:val="TableText"/>
            </w:pPr>
            <w:r w:rsidRPr="00715626">
              <w:t>TYPHLAT</w:t>
            </w:r>
          </w:p>
        </w:tc>
      </w:tr>
      <w:tr w:rsidR="00B23BFC" w:rsidRPr="00715626" w14:paraId="66946160" w14:textId="77777777" w:rsidTr="00087753">
        <w:trPr>
          <w:trHeight w:hRule="exact" w:val="227"/>
          <w:jc w:val="center"/>
        </w:trPr>
        <w:tc>
          <w:tcPr>
            <w:tcW w:w="278" w:type="dxa"/>
            <w:tcBorders>
              <w:top w:val="nil"/>
              <w:left w:val="nil"/>
              <w:bottom w:val="nil"/>
              <w:right w:val="nil"/>
            </w:tcBorders>
            <w:shd w:val="clear" w:color="auto" w:fill="auto"/>
            <w:noWrap/>
            <w:vAlign w:val="bottom"/>
            <w:hideMark/>
          </w:tcPr>
          <w:p w14:paraId="5BB189F5" w14:textId="77777777" w:rsidR="00B23BFC" w:rsidRPr="00715626" w:rsidRDefault="00B23BFC" w:rsidP="00087753">
            <w:pPr>
              <w:pStyle w:val="TableText"/>
            </w:pPr>
            <w:r w:rsidRPr="00715626">
              <w:t>ABBABA</w:t>
            </w:r>
          </w:p>
        </w:tc>
        <w:tc>
          <w:tcPr>
            <w:tcW w:w="1077" w:type="dxa"/>
            <w:tcBorders>
              <w:top w:val="nil"/>
              <w:left w:val="nil"/>
              <w:bottom w:val="nil"/>
              <w:right w:val="nil"/>
            </w:tcBorders>
            <w:shd w:val="clear" w:color="auto" w:fill="auto"/>
            <w:noWrap/>
            <w:vAlign w:val="bottom"/>
            <w:hideMark/>
          </w:tcPr>
          <w:p w14:paraId="45066115" w14:textId="77777777" w:rsidR="00B23BFC" w:rsidRPr="00715626" w:rsidRDefault="00B23BFC" w:rsidP="00087753">
            <w:pPr>
              <w:pStyle w:val="TableText"/>
            </w:pPr>
            <w:r w:rsidRPr="00715626">
              <w:t>TYPHANG</w:t>
            </w:r>
          </w:p>
        </w:tc>
        <w:tc>
          <w:tcPr>
            <w:tcW w:w="222" w:type="dxa"/>
            <w:tcBorders>
              <w:top w:val="nil"/>
              <w:left w:val="nil"/>
              <w:bottom w:val="nil"/>
              <w:right w:val="single" w:sz="4" w:space="0" w:color="auto"/>
            </w:tcBorders>
            <w:shd w:val="clear" w:color="auto" w:fill="auto"/>
            <w:noWrap/>
            <w:vAlign w:val="bottom"/>
            <w:hideMark/>
          </w:tcPr>
          <w:p w14:paraId="20C73DBE" w14:textId="77777777" w:rsidR="00B23BFC" w:rsidRPr="00715626" w:rsidRDefault="00B23BFC" w:rsidP="00087753">
            <w:pPr>
              <w:pStyle w:val="TableText"/>
            </w:pPr>
          </w:p>
        </w:tc>
        <w:tc>
          <w:tcPr>
            <w:tcW w:w="971" w:type="dxa"/>
            <w:tcBorders>
              <w:top w:val="nil"/>
              <w:left w:val="single" w:sz="4" w:space="0" w:color="auto"/>
              <w:bottom w:val="nil"/>
              <w:right w:val="nil"/>
            </w:tcBorders>
            <w:shd w:val="clear" w:color="auto" w:fill="auto"/>
            <w:noWrap/>
            <w:vAlign w:val="bottom"/>
            <w:hideMark/>
          </w:tcPr>
          <w:p w14:paraId="16987712" w14:textId="77777777" w:rsidR="00B23BFC" w:rsidRPr="00715626" w:rsidRDefault="00B23BFC" w:rsidP="00087753">
            <w:pPr>
              <w:pStyle w:val="TableText"/>
            </w:pPr>
            <w:r w:rsidRPr="00715626">
              <w:t>BACACB</w:t>
            </w:r>
          </w:p>
        </w:tc>
        <w:tc>
          <w:tcPr>
            <w:tcW w:w="1180" w:type="dxa"/>
            <w:tcBorders>
              <w:top w:val="nil"/>
              <w:left w:val="nil"/>
              <w:bottom w:val="nil"/>
              <w:right w:val="single" w:sz="4" w:space="0" w:color="auto"/>
            </w:tcBorders>
            <w:shd w:val="clear" w:color="auto" w:fill="auto"/>
            <w:noWrap/>
            <w:vAlign w:val="bottom"/>
            <w:hideMark/>
          </w:tcPr>
          <w:p w14:paraId="721CA73B" w14:textId="77777777" w:rsidR="00B23BFC" w:rsidRPr="00715626" w:rsidRDefault="00B23BFC" w:rsidP="00087753">
            <w:pPr>
              <w:pStyle w:val="TableText"/>
            </w:pPr>
            <w:r w:rsidRPr="00715626">
              <w:t>TYPHGLA</w:t>
            </w:r>
          </w:p>
        </w:tc>
        <w:tc>
          <w:tcPr>
            <w:tcW w:w="977" w:type="dxa"/>
            <w:tcBorders>
              <w:top w:val="nil"/>
              <w:left w:val="single" w:sz="4" w:space="0" w:color="auto"/>
              <w:bottom w:val="nil"/>
              <w:right w:val="nil"/>
            </w:tcBorders>
            <w:shd w:val="clear" w:color="auto" w:fill="auto"/>
            <w:noWrap/>
            <w:vAlign w:val="bottom"/>
            <w:hideMark/>
          </w:tcPr>
          <w:p w14:paraId="50487D64" w14:textId="77777777" w:rsidR="00B23BFC" w:rsidRPr="00715626" w:rsidRDefault="00B23BFC" w:rsidP="00087753">
            <w:pPr>
              <w:pStyle w:val="TableText"/>
            </w:pPr>
            <w:r w:rsidRPr="00715626">
              <w:t>BABBBA</w:t>
            </w:r>
          </w:p>
        </w:tc>
        <w:tc>
          <w:tcPr>
            <w:tcW w:w="1036" w:type="dxa"/>
            <w:tcBorders>
              <w:top w:val="nil"/>
              <w:left w:val="nil"/>
              <w:bottom w:val="nil"/>
              <w:right w:val="nil"/>
            </w:tcBorders>
            <w:shd w:val="clear" w:color="auto" w:fill="auto"/>
            <w:noWrap/>
            <w:vAlign w:val="bottom"/>
            <w:hideMark/>
          </w:tcPr>
          <w:p w14:paraId="07FF4205" w14:textId="77777777" w:rsidR="00B23BFC" w:rsidRPr="00715626" w:rsidRDefault="00B23BFC" w:rsidP="00087753">
            <w:pPr>
              <w:pStyle w:val="TableText"/>
            </w:pPr>
            <w:r w:rsidRPr="00715626">
              <w:t>TYPHLAT</w:t>
            </w:r>
          </w:p>
        </w:tc>
      </w:tr>
      <w:tr w:rsidR="00B23BFC" w:rsidRPr="00715626" w14:paraId="269BE61C" w14:textId="77777777" w:rsidTr="00087753">
        <w:trPr>
          <w:trHeight w:hRule="exact" w:val="227"/>
          <w:jc w:val="center"/>
        </w:trPr>
        <w:tc>
          <w:tcPr>
            <w:tcW w:w="278" w:type="dxa"/>
            <w:tcBorders>
              <w:top w:val="nil"/>
              <w:left w:val="nil"/>
              <w:bottom w:val="nil"/>
              <w:right w:val="nil"/>
            </w:tcBorders>
            <w:shd w:val="clear" w:color="auto" w:fill="auto"/>
            <w:noWrap/>
            <w:vAlign w:val="bottom"/>
            <w:hideMark/>
          </w:tcPr>
          <w:p w14:paraId="65689C7B" w14:textId="77777777" w:rsidR="00B23BFC" w:rsidRPr="00715626" w:rsidRDefault="00B23BFC" w:rsidP="00087753">
            <w:pPr>
              <w:pStyle w:val="TableText"/>
            </w:pPr>
            <w:r w:rsidRPr="00715626">
              <w:t>ABBABB</w:t>
            </w:r>
          </w:p>
        </w:tc>
        <w:tc>
          <w:tcPr>
            <w:tcW w:w="1077" w:type="dxa"/>
            <w:tcBorders>
              <w:top w:val="nil"/>
              <w:left w:val="nil"/>
              <w:bottom w:val="nil"/>
              <w:right w:val="nil"/>
            </w:tcBorders>
            <w:shd w:val="clear" w:color="auto" w:fill="auto"/>
            <w:noWrap/>
            <w:vAlign w:val="bottom"/>
            <w:hideMark/>
          </w:tcPr>
          <w:p w14:paraId="7947F724" w14:textId="77777777" w:rsidR="00B23BFC" w:rsidRPr="00715626" w:rsidRDefault="00B23BFC" w:rsidP="00087753">
            <w:pPr>
              <w:pStyle w:val="TableText"/>
            </w:pPr>
            <w:r w:rsidRPr="00715626">
              <w:t>TYPHANG</w:t>
            </w:r>
          </w:p>
        </w:tc>
        <w:tc>
          <w:tcPr>
            <w:tcW w:w="222" w:type="dxa"/>
            <w:tcBorders>
              <w:top w:val="nil"/>
              <w:left w:val="nil"/>
              <w:bottom w:val="nil"/>
              <w:right w:val="single" w:sz="4" w:space="0" w:color="auto"/>
            </w:tcBorders>
            <w:shd w:val="clear" w:color="auto" w:fill="auto"/>
            <w:noWrap/>
            <w:vAlign w:val="bottom"/>
            <w:hideMark/>
          </w:tcPr>
          <w:p w14:paraId="58E125D3" w14:textId="77777777" w:rsidR="00B23BFC" w:rsidRPr="00715626" w:rsidRDefault="00B23BFC" w:rsidP="00087753">
            <w:pPr>
              <w:pStyle w:val="TableText"/>
            </w:pPr>
          </w:p>
        </w:tc>
        <w:tc>
          <w:tcPr>
            <w:tcW w:w="971" w:type="dxa"/>
            <w:tcBorders>
              <w:top w:val="nil"/>
              <w:left w:val="single" w:sz="4" w:space="0" w:color="auto"/>
              <w:bottom w:val="nil"/>
              <w:right w:val="nil"/>
            </w:tcBorders>
            <w:shd w:val="clear" w:color="auto" w:fill="auto"/>
            <w:noWrap/>
            <w:vAlign w:val="bottom"/>
            <w:hideMark/>
          </w:tcPr>
          <w:p w14:paraId="5074F255" w14:textId="77777777" w:rsidR="00B23BFC" w:rsidRPr="00715626" w:rsidRDefault="00B23BFC" w:rsidP="00087753">
            <w:pPr>
              <w:pStyle w:val="TableText"/>
            </w:pPr>
            <w:r w:rsidRPr="00715626">
              <w:t>BACACC</w:t>
            </w:r>
          </w:p>
        </w:tc>
        <w:tc>
          <w:tcPr>
            <w:tcW w:w="1180" w:type="dxa"/>
            <w:tcBorders>
              <w:top w:val="nil"/>
              <w:left w:val="nil"/>
              <w:bottom w:val="nil"/>
              <w:right w:val="single" w:sz="4" w:space="0" w:color="auto"/>
            </w:tcBorders>
            <w:shd w:val="clear" w:color="auto" w:fill="auto"/>
            <w:noWrap/>
            <w:vAlign w:val="bottom"/>
            <w:hideMark/>
          </w:tcPr>
          <w:p w14:paraId="31818930" w14:textId="77777777" w:rsidR="00B23BFC" w:rsidRPr="00715626" w:rsidRDefault="00B23BFC" w:rsidP="00087753">
            <w:pPr>
              <w:pStyle w:val="TableText"/>
            </w:pPr>
            <w:r w:rsidRPr="00715626">
              <w:t>TYPHGLA</w:t>
            </w:r>
          </w:p>
        </w:tc>
        <w:tc>
          <w:tcPr>
            <w:tcW w:w="977" w:type="dxa"/>
            <w:tcBorders>
              <w:top w:val="nil"/>
              <w:left w:val="single" w:sz="4" w:space="0" w:color="auto"/>
              <w:bottom w:val="nil"/>
              <w:right w:val="nil"/>
            </w:tcBorders>
            <w:shd w:val="clear" w:color="auto" w:fill="auto"/>
            <w:noWrap/>
            <w:vAlign w:val="bottom"/>
            <w:hideMark/>
          </w:tcPr>
          <w:p w14:paraId="5178B5E7" w14:textId="77777777" w:rsidR="00B23BFC" w:rsidRPr="00715626" w:rsidRDefault="00B23BFC" w:rsidP="00087753">
            <w:pPr>
              <w:pStyle w:val="TableText"/>
            </w:pPr>
            <w:r w:rsidRPr="00715626">
              <w:t>BABBBB</w:t>
            </w:r>
          </w:p>
        </w:tc>
        <w:tc>
          <w:tcPr>
            <w:tcW w:w="1036" w:type="dxa"/>
            <w:tcBorders>
              <w:top w:val="nil"/>
              <w:left w:val="nil"/>
              <w:bottom w:val="nil"/>
              <w:right w:val="nil"/>
            </w:tcBorders>
            <w:shd w:val="clear" w:color="auto" w:fill="auto"/>
            <w:noWrap/>
            <w:vAlign w:val="bottom"/>
            <w:hideMark/>
          </w:tcPr>
          <w:p w14:paraId="1EE732FD" w14:textId="77777777" w:rsidR="00B23BFC" w:rsidRPr="00715626" w:rsidRDefault="00B23BFC" w:rsidP="00087753">
            <w:pPr>
              <w:pStyle w:val="TableText"/>
            </w:pPr>
            <w:r w:rsidRPr="00715626">
              <w:t>TYPHLAT</w:t>
            </w:r>
          </w:p>
        </w:tc>
      </w:tr>
      <w:tr w:rsidR="00B23BFC" w:rsidRPr="00715626" w14:paraId="06B3698A" w14:textId="77777777" w:rsidTr="00087753">
        <w:trPr>
          <w:trHeight w:hRule="exact" w:val="227"/>
          <w:jc w:val="center"/>
        </w:trPr>
        <w:tc>
          <w:tcPr>
            <w:tcW w:w="278" w:type="dxa"/>
            <w:tcBorders>
              <w:top w:val="nil"/>
              <w:left w:val="nil"/>
              <w:bottom w:val="nil"/>
              <w:right w:val="nil"/>
            </w:tcBorders>
            <w:shd w:val="clear" w:color="auto" w:fill="auto"/>
            <w:noWrap/>
            <w:vAlign w:val="bottom"/>
            <w:hideMark/>
          </w:tcPr>
          <w:p w14:paraId="45D77D9D" w14:textId="77777777" w:rsidR="00B23BFC" w:rsidRPr="00715626" w:rsidRDefault="00B23BFC" w:rsidP="00087753">
            <w:pPr>
              <w:pStyle w:val="TableText"/>
            </w:pPr>
            <w:r w:rsidRPr="00715626">
              <w:t>ABBBAA</w:t>
            </w:r>
          </w:p>
        </w:tc>
        <w:tc>
          <w:tcPr>
            <w:tcW w:w="1077" w:type="dxa"/>
            <w:tcBorders>
              <w:top w:val="nil"/>
              <w:left w:val="nil"/>
              <w:bottom w:val="nil"/>
              <w:right w:val="nil"/>
            </w:tcBorders>
            <w:shd w:val="clear" w:color="auto" w:fill="auto"/>
            <w:noWrap/>
            <w:vAlign w:val="bottom"/>
            <w:hideMark/>
          </w:tcPr>
          <w:p w14:paraId="76FAC7C6" w14:textId="77777777" w:rsidR="00B23BFC" w:rsidRPr="00715626" w:rsidRDefault="00B23BFC" w:rsidP="00087753">
            <w:pPr>
              <w:pStyle w:val="TableText"/>
            </w:pPr>
            <w:r w:rsidRPr="00715626">
              <w:t>TYPHANG</w:t>
            </w:r>
          </w:p>
        </w:tc>
        <w:tc>
          <w:tcPr>
            <w:tcW w:w="222" w:type="dxa"/>
            <w:tcBorders>
              <w:top w:val="nil"/>
              <w:left w:val="nil"/>
              <w:bottom w:val="nil"/>
              <w:right w:val="single" w:sz="4" w:space="0" w:color="auto"/>
            </w:tcBorders>
            <w:shd w:val="clear" w:color="auto" w:fill="auto"/>
            <w:noWrap/>
            <w:vAlign w:val="bottom"/>
            <w:hideMark/>
          </w:tcPr>
          <w:p w14:paraId="0DCEEBAC" w14:textId="77777777" w:rsidR="00B23BFC" w:rsidRPr="00715626" w:rsidRDefault="00B23BFC" w:rsidP="00087753">
            <w:pPr>
              <w:pStyle w:val="TableText"/>
            </w:pPr>
          </w:p>
        </w:tc>
        <w:tc>
          <w:tcPr>
            <w:tcW w:w="971" w:type="dxa"/>
            <w:tcBorders>
              <w:top w:val="nil"/>
              <w:left w:val="single" w:sz="4" w:space="0" w:color="auto"/>
              <w:bottom w:val="nil"/>
              <w:right w:val="nil"/>
            </w:tcBorders>
            <w:shd w:val="clear" w:color="auto" w:fill="auto"/>
            <w:noWrap/>
            <w:vAlign w:val="bottom"/>
            <w:hideMark/>
          </w:tcPr>
          <w:p w14:paraId="5633D8F6" w14:textId="77777777" w:rsidR="00B23BFC" w:rsidRPr="00715626" w:rsidRDefault="00B23BFC" w:rsidP="00087753">
            <w:pPr>
              <w:pStyle w:val="TableText"/>
            </w:pPr>
            <w:r w:rsidRPr="00715626">
              <w:t>BACBBB</w:t>
            </w:r>
          </w:p>
        </w:tc>
        <w:tc>
          <w:tcPr>
            <w:tcW w:w="1180" w:type="dxa"/>
            <w:tcBorders>
              <w:top w:val="nil"/>
              <w:left w:val="nil"/>
              <w:bottom w:val="nil"/>
              <w:right w:val="single" w:sz="4" w:space="0" w:color="auto"/>
            </w:tcBorders>
            <w:shd w:val="clear" w:color="auto" w:fill="auto"/>
            <w:noWrap/>
            <w:vAlign w:val="bottom"/>
            <w:hideMark/>
          </w:tcPr>
          <w:p w14:paraId="1E17270B" w14:textId="77777777" w:rsidR="00B23BFC" w:rsidRPr="00715626" w:rsidRDefault="00B23BFC" w:rsidP="00087753">
            <w:pPr>
              <w:pStyle w:val="TableText"/>
            </w:pPr>
            <w:r w:rsidRPr="00715626">
              <w:t>TYPHGLA</w:t>
            </w:r>
          </w:p>
        </w:tc>
        <w:tc>
          <w:tcPr>
            <w:tcW w:w="977" w:type="dxa"/>
            <w:tcBorders>
              <w:top w:val="nil"/>
              <w:left w:val="single" w:sz="4" w:space="0" w:color="auto"/>
              <w:bottom w:val="nil"/>
              <w:right w:val="nil"/>
            </w:tcBorders>
            <w:shd w:val="clear" w:color="auto" w:fill="auto"/>
            <w:noWrap/>
            <w:vAlign w:val="bottom"/>
            <w:hideMark/>
          </w:tcPr>
          <w:p w14:paraId="79418405" w14:textId="77777777" w:rsidR="00B23BFC" w:rsidRPr="00715626" w:rsidRDefault="00B23BFC" w:rsidP="00087753">
            <w:pPr>
              <w:pStyle w:val="TableText"/>
            </w:pPr>
            <w:r w:rsidRPr="00715626">
              <w:t>BABCAA</w:t>
            </w:r>
          </w:p>
        </w:tc>
        <w:tc>
          <w:tcPr>
            <w:tcW w:w="1036" w:type="dxa"/>
            <w:tcBorders>
              <w:top w:val="nil"/>
              <w:left w:val="nil"/>
              <w:bottom w:val="nil"/>
              <w:right w:val="nil"/>
            </w:tcBorders>
            <w:shd w:val="clear" w:color="auto" w:fill="auto"/>
            <w:noWrap/>
            <w:vAlign w:val="bottom"/>
            <w:hideMark/>
          </w:tcPr>
          <w:p w14:paraId="6172A867" w14:textId="77777777" w:rsidR="00B23BFC" w:rsidRPr="00715626" w:rsidRDefault="00B23BFC" w:rsidP="00087753">
            <w:pPr>
              <w:pStyle w:val="TableText"/>
            </w:pPr>
            <w:r w:rsidRPr="00715626">
              <w:t>TYPHLAT</w:t>
            </w:r>
          </w:p>
        </w:tc>
      </w:tr>
      <w:tr w:rsidR="00B23BFC" w:rsidRPr="00715626" w14:paraId="04E5656F" w14:textId="77777777" w:rsidTr="00087753">
        <w:trPr>
          <w:trHeight w:hRule="exact" w:val="227"/>
          <w:jc w:val="center"/>
        </w:trPr>
        <w:tc>
          <w:tcPr>
            <w:tcW w:w="278" w:type="dxa"/>
            <w:tcBorders>
              <w:top w:val="nil"/>
              <w:left w:val="nil"/>
              <w:bottom w:val="nil"/>
              <w:right w:val="nil"/>
            </w:tcBorders>
            <w:shd w:val="clear" w:color="auto" w:fill="auto"/>
            <w:noWrap/>
            <w:vAlign w:val="bottom"/>
            <w:hideMark/>
          </w:tcPr>
          <w:p w14:paraId="2BE478C0" w14:textId="77777777" w:rsidR="00B23BFC" w:rsidRPr="00715626" w:rsidRDefault="00B23BFC" w:rsidP="00087753">
            <w:pPr>
              <w:pStyle w:val="TableText"/>
            </w:pPr>
            <w:r w:rsidRPr="00715626">
              <w:t>ABBBAB</w:t>
            </w:r>
          </w:p>
        </w:tc>
        <w:tc>
          <w:tcPr>
            <w:tcW w:w="1077" w:type="dxa"/>
            <w:tcBorders>
              <w:top w:val="nil"/>
              <w:left w:val="nil"/>
              <w:bottom w:val="nil"/>
              <w:right w:val="nil"/>
            </w:tcBorders>
            <w:shd w:val="clear" w:color="auto" w:fill="auto"/>
            <w:noWrap/>
            <w:vAlign w:val="bottom"/>
            <w:hideMark/>
          </w:tcPr>
          <w:p w14:paraId="76F91844" w14:textId="77777777" w:rsidR="00B23BFC" w:rsidRPr="00715626" w:rsidRDefault="00B23BFC" w:rsidP="00087753">
            <w:pPr>
              <w:pStyle w:val="TableText"/>
            </w:pPr>
            <w:r w:rsidRPr="00715626">
              <w:t>TYPHANG</w:t>
            </w:r>
          </w:p>
        </w:tc>
        <w:tc>
          <w:tcPr>
            <w:tcW w:w="222" w:type="dxa"/>
            <w:tcBorders>
              <w:top w:val="nil"/>
              <w:left w:val="nil"/>
              <w:bottom w:val="nil"/>
              <w:right w:val="single" w:sz="4" w:space="0" w:color="auto"/>
            </w:tcBorders>
            <w:shd w:val="clear" w:color="auto" w:fill="auto"/>
            <w:noWrap/>
            <w:vAlign w:val="bottom"/>
            <w:hideMark/>
          </w:tcPr>
          <w:p w14:paraId="4D24E396" w14:textId="77777777" w:rsidR="00B23BFC" w:rsidRPr="00715626" w:rsidRDefault="00B23BFC" w:rsidP="00087753">
            <w:pPr>
              <w:pStyle w:val="TableText"/>
            </w:pPr>
          </w:p>
        </w:tc>
        <w:tc>
          <w:tcPr>
            <w:tcW w:w="971" w:type="dxa"/>
            <w:tcBorders>
              <w:top w:val="nil"/>
              <w:left w:val="single" w:sz="4" w:space="0" w:color="auto"/>
              <w:bottom w:val="nil"/>
              <w:right w:val="nil"/>
            </w:tcBorders>
            <w:shd w:val="clear" w:color="auto" w:fill="auto"/>
            <w:noWrap/>
            <w:vAlign w:val="bottom"/>
            <w:hideMark/>
          </w:tcPr>
          <w:p w14:paraId="1B3BC723" w14:textId="77777777" w:rsidR="00B23BFC" w:rsidRPr="00715626" w:rsidRDefault="00B23BFC" w:rsidP="00087753">
            <w:pPr>
              <w:pStyle w:val="TableText"/>
            </w:pPr>
            <w:r w:rsidRPr="00715626">
              <w:t>BACBBC</w:t>
            </w:r>
          </w:p>
        </w:tc>
        <w:tc>
          <w:tcPr>
            <w:tcW w:w="1180" w:type="dxa"/>
            <w:tcBorders>
              <w:top w:val="nil"/>
              <w:left w:val="nil"/>
              <w:bottom w:val="nil"/>
              <w:right w:val="single" w:sz="4" w:space="0" w:color="auto"/>
            </w:tcBorders>
            <w:shd w:val="clear" w:color="auto" w:fill="auto"/>
            <w:noWrap/>
            <w:vAlign w:val="bottom"/>
            <w:hideMark/>
          </w:tcPr>
          <w:p w14:paraId="5F5354CB" w14:textId="77777777" w:rsidR="00B23BFC" w:rsidRPr="00715626" w:rsidRDefault="00B23BFC" w:rsidP="00087753">
            <w:pPr>
              <w:pStyle w:val="TableText"/>
            </w:pPr>
            <w:r w:rsidRPr="00715626">
              <w:t>TYPHGLA</w:t>
            </w:r>
          </w:p>
        </w:tc>
        <w:tc>
          <w:tcPr>
            <w:tcW w:w="977" w:type="dxa"/>
            <w:tcBorders>
              <w:top w:val="nil"/>
              <w:left w:val="single" w:sz="4" w:space="0" w:color="auto"/>
              <w:bottom w:val="nil"/>
              <w:right w:val="nil"/>
            </w:tcBorders>
            <w:shd w:val="clear" w:color="auto" w:fill="auto"/>
            <w:noWrap/>
            <w:vAlign w:val="bottom"/>
            <w:hideMark/>
          </w:tcPr>
          <w:p w14:paraId="1AE8C9BD" w14:textId="77777777" w:rsidR="00B23BFC" w:rsidRPr="00715626" w:rsidRDefault="00B23BFC" w:rsidP="00087753">
            <w:pPr>
              <w:pStyle w:val="TableText"/>
            </w:pPr>
            <w:r w:rsidRPr="00715626">
              <w:t>BABCAB</w:t>
            </w:r>
          </w:p>
        </w:tc>
        <w:tc>
          <w:tcPr>
            <w:tcW w:w="1036" w:type="dxa"/>
            <w:tcBorders>
              <w:top w:val="nil"/>
              <w:left w:val="nil"/>
              <w:bottom w:val="nil"/>
              <w:right w:val="nil"/>
            </w:tcBorders>
            <w:shd w:val="clear" w:color="auto" w:fill="auto"/>
            <w:noWrap/>
            <w:vAlign w:val="bottom"/>
            <w:hideMark/>
          </w:tcPr>
          <w:p w14:paraId="6F9010E7" w14:textId="77777777" w:rsidR="00B23BFC" w:rsidRPr="00715626" w:rsidRDefault="00B23BFC" w:rsidP="00087753">
            <w:pPr>
              <w:pStyle w:val="TableText"/>
            </w:pPr>
            <w:r w:rsidRPr="00715626">
              <w:t>TYPHLAT</w:t>
            </w:r>
          </w:p>
        </w:tc>
      </w:tr>
      <w:tr w:rsidR="00B23BFC" w:rsidRPr="00715626" w14:paraId="72CA401B" w14:textId="77777777" w:rsidTr="00087753">
        <w:trPr>
          <w:trHeight w:hRule="exact" w:val="227"/>
          <w:jc w:val="center"/>
        </w:trPr>
        <w:tc>
          <w:tcPr>
            <w:tcW w:w="278" w:type="dxa"/>
            <w:tcBorders>
              <w:top w:val="nil"/>
              <w:left w:val="nil"/>
              <w:bottom w:val="nil"/>
              <w:right w:val="nil"/>
            </w:tcBorders>
            <w:shd w:val="clear" w:color="auto" w:fill="auto"/>
            <w:noWrap/>
            <w:vAlign w:val="bottom"/>
            <w:hideMark/>
          </w:tcPr>
          <w:p w14:paraId="6F70FC02" w14:textId="77777777" w:rsidR="00B23BFC" w:rsidRPr="00715626" w:rsidRDefault="00B23BFC" w:rsidP="00087753">
            <w:pPr>
              <w:pStyle w:val="TableText"/>
            </w:pPr>
            <w:r w:rsidRPr="00715626">
              <w:t>ABBBBA</w:t>
            </w:r>
          </w:p>
        </w:tc>
        <w:tc>
          <w:tcPr>
            <w:tcW w:w="1077" w:type="dxa"/>
            <w:tcBorders>
              <w:top w:val="nil"/>
              <w:left w:val="nil"/>
              <w:bottom w:val="nil"/>
              <w:right w:val="nil"/>
            </w:tcBorders>
            <w:shd w:val="clear" w:color="auto" w:fill="auto"/>
            <w:noWrap/>
            <w:vAlign w:val="bottom"/>
            <w:hideMark/>
          </w:tcPr>
          <w:p w14:paraId="5C80CAC4" w14:textId="77777777" w:rsidR="00B23BFC" w:rsidRPr="00715626" w:rsidRDefault="00B23BFC" w:rsidP="00087753">
            <w:pPr>
              <w:pStyle w:val="TableText"/>
            </w:pPr>
            <w:r w:rsidRPr="00715626">
              <w:t>TYPHANG</w:t>
            </w:r>
          </w:p>
        </w:tc>
        <w:tc>
          <w:tcPr>
            <w:tcW w:w="222" w:type="dxa"/>
            <w:tcBorders>
              <w:top w:val="nil"/>
              <w:left w:val="nil"/>
              <w:bottom w:val="nil"/>
              <w:right w:val="single" w:sz="4" w:space="0" w:color="auto"/>
            </w:tcBorders>
            <w:shd w:val="clear" w:color="auto" w:fill="auto"/>
            <w:noWrap/>
            <w:vAlign w:val="bottom"/>
            <w:hideMark/>
          </w:tcPr>
          <w:p w14:paraId="53EFACB9" w14:textId="77777777" w:rsidR="00B23BFC" w:rsidRPr="00715626" w:rsidRDefault="00B23BFC" w:rsidP="00087753">
            <w:pPr>
              <w:pStyle w:val="TableText"/>
            </w:pPr>
          </w:p>
        </w:tc>
        <w:tc>
          <w:tcPr>
            <w:tcW w:w="971" w:type="dxa"/>
            <w:tcBorders>
              <w:top w:val="nil"/>
              <w:left w:val="single" w:sz="4" w:space="0" w:color="auto"/>
              <w:bottom w:val="nil"/>
              <w:right w:val="nil"/>
            </w:tcBorders>
            <w:shd w:val="clear" w:color="auto" w:fill="auto"/>
            <w:noWrap/>
            <w:vAlign w:val="bottom"/>
            <w:hideMark/>
          </w:tcPr>
          <w:p w14:paraId="2CC22826" w14:textId="77777777" w:rsidR="00B23BFC" w:rsidRPr="00715626" w:rsidRDefault="00B23BFC" w:rsidP="00087753">
            <w:pPr>
              <w:pStyle w:val="TableText"/>
            </w:pPr>
            <w:r w:rsidRPr="00715626">
              <w:t>BACBCB</w:t>
            </w:r>
          </w:p>
        </w:tc>
        <w:tc>
          <w:tcPr>
            <w:tcW w:w="1180" w:type="dxa"/>
            <w:tcBorders>
              <w:top w:val="nil"/>
              <w:left w:val="nil"/>
              <w:bottom w:val="nil"/>
              <w:right w:val="single" w:sz="4" w:space="0" w:color="auto"/>
            </w:tcBorders>
            <w:shd w:val="clear" w:color="auto" w:fill="auto"/>
            <w:noWrap/>
            <w:vAlign w:val="bottom"/>
            <w:hideMark/>
          </w:tcPr>
          <w:p w14:paraId="2F8B05B5" w14:textId="77777777" w:rsidR="00B23BFC" w:rsidRPr="00715626" w:rsidRDefault="00B23BFC" w:rsidP="00087753">
            <w:pPr>
              <w:pStyle w:val="TableText"/>
            </w:pPr>
            <w:r w:rsidRPr="00715626">
              <w:t>TYPHGLA</w:t>
            </w:r>
          </w:p>
        </w:tc>
        <w:tc>
          <w:tcPr>
            <w:tcW w:w="977" w:type="dxa"/>
            <w:tcBorders>
              <w:top w:val="nil"/>
              <w:left w:val="single" w:sz="4" w:space="0" w:color="auto"/>
              <w:bottom w:val="nil"/>
              <w:right w:val="nil"/>
            </w:tcBorders>
            <w:shd w:val="clear" w:color="auto" w:fill="auto"/>
            <w:noWrap/>
            <w:vAlign w:val="bottom"/>
            <w:hideMark/>
          </w:tcPr>
          <w:p w14:paraId="0366CAAC" w14:textId="77777777" w:rsidR="00B23BFC" w:rsidRPr="00715626" w:rsidRDefault="00B23BFC" w:rsidP="00087753">
            <w:pPr>
              <w:pStyle w:val="TableText"/>
            </w:pPr>
            <w:r w:rsidRPr="00715626">
              <w:t>BABCBA</w:t>
            </w:r>
          </w:p>
        </w:tc>
        <w:tc>
          <w:tcPr>
            <w:tcW w:w="1036" w:type="dxa"/>
            <w:tcBorders>
              <w:top w:val="nil"/>
              <w:left w:val="nil"/>
              <w:bottom w:val="nil"/>
              <w:right w:val="nil"/>
            </w:tcBorders>
            <w:shd w:val="clear" w:color="auto" w:fill="auto"/>
            <w:noWrap/>
            <w:vAlign w:val="bottom"/>
            <w:hideMark/>
          </w:tcPr>
          <w:p w14:paraId="1979DAC4" w14:textId="77777777" w:rsidR="00B23BFC" w:rsidRPr="00715626" w:rsidRDefault="00B23BFC" w:rsidP="00087753">
            <w:pPr>
              <w:pStyle w:val="TableText"/>
            </w:pPr>
            <w:r w:rsidRPr="00715626">
              <w:t>TYPHLAT</w:t>
            </w:r>
          </w:p>
        </w:tc>
      </w:tr>
      <w:tr w:rsidR="00B23BFC" w:rsidRPr="00715626" w14:paraId="68A2C457" w14:textId="77777777" w:rsidTr="00087753">
        <w:trPr>
          <w:trHeight w:hRule="exact" w:val="227"/>
          <w:jc w:val="center"/>
        </w:trPr>
        <w:tc>
          <w:tcPr>
            <w:tcW w:w="278" w:type="dxa"/>
            <w:tcBorders>
              <w:top w:val="nil"/>
              <w:left w:val="nil"/>
              <w:bottom w:val="nil"/>
              <w:right w:val="nil"/>
            </w:tcBorders>
            <w:shd w:val="clear" w:color="auto" w:fill="auto"/>
            <w:noWrap/>
            <w:vAlign w:val="bottom"/>
            <w:hideMark/>
          </w:tcPr>
          <w:p w14:paraId="540A40C5" w14:textId="77777777" w:rsidR="00B23BFC" w:rsidRPr="00715626" w:rsidRDefault="00B23BFC" w:rsidP="00087753">
            <w:pPr>
              <w:pStyle w:val="TableText"/>
            </w:pPr>
            <w:r w:rsidRPr="00715626">
              <w:t>ABBBBB</w:t>
            </w:r>
          </w:p>
        </w:tc>
        <w:tc>
          <w:tcPr>
            <w:tcW w:w="1077" w:type="dxa"/>
            <w:tcBorders>
              <w:top w:val="nil"/>
              <w:left w:val="nil"/>
              <w:bottom w:val="nil"/>
              <w:right w:val="nil"/>
            </w:tcBorders>
            <w:shd w:val="clear" w:color="auto" w:fill="auto"/>
            <w:noWrap/>
            <w:vAlign w:val="bottom"/>
            <w:hideMark/>
          </w:tcPr>
          <w:p w14:paraId="2863B43D" w14:textId="77777777" w:rsidR="00B23BFC" w:rsidRPr="00715626" w:rsidRDefault="00B23BFC" w:rsidP="00087753">
            <w:pPr>
              <w:pStyle w:val="TableText"/>
            </w:pPr>
            <w:r w:rsidRPr="00715626">
              <w:t>TYPHANG</w:t>
            </w:r>
          </w:p>
        </w:tc>
        <w:tc>
          <w:tcPr>
            <w:tcW w:w="222" w:type="dxa"/>
            <w:tcBorders>
              <w:top w:val="nil"/>
              <w:left w:val="nil"/>
              <w:bottom w:val="nil"/>
              <w:right w:val="single" w:sz="4" w:space="0" w:color="auto"/>
            </w:tcBorders>
            <w:shd w:val="clear" w:color="auto" w:fill="auto"/>
            <w:noWrap/>
            <w:vAlign w:val="bottom"/>
            <w:hideMark/>
          </w:tcPr>
          <w:p w14:paraId="14064681" w14:textId="77777777" w:rsidR="00B23BFC" w:rsidRPr="00715626" w:rsidRDefault="00B23BFC" w:rsidP="00087753">
            <w:pPr>
              <w:pStyle w:val="TableText"/>
            </w:pPr>
          </w:p>
        </w:tc>
        <w:tc>
          <w:tcPr>
            <w:tcW w:w="971" w:type="dxa"/>
            <w:tcBorders>
              <w:top w:val="nil"/>
              <w:left w:val="single" w:sz="4" w:space="0" w:color="auto"/>
              <w:bottom w:val="nil"/>
              <w:right w:val="nil"/>
            </w:tcBorders>
            <w:shd w:val="clear" w:color="auto" w:fill="auto"/>
            <w:noWrap/>
            <w:vAlign w:val="bottom"/>
            <w:hideMark/>
          </w:tcPr>
          <w:p w14:paraId="4FCB7B22" w14:textId="77777777" w:rsidR="00B23BFC" w:rsidRPr="00715626" w:rsidRDefault="00B23BFC" w:rsidP="00087753">
            <w:pPr>
              <w:pStyle w:val="TableText"/>
            </w:pPr>
            <w:r w:rsidRPr="00715626">
              <w:t>BACBCC</w:t>
            </w:r>
          </w:p>
        </w:tc>
        <w:tc>
          <w:tcPr>
            <w:tcW w:w="1180" w:type="dxa"/>
            <w:tcBorders>
              <w:top w:val="nil"/>
              <w:left w:val="nil"/>
              <w:bottom w:val="nil"/>
              <w:right w:val="single" w:sz="4" w:space="0" w:color="auto"/>
            </w:tcBorders>
            <w:shd w:val="clear" w:color="auto" w:fill="auto"/>
            <w:noWrap/>
            <w:vAlign w:val="bottom"/>
            <w:hideMark/>
          </w:tcPr>
          <w:p w14:paraId="4C3FB100" w14:textId="77777777" w:rsidR="00B23BFC" w:rsidRPr="00715626" w:rsidRDefault="00B23BFC" w:rsidP="00087753">
            <w:pPr>
              <w:pStyle w:val="TableText"/>
            </w:pPr>
            <w:r w:rsidRPr="00715626">
              <w:t>TYPHGLA</w:t>
            </w:r>
          </w:p>
        </w:tc>
        <w:tc>
          <w:tcPr>
            <w:tcW w:w="977" w:type="dxa"/>
            <w:tcBorders>
              <w:top w:val="nil"/>
              <w:left w:val="single" w:sz="4" w:space="0" w:color="auto"/>
              <w:bottom w:val="nil"/>
              <w:right w:val="nil"/>
            </w:tcBorders>
            <w:shd w:val="clear" w:color="auto" w:fill="auto"/>
            <w:noWrap/>
            <w:vAlign w:val="bottom"/>
            <w:hideMark/>
          </w:tcPr>
          <w:p w14:paraId="42762B2F" w14:textId="77777777" w:rsidR="00B23BFC" w:rsidRPr="00715626" w:rsidRDefault="00B23BFC" w:rsidP="00087753">
            <w:pPr>
              <w:pStyle w:val="TableText"/>
            </w:pPr>
            <w:r w:rsidRPr="00715626">
              <w:t>BABCBB</w:t>
            </w:r>
          </w:p>
        </w:tc>
        <w:tc>
          <w:tcPr>
            <w:tcW w:w="1036" w:type="dxa"/>
            <w:tcBorders>
              <w:top w:val="nil"/>
              <w:left w:val="nil"/>
              <w:bottom w:val="nil"/>
              <w:right w:val="nil"/>
            </w:tcBorders>
            <w:shd w:val="clear" w:color="auto" w:fill="auto"/>
            <w:noWrap/>
            <w:vAlign w:val="bottom"/>
            <w:hideMark/>
          </w:tcPr>
          <w:p w14:paraId="4A639047" w14:textId="77777777" w:rsidR="00B23BFC" w:rsidRPr="00715626" w:rsidRDefault="00B23BFC" w:rsidP="00087753">
            <w:pPr>
              <w:pStyle w:val="TableText"/>
            </w:pPr>
            <w:r w:rsidRPr="00715626">
              <w:t>TYPHLAT</w:t>
            </w:r>
          </w:p>
        </w:tc>
      </w:tr>
      <w:tr w:rsidR="00B23BFC" w:rsidRPr="00715626" w14:paraId="68417860" w14:textId="77777777" w:rsidTr="00087753">
        <w:trPr>
          <w:trHeight w:hRule="exact" w:val="227"/>
          <w:jc w:val="center"/>
        </w:trPr>
        <w:tc>
          <w:tcPr>
            <w:tcW w:w="278" w:type="dxa"/>
            <w:tcBorders>
              <w:top w:val="nil"/>
              <w:left w:val="nil"/>
              <w:bottom w:val="nil"/>
              <w:right w:val="nil"/>
            </w:tcBorders>
            <w:shd w:val="clear" w:color="auto" w:fill="auto"/>
            <w:noWrap/>
            <w:vAlign w:val="bottom"/>
            <w:hideMark/>
          </w:tcPr>
          <w:p w14:paraId="4753218F" w14:textId="77777777" w:rsidR="00B23BFC" w:rsidRPr="00715626" w:rsidRDefault="00B23BFC" w:rsidP="00087753">
            <w:pPr>
              <w:pStyle w:val="TableText"/>
            </w:pPr>
            <w:r w:rsidRPr="00715626">
              <w:t>ACAAAA</w:t>
            </w:r>
          </w:p>
        </w:tc>
        <w:tc>
          <w:tcPr>
            <w:tcW w:w="1077" w:type="dxa"/>
            <w:tcBorders>
              <w:top w:val="nil"/>
              <w:left w:val="nil"/>
              <w:bottom w:val="nil"/>
              <w:right w:val="nil"/>
            </w:tcBorders>
            <w:shd w:val="clear" w:color="auto" w:fill="auto"/>
            <w:noWrap/>
            <w:vAlign w:val="bottom"/>
            <w:hideMark/>
          </w:tcPr>
          <w:p w14:paraId="5B3B50A0" w14:textId="77777777" w:rsidR="00B23BFC" w:rsidRPr="00715626" w:rsidRDefault="00B23BFC" w:rsidP="00087753">
            <w:pPr>
              <w:pStyle w:val="TableText"/>
            </w:pPr>
            <w:r w:rsidRPr="00715626">
              <w:t>TYPHANG</w:t>
            </w:r>
          </w:p>
        </w:tc>
        <w:tc>
          <w:tcPr>
            <w:tcW w:w="222" w:type="dxa"/>
            <w:tcBorders>
              <w:top w:val="nil"/>
              <w:left w:val="nil"/>
              <w:bottom w:val="nil"/>
              <w:right w:val="single" w:sz="4" w:space="0" w:color="auto"/>
            </w:tcBorders>
            <w:shd w:val="clear" w:color="auto" w:fill="auto"/>
            <w:noWrap/>
            <w:vAlign w:val="bottom"/>
            <w:hideMark/>
          </w:tcPr>
          <w:p w14:paraId="0D90F6A0" w14:textId="77777777" w:rsidR="00B23BFC" w:rsidRPr="00715626" w:rsidRDefault="00B23BFC" w:rsidP="00087753">
            <w:pPr>
              <w:pStyle w:val="TableText"/>
            </w:pPr>
          </w:p>
        </w:tc>
        <w:tc>
          <w:tcPr>
            <w:tcW w:w="971" w:type="dxa"/>
            <w:tcBorders>
              <w:top w:val="nil"/>
              <w:left w:val="single" w:sz="4" w:space="0" w:color="auto"/>
              <w:bottom w:val="nil"/>
              <w:right w:val="nil"/>
            </w:tcBorders>
            <w:shd w:val="clear" w:color="auto" w:fill="auto"/>
            <w:noWrap/>
            <w:vAlign w:val="bottom"/>
            <w:hideMark/>
          </w:tcPr>
          <w:p w14:paraId="0D520C34" w14:textId="77777777" w:rsidR="00B23BFC" w:rsidRPr="00715626" w:rsidRDefault="00B23BFC" w:rsidP="00087753">
            <w:pPr>
              <w:pStyle w:val="TableText"/>
            </w:pPr>
            <w:r w:rsidRPr="00715626">
              <w:t>BBBABB</w:t>
            </w:r>
          </w:p>
        </w:tc>
        <w:tc>
          <w:tcPr>
            <w:tcW w:w="1180" w:type="dxa"/>
            <w:tcBorders>
              <w:top w:val="nil"/>
              <w:left w:val="nil"/>
              <w:bottom w:val="nil"/>
              <w:right w:val="single" w:sz="4" w:space="0" w:color="auto"/>
            </w:tcBorders>
            <w:shd w:val="clear" w:color="auto" w:fill="auto"/>
            <w:noWrap/>
            <w:vAlign w:val="bottom"/>
            <w:hideMark/>
          </w:tcPr>
          <w:p w14:paraId="1FAAE396" w14:textId="77777777" w:rsidR="00B23BFC" w:rsidRPr="00715626" w:rsidRDefault="00B23BFC" w:rsidP="00087753">
            <w:pPr>
              <w:pStyle w:val="TableText"/>
            </w:pPr>
            <w:r w:rsidRPr="00715626">
              <w:t>TYPHGLA</w:t>
            </w:r>
          </w:p>
        </w:tc>
        <w:tc>
          <w:tcPr>
            <w:tcW w:w="977" w:type="dxa"/>
            <w:tcBorders>
              <w:top w:val="nil"/>
              <w:left w:val="single" w:sz="4" w:space="0" w:color="auto"/>
              <w:bottom w:val="nil"/>
              <w:right w:val="nil"/>
            </w:tcBorders>
            <w:shd w:val="clear" w:color="auto" w:fill="auto"/>
            <w:noWrap/>
            <w:vAlign w:val="bottom"/>
            <w:hideMark/>
          </w:tcPr>
          <w:p w14:paraId="79E9A9E9" w14:textId="77777777" w:rsidR="00B23BFC" w:rsidRPr="00715626" w:rsidRDefault="00B23BFC" w:rsidP="00087753">
            <w:pPr>
              <w:pStyle w:val="TableText"/>
            </w:pPr>
            <w:r w:rsidRPr="00715626">
              <w:t>CAABAA</w:t>
            </w:r>
          </w:p>
        </w:tc>
        <w:tc>
          <w:tcPr>
            <w:tcW w:w="1036" w:type="dxa"/>
            <w:tcBorders>
              <w:top w:val="nil"/>
              <w:left w:val="nil"/>
              <w:bottom w:val="nil"/>
              <w:right w:val="nil"/>
            </w:tcBorders>
            <w:shd w:val="clear" w:color="auto" w:fill="auto"/>
            <w:noWrap/>
            <w:vAlign w:val="bottom"/>
            <w:hideMark/>
          </w:tcPr>
          <w:p w14:paraId="1428473C" w14:textId="77777777" w:rsidR="00B23BFC" w:rsidRPr="00715626" w:rsidRDefault="00B23BFC" w:rsidP="00087753">
            <w:pPr>
              <w:pStyle w:val="TableText"/>
            </w:pPr>
            <w:r w:rsidRPr="00715626">
              <w:t>TYPHLAT</w:t>
            </w:r>
          </w:p>
        </w:tc>
      </w:tr>
      <w:tr w:rsidR="00B23BFC" w:rsidRPr="00715626" w14:paraId="581939BE" w14:textId="77777777" w:rsidTr="00087753">
        <w:trPr>
          <w:trHeight w:hRule="exact" w:val="227"/>
          <w:jc w:val="center"/>
        </w:trPr>
        <w:tc>
          <w:tcPr>
            <w:tcW w:w="278" w:type="dxa"/>
            <w:tcBorders>
              <w:top w:val="nil"/>
              <w:left w:val="nil"/>
              <w:bottom w:val="nil"/>
              <w:right w:val="nil"/>
            </w:tcBorders>
            <w:shd w:val="clear" w:color="auto" w:fill="auto"/>
            <w:noWrap/>
            <w:vAlign w:val="bottom"/>
            <w:hideMark/>
          </w:tcPr>
          <w:p w14:paraId="32B3E1D4" w14:textId="77777777" w:rsidR="00B23BFC" w:rsidRPr="00715626" w:rsidRDefault="00B23BFC" w:rsidP="00087753">
            <w:pPr>
              <w:pStyle w:val="TableText"/>
            </w:pPr>
            <w:r w:rsidRPr="00715626">
              <w:t>ACAAAB</w:t>
            </w:r>
          </w:p>
        </w:tc>
        <w:tc>
          <w:tcPr>
            <w:tcW w:w="1077" w:type="dxa"/>
            <w:tcBorders>
              <w:top w:val="nil"/>
              <w:left w:val="nil"/>
              <w:bottom w:val="nil"/>
              <w:right w:val="nil"/>
            </w:tcBorders>
            <w:shd w:val="clear" w:color="auto" w:fill="auto"/>
            <w:noWrap/>
            <w:vAlign w:val="bottom"/>
            <w:hideMark/>
          </w:tcPr>
          <w:p w14:paraId="39EB4B85" w14:textId="77777777" w:rsidR="00B23BFC" w:rsidRPr="00715626" w:rsidRDefault="00B23BFC" w:rsidP="00087753">
            <w:pPr>
              <w:pStyle w:val="TableText"/>
            </w:pPr>
            <w:r w:rsidRPr="00715626">
              <w:t>TYPHANG</w:t>
            </w:r>
          </w:p>
        </w:tc>
        <w:tc>
          <w:tcPr>
            <w:tcW w:w="222" w:type="dxa"/>
            <w:tcBorders>
              <w:top w:val="nil"/>
              <w:left w:val="nil"/>
              <w:bottom w:val="nil"/>
              <w:right w:val="single" w:sz="4" w:space="0" w:color="auto"/>
            </w:tcBorders>
            <w:shd w:val="clear" w:color="auto" w:fill="auto"/>
            <w:noWrap/>
            <w:vAlign w:val="bottom"/>
            <w:hideMark/>
          </w:tcPr>
          <w:p w14:paraId="12BD0E6D" w14:textId="77777777" w:rsidR="00B23BFC" w:rsidRPr="00715626" w:rsidRDefault="00B23BFC" w:rsidP="00087753">
            <w:pPr>
              <w:pStyle w:val="TableText"/>
            </w:pPr>
          </w:p>
        </w:tc>
        <w:tc>
          <w:tcPr>
            <w:tcW w:w="971" w:type="dxa"/>
            <w:tcBorders>
              <w:top w:val="nil"/>
              <w:left w:val="single" w:sz="4" w:space="0" w:color="auto"/>
              <w:bottom w:val="nil"/>
              <w:right w:val="nil"/>
            </w:tcBorders>
            <w:shd w:val="clear" w:color="auto" w:fill="auto"/>
            <w:noWrap/>
            <w:vAlign w:val="bottom"/>
            <w:hideMark/>
          </w:tcPr>
          <w:p w14:paraId="79DF2EA8" w14:textId="77777777" w:rsidR="00B23BFC" w:rsidRPr="00715626" w:rsidRDefault="00B23BFC" w:rsidP="00087753">
            <w:pPr>
              <w:pStyle w:val="TableText"/>
            </w:pPr>
            <w:r w:rsidRPr="00715626">
              <w:t>BBBABC</w:t>
            </w:r>
          </w:p>
        </w:tc>
        <w:tc>
          <w:tcPr>
            <w:tcW w:w="1180" w:type="dxa"/>
            <w:tcBorders>
              <w:top w:val="nil"/>
              <w:left w:val="nil"/>
              <w:bottom w:val="nil"/>
              <w:right w:val="single" w:sz="4" w:space="0" w:color="auto"/>
            </w:tcBorders>
            <w:shd w:val="clear" w:color="auto" w:fill="auto"/>
            <w:noWrap/>
            <w:vAlign w:val="bottom"/>
            <w:hideMark/>
          </w:tcPr>
          <w:p w14:paraId="020DD2AE" w14:textId="77777777" w:rsidR="00B23BFC" w:rsidRPr="00715626" w:rsidRDefault="00B23BFC" w:rsidP="00087753">
            <w:pPr>
              <w:pStyle w:val="TableText"/>
            </w:pPr>
            <w:r w:rsidRPr="00715626">
              <w:t>TYPHGLA</w:t>
            </w:r>
          </w:p>
        </w:tc>
        <w:tc>
          <w:tcPr>
            <w:tcW w:w="977" w:type="dxa"/>
            <w:tcBorders>
              <w:top w:val="nil"/>
              <w:left w:val="single" w:sz="4" w:space="0" w:color="auto"/>
              <w:bottom w:val="nil"/>
              <w:right w:val="nil"/>
            </w:tcBorders>
            <w:shd w:val="clear" w:color="auto" w:fill="auto"/>
            <w:noWrap/>
            <w:vAlign w:val="bottom"/>
            <w:hideMark/>
          </w:tcPr>
          <w:p w14:paraId="67580333" w14:textId="77777777" w:rsidR="00B23BFC" w:rsidRPr="00715626" w:rsidRDefault="00B23BFC" w:rsidP="00087753">
            <w:pPr>
              <w:pStyle w:val="TableText"/>
            </w:pPr>
            <w:r w:rsidRPr="00715626">
              <w:t>CAABAB</w:t>
            </w:r>
          </w:p>
        </w:tc>
        <w:tc>
          <w:tcPr>
            <w:tcW w:w="1036" w:type="dxa"/>
            <w:tcBorders>
              <w:top w:val="nil"/>
              <w:left w:val="nil"/>
              <w:bottom w:val="nil"/>
              <w:right w:val="nil"/>
            </w:tcBorders>
            <w:shd w:val="clear" w:color="auto" w:fill="auto"/>
            <w:noWrap/>
            <w:vAlign w:val="bottom"/>
            <w:hideMark/>
          </w:tcPr>
          <w:p w14:paraId="367F98E4" w14:textId="77777777" w:rsidR="00B23BFC" w:rsidRPr="00715626" w:rsidRDefault="00B23BFC" w:rsidP="00087753">
            <w:pPr>
              <w:pStyle w:val="TableText"/>
            </w:pPr>
            <w:r w:rsidRPr="00715626">
              <w:t>TYPHLAT</w:t>
            </w:r>
          </w:p>
        </w:tc>
      </w:tr>
      <w:tr w:rsidR="00B23BFC" w:rsidRPr="00715626" w14:paraId="3E070939" w14:textId="77777777" w:rsidTr="00087753">
        <w:trPr>
          <w:trHeight w:hRule="exact" w:val="227"/>
          <w:jc w:val="center"/>
        </w:trPr>
        <w:tc>
          <w:tcPr>
            <w:tcW w:w="278" w:type="dxa"/>
            <w:tcBorders>
              <w:top w:val="nil"/>
              <w:left w:val="nil"/>
              <w:bottom w:val="nil"/>
              <w:right w:val="nil"/>
            </w:tcBorders>
            <w:shd w:val="clear" w:color="auto" w:fill="auto"/>
            <w:noWrap/>
            <w:vAlign w:val="bottom"/>
            <w:hideMark/>
          </w:tcPr>
          <w:p w14:paraId="5AC922D6" w14:textId="77777777" w:rsidR="00B23BFC" w:rsidRPr="00715626" w:rsidRDefault="00B23BFC" w:rsidP="00087753">
            <w:pPr>
              <w:pStyle w:val="TableText"/>
            </w:pPr>
            <w:r w:rsidRPr="00715626">
              <w:t>ACAABA</w:t>
            </w:r>
          </w:p>
        </w:tc>
        <w:tc>
          <w:tcPr>
            <w:tcW w:w="1077" w:type="dxa"/>
            <w:tcBorders>
              <w:top w:val="nil"/>
              <w:left w:val="nil"/>
              <w:bottom w:val="nil"/>
              <w:right w:val="nil"/>
            </w:tcBorders>
            <w:shd w:val="clear" w:color="auto" w:fill="auto"/>
            <w:noWrap/>
            <w:vAlign w:val="bottom"/>
            <w:hideMark/>
          </w:tcPr>
          <w:p w14:paraId="714A4C66" w14:textId="77777777" w:rsidR="00B23BFC" w:rsidRPr="00715626" w:rsidRDefault="00B23BFC" w:rsidP="00087753">
            <w:pPr>
              <w:pStyle w:val="TableText"/>
            </w:pPr>
            <w:r w:rsidRPr="00715626">
              <w:t>TYPHANG</w:t>
            </w:r>
          </w:p>
        </w:tc>
        <w:tc>
          <w:tcPr>
            <w:tcW w:w="222" w:type="dxa"/>
            <w:tcBorders>
              <w:top w:val="nil"/>
              <w:left w:val="nil"/>
              <w:bottom w:val="nil"/>
              <w:right w:val="single" w:sz="4" w:space="0" w:color="auto"/>
            </w:tcBorders>
            <w:shd w:val="clear" w:color="auto" w:fill="auto"/>
            <w:noWrap/>
            <w:vAlign w:val="bottom"/>
            <w:hideMark/>
          </w:tcPr>
          <w:p w14:paraId="4A61CB08" w14:textId="77777777" w:rsidR="00B23BFC" w:rsidRPr="00715626" w:rsidRDefault="00B23BFC" w:rsidP="00087753">
            <w:pPr>
              <w:pStyle w:val="TableText"/>
            </w:pPr>
          </w:p>
        </w:tc>
        <w:tc>
          <w:tcPr>
            <w:tcW w:w="971" w:type="dxa"/>
            <w:tcBorders>
              <w:top w:val="nil"/>
              <w:left w:val="single" w:sz="4" w:space="0" w:color="auto"/>
              <w:bottom w:val="nil"/>
              <w:right w:val="nil"/>
            </w:tcBorders>
            <w:shd w:val="clear" w:color="auto" w:fill="auto"/>
            <w:noWrap/>
            <w:vAlign w:val="bottom"/>
            <w:hideMark/>
          </w:tcPr>
          <w:p w14:paraId="24B6D3FD" w14:textId="77777777" w:rsidR="00B23BFC" w:rsidRPr="00715626" w:rsidRDefault="00B23BFC" w:rsidP="00087753">
            <w:pPr>
              <w:pStyle w:val="TableText"/>
            </w:pPr>
            <w:r w:rsidRPr="00715626">
              <w:t>BBBACB</w:t>
            </w:r>
          </w:p>
        </w:tc>
        <w:tc>
          <w:tcPr>
            <w:tcW w:w="1180" w:type="dxa"/>
            <w:tcBorders>
              <w:top w:val="nil"/>
              <w:left w:val="nil"/>
              <w:bottom w:val="nil"/>
              <w:right w:val="single" w:sz="4" w:space="0" w:color="auto"/>
            </w:tcBorders>
            <w:shd w:val="clear" w:color="auto" w:fill="auto"/>
            <w:noWrap/>
            <w:vAlign w:val="bottom"/>
            <w:hideMark/>
          </w:tcPr>
          <w:p w14:paraId="14EF61D6" w14:textId="77777777" w:rsidR="00B23BFC" w:rsidRPr="00715626" w:rsidRDefault="00B23BFC" w:rsidP="00087753">
            <w:pPr>
              <w:pStyle w:val="TableText"/>
            </w:pPr>
            <w:r w:rsidRPr="00715626">
              <w:t>TYPHGLA</w:t>
            </w:r>
          </w:p>
        </w:tc>
        <w:tc>
          <w:tcPr>
            <w:tcW w:w="977" w:type="dxa"/>
            <w:tcBorders>
              <w:top w:val="nil"/>
              <w:left w:val="single" w:sz="4" w:space="0" w:color="auto"/>
              <w:bottom w:val="nil"/>
              <w:right w:val="nil"/>
            </w:tcBorders>
            <w:shd w:val="clear" w:color="auto" w:fill="auto"/>
            <w:noWrap/>
            <w:vAlign w:val="bottom"/>
            <w:hideMark/>
          </w:tcPr>
          <w:p w14:paraId="3E8908D0" w14:textId="77777777" w:rsidR="00B23BFC" w:rsidRPr="00715626" w:rsidRDefault="00B23BFC" w:rsidP="00087753">
            <w:pPr>
              <w:pStyle w:val="TableText"/>
            </w:pPr>
            <w:r w:rsidRPr="00715626">
              <w:t>CAABBA</w:t>
            </w:r>
          </w:p>
        </w:tc>
        <w:tc>
          <w:tcPr>
            <w:tcW w:w="1036" w:type="dxa"/>
            <w:tcBorders>
              <w:top w:val="nil"/>
              <w:left w:val="nil"/>
              <w:bottom w:val="nil"/>
              <w:right w:val="nil"/>
            </w:tcBorders>
            <w:shd w:val="clear" w:color="auto" w:fill="auto"/>
            <w:noWrap/>
            <w:vAlign w:val="bottom"/>
            <w:hideMark/>
          </w:tcPr>
          <w:p w14:paraId="2A23E4A3" w14:textId="77777777" w:rsidR="00B23BFC" w:rsidRPr="00715626" w:rsidRDefault="00B23BFC" w:rsidP="00087753">
            <w:pPr>
              <w:pStyle w:val="TableText"/>
            </w:pPr>
            <w:r w:rsidRPr="00715626">
              <w:t>TYPHLAT</w:t>
            </w:r>
          </w:p>
        </w:tc>
      </w:tr>
      <w:tr w:rsidR="00B23BFC" w:rsidRPr="00715626" w14:paraId="6623448C" w14:textId="77777777" w:rsidTr="00087753">
        <w:trPr>
          <w:trHeight w:hRule="exact" w:val="227"/>
          <w:jc w:val="center"/>
        </w:trPr>
        <w:tc>
          <w:tcPr>
            <w:tcW w:w="278" w:type="dxa"/>
            <w:tcBorders>
              <w:top w:val="nil"/>
              <w:left w:val="nil"/>
              <w:bottom w:val="nil"/>
              <w:right w:val="nil"/>
            </w:tcBorders>
            <w:shd w:val="clear" w:color="auto" w:fill="auto"/>
            <w:noWrap/>
            <w:vAlign w:val="bottom"/>
            <w:hideMark/>
          </w:tcPr>
          <w:p w14:paraId="2EF9988A" w14:textId="77777777" w:rsidR="00B23BFC" w:rsidRPr="00715626" w:rsidRDefault="00B23BFC" w:rsidP="00087753">
            <w:pPr>
              <w:pStyle w:val="TableText"/>
            </w:pPr>
            <w:r w:rsidRPr="00715626">
              <w:t>ACAABB</w:t>
            </w:r>
          </w:p>
        </w:tc>
        <w:tc>
          <w:tcPr>
            <w:tcW w:w="1077" w:type="dxa"/>
            <w:tcBorders>
              <w:top w:val="nil"/>
              <w:left w:val="nil"/>
              <w:bottom w:val="nil"/>
              <w:right w:val="nil"/>
            </w:tcBorders>
            <w:shd w:val="clear" w:color="auto" w:fill="auto"/>
            <w:noWrap/>
            <w:vAlign w:val="bottom"/>
            <w:hideMark/>
          </w:tcPr>
          <w:p w14:paraId="385DAEE4" w14:textId="77777777" w:rsidR="00B23BFC" w:rsidRPr="00715626" w:rsidRDefault="00B23BFC" w:rsidP="00087753">
            <w:pPr>
              <w:pStyle w:val="TableText"/>
            </w:pPr>
            <w:r w:rsidRPr="00715626">
              <w:t>TYPHANG</w:t>
            </w:r>
          </w:p>
        </w:tc>
        <w:tc>
          <w:tcPr>
            <w:tcW w:w="222" w:type="dxa"/>
            <w:tcBorders>
              <w:top w:val="nil"/>
              <w:left w:val="nil"/>
              <w:bottom w:val="nil"/>
              <w:right w:val="single" w:sz="4" w:space="0" w:color="auto"/>
            </w:tcBorders>
            <w:shd w:val="clear" w:color="auto" w:fill="auto"/>
            <w:noWrap/>
            <w:vAlign w:val="bottom"/>
            <w:hideMark/>
          </w:tcPr>
          <w:p w14:paraId="7D0B229D" w14:textId="77777777" w:rsidR="00B23BFC" w:rsidRPr="00715626" w:rsidRDefault="00B23BFC" w:rsidP="00087753">
            <w:pPr>
              <w:pStyle w:val="TableText"/>
            </w:pPr>
          </w:p>
        </w:tc>
        <w:tc>
          <w:tcPr>
            <w:tcW w:w="971" w:type="dxa"/>
            <w:tcBorders>
              <w:top w:val="nil"/>
              <w:left w:val="single" w:sz="4" w:space="0" w:color="auto"/>
              <w:bottom w:val="nil"/>
              <w:right w:val="nil"/>
            </w:tcBorders>
            <w:shd w:val="clear" w:color="auto" w:fill="auto"/>
            <w:noWrap/>
            <w:vAlign w:val="bottom"/>
            <w:hideMark/>
          </w:tcPr>
          <w:p w14:paraId="2F3BCD4F" w14:textId="77777777" w:rsidR="00B23BFC" w:rsidRPr="00715626" w:rsidRDefault="00B23BFC" w:rsidP="00087753">
            <w:pPr>
              <w:pStyle w:val="TableText"/>
            </w:pPr>
            <w:r w:rsidRPr="00715626">
              <w:t>BBBACC</w:t>
            </w:r>
          </w:p>
        </w:tc>
        <w:tc>
          <w:tcPr>
            <w:tcW w:w="1180" w:type="dxa"/>
            <w:tcBorders>
              <w:top w:val="nil"/>
              <w:left w:val="nil"/>
              <w:bottom w:val="nil"/>
              <w:right w:val="single" w:sz="4" w:space="0" w:color="auto"/>
            </w:tcBorders>
            <w:shd w:val="clear" w:color="auto" w:fill="auto"/>
            <w:noWrap/>
            <w:vAlign w:val="bottom"/>
            <w:hideMark/>
          </w:tcPr>
          <w:p w14:paraId="2440154F" w14:textId="77777777" w:rsidR="00B23BFC" w:rsidRPr="00715626" w:rsidRDefault="00B23BFC" w:rsidP="00087753">
            <w:pPr>
              <w:pStyle w:val="TableText"/>
            </w:pPr>
            <w:r w:rsidRPr="00715626">
              <w:t>TYPHGLA</w:t>
            </w:r>
          </w:p>
        </w:tc>
        <w:tc>
          <w:tcPr>
            <w:tcW w:w="977" w:type="dxa"/>
            <w:tcBorders>
              <w:top w:val="nil"/>
              <w:left w:val="single" w:sz="4" w:space="0" w:color="auto"/>
              <w:bottom w:val="nil"/>
              <w:right w:val="nil"/>
            </w:tcBorders>
            <w:shd w:val="clear" w:color="auto" w:fill="auto"/>
            <w:noWrap/>
            <w:vAlign w:val="bottom"/>
            <w:hideMark/>
          </w:tcPr>
          <w:p w14:paraId="497E47B9" w14:textId="77777777" w:rsidR="00B23BFC" w:rsidRPr="00715626" w:rsidRDefault="00B23BFC" w:rsidP="00087753">
            <w:pPr>
              <w:pStyle w:val="TableText"/>
            </w:pPr>
            <w:r w:rsidRPr="00715626">
              <w:t>CAABBB</w:t>
            </w:r>
          </w:p>
        </w:tc>
        <w:tc>
          <w:tcPr>
            <w:tcW w:w="1036" w:type="dxa"/>
            <w:tcBorders>
              <w:top w:val="nil"/>
              <w:left w:val="nil"/>
              <w:bottom w:val="nil"/>
              <w:right w:val="nil"/>
            </w:tcBorders>
            <w:shd w:val="clear" w:color="auto" w:fill="auto"/>
            <w:noWrap/>
            <w:vAlign w:val="bottom"/>
            <w:hideMark/>
          </w:tcPr>
          <w:p w14:paraId="0C925DC0" w14:textId="77777777" w:rsidR="00B23BFC" w:rsidRPr="00715626" w:rsidRDefault="00B23BFC" w:rsidP="00087753">
            <w:pPr>
              <w:pStyle w:val="TableText"/>
            </w:pPr>
            <w:r w:rsidRPr="00715626">
              <w:t>TYPHLAT</w:t>
            </w:r>
          </w:p>
        </w:tc>
      </w:tr>
      <w:tr w:rsidR="00B23BFC" w:rsidRPr="00715626" w14:paraId="70230600" w14:textId="77777777" w:rsidTr="00087753">
        <w:trPr>
          <w:trHeight w:hRule="exact" w:val="227"/>
          <w:jc w:val="center"/>
        </w:trPr>
        <w:tc>
          <w:tcPr>
            <w:tcW w:w="278" w:type="dxa"/>
            <w:tcBorders>
              <w:top w:val="nil"/>
              <w:left w:val="nil"/>
              <w:bottom w:val="nil"/>
              <w:right w:val="nil"/>
            </w:tcBorders>
            <w:shd w:val="clear" w:color="auto" w:fill="auto"/>
            <w:noWrap/>
            <w:vAlign w:val="bottom"/>
            <w:hideMark/>
          </w:tcPr>
          <w:p w14:paraId="720998BB" w14:textId="77777777" w:rsidR="00B23BFC" w:rsidRPr="00715626" w:rsidRDefault="00B23BFC" w:rsidP="00087753">
            <w:pPr>
              <w:pStyle w:val="TableText"/>
            </w:pPr>
            <w:r w:rsidRPr="00715626">
              <w:t>ACABAA</w:t>
            </w:r>
          </w:p>
        </w:tc>
        <w:tc>
          <w:tcPr>
            <w:tcW w:w="1077" w:type="dxa"/>
            <w:tcBorders>
              <w:top w:val="nil"/>
              <w:left w:val="nil"/>
              <w:bottom w:val="nil"/>
              <w:right w:val="nil"/>
            </w:tcBorders>
            <w:shd w:val="clear" w:color="auto" w:fill="auto"/>
            <w:noWrap/>
            <w:vAlign w:val="bottom"/>
            <w:hideMark/>
          </w:tcPr>
          <w:p w14:paraId="75353105" w14:textId="77777777" w:rsidR="00B23BFC" w:rsidRPr="00715626" w:rsidRDefault="00B23BFC" w:rsidP="00087753">
            <w:pPr>
              <w:pStyle w:val="TableText"/>
            </w:pPr>
            <w:r w:rsidRPr="00715626">
              <w:t>TYPHANG</w:t>
            </w:r>
          </w:p>
        </w:tc>
        <w:tc>
          <w:tcPr>
            <w:tcW w:w="222" w:type="dxa"/>
            <w:tcBorders>
              <w:top w:val="nil"/>
              <w:left w:val="nil"/>
              <w:bottom w:val="nil"/>
              <w:right w:val="single" w:sz="4" w:space="0" w:color="auto"/>
            </w:tcBorders>
            <w:shd w:val="clear" w:color="auto" w:fill="auto"/>
            <w:noWrap/>
            <w:vAlign w:val="bottom"/>
            <w:hideMark/>
          </w:tcPr>
          <w:p w14:paraId="14A68D06" w14:textId="77777777" w:rsidR="00B23BFC" w:rsidRPr="00715626" w:rsidRDefault="00B23BFC" w:rsidP="00087753">
            <w:pPr>
              <w:pStyle w:val="TableText"/>
            </w:pPr>
          </w:p>
        </w:tc>
        <w:tc>
          <w:tcPr>
            <w:tcW w:w="971" w:type="dxa"/>
            <w:tcBorders>
              <w:top w:val="nil"/>
              <w:left w:val="single" w:sz="4" w:space="0" w:color="auto"/>
              <w:bottom w:val="nil"/>
              <w:right w:val="nil"/>
            </w:tcBorders>
            <w:shd w:val="clear" w:color="auto" w:fill="auto"/>
            <w:noWrap/>
            <w:vAlign w:val="bottom"/>
            <w:hideMark/>
          </w:tcPr>
          <w:p w14:paraId="547CCA90" w14:textId="77777777" w:rsidR="00B23BFC" w:rsidRPr="00715626" w:rsidRDefault="00B23BFC" w:rsidP="00087753">
            <w:pPr>
              <w:pStyle w:val="TableText"/>
            </w:pPr>
            <w:r w:rsidRPr="00715626">
              <w:t>BBBBBB</w:t>
            </w:r>
          </w:p>
        </w:tc>
        <w:tc>
          <w:tcPr>
            <w:tcW w:w="1180" w:type="dxa"/>
            <w:tcBorders>
              <w:top w:val="nil"/>
              <w:left w:val="nil"/>
              <w:bottom w:val="nil"/>
              <w:right w:val="single" w:sz="4" w:space="0" w:color="auto"/>
            </w:tcBorders>
            <w:shd w:val="clear" w:color="auto" w:fill="auto"/>
            <w:noWrap/>
            <w:vAlign w:val="bottom"/>
            <w:hideMark/>
          </w:tcPr>
          <w:p w14:paraId="5273D6AB" w14:textId="77777777" w:rsidR="00B23BFC" w:rsidRPr="00715626" w:rsidRDefault="00B23BFC" w:rsidP="00087753">
            <w:pPr>
              <w:pStyle w:val="TableText"/>
            </w:pPr>
            <w:r w:rsidRPr="00715626">
              <w:t>TYPHGLA</w:t>
            </w:r>
          </w:p>
        </w:tc>
        <w:tc>
          <w:tcPr>
            <w:tcW w:w="977" w:type="dxa"/>
            <w:tcBorders>
              <w:top w:val="nil"/>
              <w:left w:val="single" w:sz="4" w:space="0" w:color="auto"/>
              <w:bottom w:val="nil"/>
              <w:right w:val="nil"/>
            </w:tcBorders>
            <w:shd w:val="clear" w:color="auto" w:fill="auto"/>
            <w:noWrap/>
            <w:vAlign w:val="bottom"/>
            <w:hideMark/>
          </w:tcPr>
          <w:p w14:paraId="40FF4E97" w14:textId="77777777" w:rsidR="00B23BFC" w:rsidRPr="00715626" w:rsidRDefault="00B23BFC" w:rsidP="00087753">
            <w:pPr>
              <w:pStyle w:val="TableText"/>
            </w:pPr>
            <w:r w:rsidRPr="00715626">
              <w:t>CAACAA</w:t>
            </w:r>
          </w:p>
        </w:tc>
        <w:tc>
          <w:tcPr>
            <w:tcW w:w="1036" w:type="dxa"/>
            <w:tcBorders>
              <w:top w:val="nil"/>
              <w:left w:val="nil"/>
              <w:bottom w:val="nil"/>
              <w:right w:val="nil"/>
            </w:tcBorders>
            <w:shd w:val="clear" w:color="auto" w:fill="auto"/>
            <w:noWrap/>
            <w:vAlign w:val="bottom"/>
            <w:hideMark/>
          </w:tcPr>
          <w:p w14:paraId="1D76C2FC" w14:textId="77777777" w:rsidR="00B23BFC" w:rsidRPr="00715626" w:rsidRDefault="00B23BFC" w:rsidP="00087753">
            <w:pPr>
              <w:pStyle w:val="TableText"/>
            </w:pPr>
            <w:r w:rsidRPr="00715626">
              <w:t>TYPHLAT</w:t>
            </w:r>
          </w:p>
        </w:tc>
      </w:tr>
      <w:tr w:rsidR="00B23BFC" w:rsidRPr="00715626" w14:paraId="103C40E7" w14:textId="77777777" w:rsidTr="00087753">
        <w:trPr>
          <w:trHeight w:hRule="exact" w:val="227"/>
          <w:jc w:val="center"/>
        </w:trPr>
        <w:tc>
          <w:tcPr>
            <w:tcW w:w="278" w:type="dxa"/>
            <w:tcBorders>
              <w:top w:val="nil"/>
              <w:left w:val="nil"/>
              <w:bottom w:val="nil"/>
              <w:right w:val="nil"/>
            </w:tcBorders>
            <w:shd w:val="clear" w:color="auto" w:fill="auto"/>
            <w:noWrap/>
            <w:vAlign w:val="bottom"/>
            <w:hideMark/>
          </w:tcPr>
          <w:p w14:paraId="0AAA20A5" w14:textId="77777777" w:rsidR="00B23BFC" w:rsidRPr="00715626" w:rsidRDefault="00B23BFC" w:rsidP="00087753">
            <w:pPr>
              <w:pStyle w:val="TableText"/>
            </w:pPr>
            <w:r w:rsidRPr="00715626">
              <w:t>ACABAB</w:t>
            </w:r>
          </w:p>
        </w:tc>
        <w:tc>
          <w:tcPr>
            <w:tcW w:w="1077" w:type="dxa"/>
            <w:tcBorders>
              <w:top w:val="nil"/>
              <w:left w:val="nil"/>
              <w:bottom w:val="nil"/>
              <w:right w:val="nil"/>
            </w:tcBorders>
            <w:shd w:val="clear" w:color="auto" w:fill="auto"/>
            <w:noWrap/>
            <w:vAlign w:val="bottom"/>
            <w:hideMark/>
          </w:tcPr>
          <w:p w14:paraId="3BB30A1F" w14:textId="77777777" w:rsidR="00B23BFC" w:rsidRPr="00715626" w:rsidRDefault="00B23BFC" w:rsidP="00087753">
            <w:pPr>
              <w:pStyle w:val="TableText"/>
            </w:pPr>
            <w:r w:rsidRPr="00715626">
              <w:t>TYPHANG</w:t>
            </w:r>
          </w:p>
        </w:tc>
        <w:tc>
          <w:tcPr>
            <w:tcW w:w="222" w:type="dxa"/>
            <w:tcBorders>
              <w:top w:val="nil"/>
              <w:left w:val="nil"/>
              <w:bottom w:val="nil"/>
              <w:right w:val="single" w:sz="4" w:space="0" w:color="auto"/>
            </w:tcBorders>
            <w:shd w:val="clear" w:color="auto" w:fill="auto"/>
            <w:noWrap/>
            <w:vAlign w:val="bottom"/>
            <w:hideMark/>
          </w:tcPr>
          <w:p w14:paraId="5E98193B" w14:textId="77777777" w:rsidR="00B23BFC" w:rsidRPr="00715626" w:rsidRDefault="00B23BFC" w:rsidP="00087753">
            <w:pPr>
              <w:pStyle w:val="TableText"/>
            </w:pPr>
          </w:p>
        </w:tc>
        <w:tc>
          <w:tcPr>
            <w:tcW w:w="971" w:type="dxa"/>
            <w:tcBorders>
              <w:top w:val="nil"/>
              <w:left w:val="single" w:sz="4" w:space="0" w:color="auto"/>
              <w:bottom w:val="nil"/>
              <w:right w:val="nil"/>
            </w:tcBorders>
            <w:shd w:val="clear" w:color="auto" w:fill="auto"/>
            <w:noWrap/>
            <w:vAlign w:val="bottom"/>
            <w:hideMark/>
          </w:tcPr>
          <w:p w14:paraId="0C0CE1B3" w14:textId="77777777" w:rsidR="00B23BFC" w:rsidRPr="00715626" w:rsidRDefault="00B23BFC" w:rsidP="00087753">
            <w:pPr>
              <w:pStyle w:val="TableText"/>
            </w:pPr>
            <w:r w:rsidRPr="00715626">
              <w:t>BBBBBC</w:t>
            </w:r>
          </w:p>
        </w:tc>
        <w:tc>
          <w:tcPr>
            <w:tcW w:w="1180" w:type="dxa"/>
            <w:tcBorders>
              <w:top w:val="nil"/>
              <w:left w:val="nil"/>
              <w:bottom w:val="nil"/>
              <w:right w:val="single" w:sz="4" w:space="0" w:color="auto"/>
            </w:tcBorders>
            <w:shd w:val="clear" w:color="auto" w:fill="auto"/>
            <w:noWrap/>
            <w:vAlign w:val="bottom"/>
            <w:hideMark/>
          </w:tcPr>
          <w:p w14:paraId="653B4DC4" w14:textId="77777777" w:rsidR="00B23BFC" w:rsidRPr="00715626" w:rsidRDefault="00B23BFC" w:rsidP="00087753">
            <w:pPr>
              <w:pStyle w:val="TableText"/>
            </w:pPr>
            <w:r w:rsidRPr="00715626">
              <w:t>TYPHGLA</w:t>
            </w:r>
          </w:p>
        </w:tc>
        <w:tc>
          <w:tcPr>
            <w:tcW w:w="977" w:type="dxa"/>
            <w:tcBorders>
              <w:top w:val="nil"/>
              <w:left w:val="single" w:sz="4" w:space="0" w:color="auto"/>
              <w:bottom w:val="nil"/>
              <w:right w:val="nil"/>
            </w:tcBorders>
            <w:shd w:val="clear" w:color="auto" w:fill="auto"/>
            <w:noWrap/>
            <w:vAlign w:val="bottom"/>
            <w:hideMark/>
          </w:tcPr>
          <w:p w14:paraId="2F234BD2" w14:textId="77777777" w:rsidR="00B23BFC" w:rsidRPr="00715626" w:rsidRDefault="00B23BFC" w:rsidP="00087753">
            <w:pPr>
              <w:pStyle w:val="TableText"/>
            </w:pPr>
            <w:r w:rsidRPr="00715626">
              <w:t>CAACAB</w:t>
            </w:r>
          </w:p>
        </w:tc>
        <w:tc>
          <w:tcPr>
            <w:tcW w:w="1036" w:type="dxa"/>
            <w:tcBorders>
              <w:top w:val="nil"/>
              <w:left w:val="nil"/>
              <w:bottom w:val="nil"/>
              <w:right w:val="nil"/>
            </w:tcBorders>
            <w:shd w:val="clear" w:color="auto" w:fill="auto"/>
            <w:noWrap/>
            <w:vAlign w:val="bottom"/>
            <w:hideMark/>
          </w:tcPr>
          <w:p w14:paraId="7820752D" w14:textId="77777777" w:rsidR="00B23BFC" w:rsidRPr="00715626" w:rsidRDefault="00B23BFC" w:rsidP="00087753">
            <w:pPr>
              <w:pStyle w:val="TableText"/>
            </w:pPr>
            <w:r w:rsidRPr="00715626">
              <w:t>TYPHLAT</w:t>
            </w:r>
          </w:p>
        </w:tc>
      </w:tr>
      <w:tr w:rsidR="00B23BFC" w:rsidRPr="00715626" w14:paraId="2CCB60C1" w14:textId="77777777" w:rsidTr="00087753">
        <w:trPr>
          <w:trHeight w:hRule="exact" w:val="227"/>
          <w:jc w:val="center"/>
        </w:trPr>
        <w:tc>
          <w:tcPr>
            <w:tcW w:w="278" w:type="dxa"/>
            <w:tcBorders>
              <w:top w:val="nil"/>
              <w:left w:val="nil"/>
              <w:bottom w:val="nil"/>
              <w:right w:val="nil"/>
            </w:tcBorders>
            <w:shd w:val="clear" w:color="auto" w:fill="auto"/>
            <w:noWrap/>
            <w:vAlign w:val="bottom"/>
            <w:hideMark/>
          </w:tcPr>
          <w:p w14:paraId="729293A4" w14:textId="77777777" w:rsidR="00B23BFC" w:rsidRPr="00715626" w:rsidRDefault="00B23BFC" w:rsidP="00087753">
            <w:pPr>
              <w:pStyle w:val="TableText"/>
            </w:pPr>
            <w:r w:rsidRPr="00715626">
              <w:t>ACABBA</w:t>
            </w:r>
          </w:p>
        </w:tc>
        <w:tc>
          <w:tcPr>
            <w:tcW w:w="1077" w:type="dxa"/>
            <w:tcBorders>
              <w:top w:val="nil"/>
              <w:left w:val="nil"/>
              <w:bottom w:val="nil"/>
              <w:right w:val="nil"/>
            </w:tcBorders>
            <w:shd w:val="clear" w:color="auto" w:fill="auto"/>
            <w:noWrap/>
            <w:vAlign w:val="bottom"/>
            <w:hideMark/>
          </w:tcPr>
          <w:p w14:paraId="7C36DD7B" w14:textId="77777777" w:rsidR="00B23BFC" w:rsidRPr="00715626" w:rsidRDefault="00B23BFC" w:rsidP="00087753">
            <w:pPr>
              <w:pStyle w:val="TableText"/>
            </w:pPr>
            <w:r w:rsidRPr="00715626">
              <w:t>TYPHANG</w:t>
            </w:r>
          </w:p>
        </w:tc>
        <w:tc>
          <w:tcPr>
            <w:tcW w:w="222" w:type="dxa"/>
            <w:tcBorders>
              <w:top w:val="nil"/>
              <w:left w:val="nil"/>
              <w:bottom w:val="nil"/>
              <w:right w:val="single" w:sz="4" w:space="0" w:color="auto"/>
            </w:tcBorders>
            <w:shd w:val="clear" w:color="auto" w:fill="auto"/>
            <w:noWrap/>
            <w:vAlign w:val="bottom"/>
            <w:hideMark/>
          </w:tcPr>
          <w:p w14:paraId="5FDBAEE5" w14:textId="77777777" w:rsidR="00B23BFC" w:rsidRPr="00715626" w:rsidRDefault="00B23BFC" w:rsidP="00087753">
            <w:pPr>
              <w:pStyle w:val="TableText"/>
            </w:pPr>
          </w:p>
        </w:tc>
        <w:tc>
          <w:tcPr>
            <w:tcW w:w="971" w:type="dxa"/>
            <w:tcBorders>
              <w:top w:val="nil"/>
              <w:left w:val="single" w:sz="4" w:space="0" w:color="auto"/>
              <w:bottom w:val="nil"/>
              <w:right w:val="nil"/>
            </w:tcBorders>
            <w:shd w:val="clear" w:color="auto" w:fill="auto"/>
            <w:noWrap/>
            <w:vAlign w:val="bottom"/>
            <w:hideMark/>
          </w:tcPr>
          <w:p w14:paraId="09D160BC" w14:textId="77777777" w:rsidR="00B23BFC" w:rsidRPr="00715626" w:rsidRDefault="00B23BFC" w:rsidP="00087753">
            <w:pPr>
              <w:pStyle w:val="TableText"/>
            </w:pPr>
            <w:r w:rsidRPr="00715626">
              <w:t>BBBBCB</w:t>
            </w:r>
          </w:p>
        </w:tc>
        <w:tc>
          <w:tcPr>
            <w:tcW w:w="1180" w:type="dxa"/>
            <w:tcBorders>
              <w:top w:val="nil"/>
              <w:left w:val="nil"/>
              <w:bottom w:val="nil"/>
              <w:right w:val="single" w:sz="4" w:space="0" w:color="auto"/>
            </w:tcBorders>
            <w:shd w:val="clear" w:color="auto" w:fill="auto"/>
            <w:noWrap/>
            <w:vAlign w:val="bottom"/>
            <w:hideMark/>
          </w:tcPr>
          <w:p w14:paraId="4078C218" w14:textId="77777777" w:rsidR="00B23BFC" w:rsidRPr="00715626" w:rsidRDefault="00B23BFC" w:rsidP="00087753">
            <w:pPr>
              <w:pStyle w:val="TableText"/>
            </w:pPr>
            <w:r w:rsidRPr="00715626">
              <w:t>TYPHGLA</w:t>
            </w:r>
          </w:p>
        </w:tc>
        <w:tc>
          <w:tcPr>
            <w:tcW w:w="977" w:type="dxa"/>
            <w:tcBorders>
              <w:top w:val="nil"/>
              <w:left w:val="single" w:sz="4" w:space="0" w:color="auto"/>
              <w:bottom w:val="nil"/>
              <w:right w:val="nil"/>
            </w:tcBorders>
            <w:shd w:val="clear" w:color="auto" w:fill="auto"/>
            <w:noWrap/>
            <w:vAlign w:val="bottom"/>
            <w:hideMark/>
          </w:tcPr>
          <w:p w14:paraId="73BAFC97" w14:textId="77777777" w:rsidR="00B23BFC" w:rsidRPr="00715626" w:rsidRDefault="00B23BFC" w:rsidP="00087753">
            <w:pPr>
              <w:pStyle w:val="TableText"/>
            </w:pPr>
            <w:r w:rsidRPr="00715626">
              <w:t>CAACBA</w:t>
            </w:r>
          </w:p>
        </w:tc>
        <w:tc>
          <w:tcPr>
            <w:tcW w:w="1036" w:type="dxa"/>
            <w:tcBorders>
              <w:top w:val="nil"/>
              <w:left w:val="nil"/>
              <w:bottom w:val="nil"/>
              <w:right w:val="nil"/>
            </w:tcBorders>
            <w:shd w:val="clear" w:color="auto" w:fill="auto"/>
            <w:noWrap/>
            <w:vAlign w:val="bottom"/>
            <w:hideMark/>
          </w:tcPr>
          <w:p w14:paraId="67791FF1" w14:textId="77777777" w:rsidR="00B23BFC" w:rsidRPr="00715626" w:rsidRDefault="00B23BFC" w:rsidP="00087753">
            <w:pPr>
              <w:pStyle w:val="TableText"/>
            </w:pPr>
            <w:r w:rsidRPr="00715626">
              <w:t>TYPHLAT</w:t>
            </w:r>
          </w:p>
        </w:tc>
      </w:tr>
      <w:tr w:rsidR="00B23BFC" w:rsidRPr="00715626" w14:paraId="35B155AD" w14:textId="77777777" w:rsidTr="00087753">
        <w:trPr>
          <w:trHeight w:hRule="exact" w:val="227"/>
          <w:jc w:val="center"/>
        </w:trPr>
        <w:tc>
          <w:tcPr>
            <w:tcW w:w="278" w:type="dxa"/>
            <w:tcBorders>
              <w:top w:val="nil"/>
              <w:left w:val="nil"/>
              <w:bottom w:val="nil"/>
              <w:right w:val="nil"/>
            </w:tcBorders>
            <w:shd w:val="clear" w:color="auto" w:fill="auto"/>
            <w:noWrap/>
            <w:vAlign w:val="bottom"/>
            <w:hideMark/>
          </w:tcPr>
          <w:p w14:paraId="114B9DCA" w14:textId="77777777" w:rsidR="00B23BFC" w:rsidRPr="00715626" w:rsidRDefault="00B23BFC" w:rsidP="00087753">
            <w:pPr>
              <w:pStyle w:val="TableText"/>
            </w:pPr>
            <w:r w:rsidRPr="00715626">
              <w:t>ACABBB</w:t>
            </w:r>
          </w:p>
        </w:tc>
        <w:tc>
          <w:tcPr>
            <w:tcW w:w="1077" w:type="dxa"/>
            <w:tcBorders>
              <w:top w:val="nil"/>
              <w:left w:val="nil"/>
              <w:bottom w:val="nil"/>
              <w:right w:val="nil"/>
            </w:tcBorders>
            <w:shd w:val="clear" w:color="auto" w:fill="auto"/>
            <w:noWrap/>
            <w:vAlign w:val="bottom"/>
            <w:hideMark/>
          </w:tcPr>
          <w:p w14:paraId="1CF10169" w14:textId="77777777" w:rsidR="00B23BFC" w:rsidRPr="00715626" w:rsidRDefault="00B23BFC" w:rsidP="00087753">
            <w:pPr>
              <w:pStyle w:val="TableText"/>
            </w:pPr>
            <w:r w:rsidRPr="00715626">
              <w:t>TYPHANG</w:t>
            </w:r>
          </w:p>
        </w:tc>
        <w:tc>
          <w:tcPr>
            <w:tcW w:w="222" w:type="dxa"/>
            <w:tcBorders>
              <w:top w:val="nil"/>
              <w:left w:val="nil"/>
              <w:bottom w:val="nil"/>
              <w:right w:val="single" w:sz="4" w:space="0" w:color="auto"/>
            </w:tcBorders>
            <w:shd w:val="clear" w:color="auto" w:fill="auto"/>
            <w:noWrap/>
            <w:vAlign w:val="bottom"/>
            <w:hideMark/>
          </w:tcPr>
          <w:p w14:paraId="64CFE75E" w14:textId="77777777" w:rsidR="00B23BFC" w:rsidRPr="00715626" w:rsidRDefault="00B23BFC" w:rsidP="00087753">
            <w:pPr>
              <w:pStyle w:val="TableText"/>
            </w:pPr>
          </w:p>
        </w:tc>
        <w:tc>
          <w:tcPr>
            <w:tcW w:w="971" w:type="dxa"/>
            <w:tcBorders>
              <w:top w:val="nil"/>
              <w:left w:val="single" w:sz="4" w:space="0" w:color="auto"/>
              <w:bottom w:val="nil"/>
              <w:right w:val="nil"/>
            </w:tcBorders>
            <w:shd w:val="clear" w:color="auto" w:fill="auto"/>
            <w:noWrap/>
            <w:vAlign w:val="bottom"/>
            <w:hideMark/>
          </w:tcPr>
          <w:p w14:paraId="16EBF344" w14:textId="77777777" w:rsidR="00B23BFC" w:rsidRPr="00715626" w:rsidRDefault="00B23BFC" w:rsidP="00087753">
            <w:pPr>
              <w:pStyle w:val="TableText"/>
            </w:pPr>
            <w:r w:rsidRPr="00715626">
              <w:t>BBBBCC</w:t>
            </w:r>
          </w:p>
        </w:tc>
        <w:tc>
          <w:tcPr>
            <w:tcW w:w="1180" w:type="dxa"/>
            <w:tcBorders>
              <w:top w:val="nil"/>
              <w:left w:val="nil"/>
              <w:bottom w:val="nil"/>
              <w:right w:val="single" w:sz="4" w:space="0" w:color="auto"/>
            </w:tcBorders>
            <w:shd w:val="clear" w:color="auto" w:fill="auto"/>
            <w:noWrap/>
            <w:vAlign w:val="bottom"/>
            <w:hideMark/>
          </w:tcPr>
          <w:p w14:paraId="74E043AD" w14:textId="77777777" w:rsidR="00B23BFC" w:rsidRPr="00715626" w:rsidRDefault="00B23BFC" w:rsidP="00087753">
            <w:pPr>
              <w:pStyle w:val="TableText"/>
            </w:pPr>
            <w:r w:rsidRPr="00715626">
              <w:t>TYPHGLA</w:t>
            </w:r>
          </w:p>
        </w:tc>
        <w:tc>
          <w:tcPr>
            <w:tcW w:w="977" w:type="dxa"/>
            <w:tcBorders>
              <w:top w:val="nil"/>
              <w:left w:val="single" w:sz="4" w:space="0" w:color="auto"/>
              <w:bottom w:val="nil"/>
              <w:right w:val="nil"/>
            </w:tcBorders>
            <w:shd w:val="clear" w:color="auto" w:fill="auto"/>
            <w:noWrap/>
            <w:vAlign w:val="bottom"/>
            <w:hideMark/>
          </w:tcPr>
          <w:p w14:paraId="5A914B18" w14:textId="77777777" w:rsidR="00B23BFC" w:rsidRPr="00715626" w:rsidRDefault="00B23BFC" w:rsidP="00087753">
            <w:pPr>
              <w:pStyle w:val="TableText"/>
            </w:pPr>
            <w:r w:rsidRPr="00715626">
              <w:t>CAACBB</w:t>
            </w:r>
          </w:p>
        </w:tc>
        <w:tc>
          <w:tcPr>
            <w:tcW w:w="1036" w:type="dxa"/>
            <w:tcBorders>
              <w:top w:val="nil"/>
              <w:left w:val="nil"/>
              <w:bottom w:val="nil"/>
              <w:right w:val="nil"/>
            </w:tcBorders>
            <w:shd w:val="clear" w:color="auto" w:fill="auto"/>
            <w:noWrap/>
            <w:vAlign w:val="bottom"/>
            <w:hideMark/>
          </w:tcPr>
          <w:p w14:paraId="12FAAC51" w14:textId="77777777" w:rsidR="00B23BFC" w:rsidRPr="00715626" w:rsidRDefault="00B23BFC" w:rsidP="00087753">
            <w:pPr>
              <w:pStyle w:val="TableText"/>
            </w:pPr>
            <w:r w:rsidRPr="00715626">
              <w:t>TYPHLAT</w:t>
            </w:r>
          </w:p>
        </w:tc>
      </w:tr>
      <w:tr w:rsidR="00B23BFC" w:rsidRPr="00715626" w14:paraId="320B8C1C" w14:textId="77777777" w:rsidTr="00087753">
        <w:trPr>
          <w:trHeight w:hRule="exact" w:val="227"/>
          <w:jc w:val="center"/>
        </w:trPr>
        <w:tc>
          <w:tcPr>
            <w:tcW w:w="278" w:type="dxa"/>
            <w:tcBorders>
              <w:top w:val="nil"/>
              <w:left w:val="nil"/>
              <w:bottom w:val="nil"/>
              <w:right w:val="nil"/>
            </w:tcBorders>
            <w:shd w:val="clear" w:color="auto" w:fill="auto"/>
            <w:noWrap/>
            <w:vAlign w:val="bottom"/>
            <w:hideMark/>
          </w:tcPr>
          <w:p w14:paraId="6F3094CD" w14:textId="77777777" w:rsidR="00B23BFC" w:rsidRPr="00715626" w:rsidRDefault="00B23BFC" w:rsidP="00087753">
            <w:pPr>
              <w:pStyle w:val="TableText"/>
            </w:pPr>
            <w:r w:rsidRPr="00715626">
              <w:t>ACBAAA</w:t>
            </w:r>
          </w:p>
        </w:tc>
        <w:tc>
          <w:tcPr>
            <w:tcW w:w="1077" w:type="dxa"/>
            <w:tcBorders>
              <w:top w:val="nil"/>
              <w:left w:val="nil"/>
              <w:bottom w:val="nil"/>
              <w:right w:val="nil"/>
            </w:tcBorders>
            <w:shd w:val="clear" w:color="auto" w:fill="auto"/>
            <w:noWrap/>
            <w:vAlign w:val="bottom"/>
            <w:hideMark/>
          </w:tcPr>
          <w:p w14:paraId="35C97D33" w14:textId="77777777" w:rsidR="00B23BFC" w:rsidRPr="00715626" w:rsidRDefault="00B23BFC" w:rsidP="00087753">
            <w:pPr>
              <w:pStyle w:val="TableText"/>
            </w:pPr>
            <w:r w:rsidRPr="00715626">
              <w:t>TYPHANG</w:t>
            </w:r>
          </w:p>
        </w:tc>
        <w:tc>
          <w:tcPr>
            <w:tcW w:w="222" w:type="dxa"/>
            <w:tcBorders>
              <w:top w:val="nil"/>
              <w:left w:val="nil"/>
              <w:bottom w:val="nil"/>
              <w:right w:val="single" w:sz="4" w:space="0" w:color="auto"/>
            </w:tcBorders>
            <w:shd w:val="clear" w:color="auto" w:fill="auto"/>
            <w:noWrap/>
            <w:vAlign w:val="bottom"/>
            <w:hideMark/>
          </w:tcPr>
          <w:p w14:paraId="0DD4E9C4" w14:textId="77777777" w:rsidR="00B23BFC" w:rsidRPr="00715626" w:rsidRDefault="00B23BFC" w:rsidP="00087753">
            <w:pPr>
              <w:pStyle w:val="TableText"/>
            </w:pPr>
          </w:p>
        </w:tc>
        <w:tc>
          <w:tcPr>
            <w:tcW w:w="971" w:type="dxa"/>
            <w:tcBorders>
              <w:top w:val="nil"/>
              <w:left w:val="single" w:sz="4" w:space="0" w:color="auto"/>
              <w:bottom w:val="nil"/>
              <w:right w:val="nil"/>
            </w:tcBorders>
            <w:shd w:val="clear" w:color="auto" w:fill="auto"/>
            <w:noWrap/>
            <w:vAlign w:val="bottom"/>
            <w:hideMark/>
          </w:tcPr>
          <w:p w14:paraId="3C18CEAF" w14:textId="77777777" w:rsidR="00B23BFC" w:rsidRPr="00715626" w:rsidRDefault="00B23BFC" w:rsidP="00087753">
            <w:pPr>
              <w:pStyle w:val="TableText"/>
            </w:pPr>
            <w:r w:rsidRPr="00715626">
              <w:t>BBCABB</w:t>
            </w:r>
          </w:p>
        </w:tc>
        <w:tc>
          <w:tcPr>
            <w:tcW w:w="1180" w:type="dxa"/>
            <w:tcBorders>
              <w:top w:val="nil"/>
              <w:left w:val="nil"/>
              <w:bottom w:val="nil"/>
              <w:right w:val="single" w:sz="4" w:space="0" w:color="auto"/>
            </w:tcBorders>
            <w:shd w:val="clear" w:color="auto" w:fill="auto"/>
            <w:noWrap/>
            <w:vAlign w:val="bottom"/>
            <w:hideMark/>
          </w:tcPr>
          <w:p w14:paraId="1EBDD82F" w14:textId="77777777" w:rsidR="00B23BFC" w:rsidRPr="00715626" w:rsidRDefault="00B23BFC" w:rsidP="00087753">
            <w:pPr>
              <w:pStyle w:val="TableText"/>
            </w:pPr>
            <w:r w:rsidRPr="00715626">
              <w:t>TYPHGLA</w:t>
            </w:r>
          </w:p>
        </w:tc>
        <w:tc>
          <w:tcPr>
            <w:tcW w:w="977" w:type="dxa"/>
            <w:tcBorders>
              <w:top w:val="nil"/>
              <w:left w:val="single" w:sz="4" w:space="0" w:color="auto"/>
              <w:bottom w:val="nil"/>
              <w:right w:val="nil"/>
            </w:tcBorders>
            <w:shd w:val="clear" w:color="auto" w:fill="auto"/>
            <w:noWrap/>
            <w:vAlign w:val="bottom"/>
            <w:hideMark/>
          </w:tcPr>
          <w:p w14:paraId="741B36EC" w14:textId="77777777" w:rsidR="00B23BFC" w:rsidRPr="00715626" w:rsidRDefault="00B23BFC" w:rsidP="00087753">
            <w:pPr>
              <w:pStyle w:val="TableText"/>
            </w:pPr>
            <w:r w:rsidRPr="00715626">
              <w:t>CABBAA</w:t>
            </w:r>
          </w:p>
        </w:tc>
        <w:tc>
          <w:tcPr>
            <w:tcW w:w="1036" w:type="dxa"/>
            <w:tcBorders>
              <w:top w:val="nil"/>
              <w:left w:val="nil"/>
              <w:bottom w:val="nil"/>
              <w:right w:val="nil"/>
            </w:tcBorders>
            <w:shd w:val="clear" w:color="auto" w:fill="auto"/>
            <w:noWrap/>
            <w:vAlign w:val="bottom"/>
            <w:hideMark/>
          </w:tcPr>
          <w:p w14:paraId="5316F03F" w14:textId="77777777" w:rsidR="00B23BFC" w:rsidRPr="00715626" w:rsidRDefault="00B23BFC" w:rsidP="00087753">
            <w:pPr>
              <w:pStyle w:val="TableText"/>
            </w:pPr>
            <w:r w:rsidRPr="00715626">
              <w:t>TYPHLAT</w:t>
            </w:r>
          </w:p>
        </w:tc>
      </w:tr>
      <w:tr w:rsidR="00B23BFC" w:rsidRPr="00715626" w14:paraId="120341A8" w14:textId="77777777" w:rsidTr="00087753">
        <w:trPr>
          <w:trHeight w:hRule="exact" w:val="227"/>
          <w:jc w:val="center"/>
        </w:trPr>
        <w:tc>
          <w:tcPr>
            <w:tcW w:w="278" w:type="dxa"/>
            <w:tcBorders>
              <w:top w:val="nil"/>
              <w:left w:val="nil"/>
              <w:bottom w:val="nil"/>
              <w:right w:val="nil"/>
            </w:tcBorders>
            <w:shd w:val="clear" w:color="auto" w:fill="auto"/>
            <w:noWrap/>
            <w:vAlign w:val="bottom"/>
            <w:hideMark/>
          </w:tcPr>
          <w:p w14:paraId="000AE53E" w14:textId="77777777" w:rsidR="00B23BFC" w:rsidRPr="00715626" w:rsidRDefault="00B23BFC" w:rsidP="00087753">
            <w:pPr>
              <w:pStyle w:val="TableText"/>
            </w:pPr>
            <w:r w:rsidRPr="00715626">
              <w:t>ACBAAB</w:t>
            </w:r>
          </w:p>
        </w:tc>
        <w:tc>
          <w:tcPr>
            <w:tcW w:w="1077" w:type="dxa"/>
            <w:tcBorders>
              <w:top w:val="nil"/>
              <w:left w:val="nil"/>
              <w:bottom w:val="nil"/>
              <w:right w:val="nil"/>
            </w:tcBorders>
            <w:shd w:val="clear" w:color="auto" w:fill="auto"/>
            <w:noWrap/>
            <w:vAlign w:val="bottom"/>
            <w:hideMark/>
          </w:tcPr>
          <w:p w14:paraId="3D09318C" w14:textId="77777777" w:rsidR="00B23BFC" w:rsidRPr="00715626" w:rsidRDefault="00B23BFC" w:rsidP="00087753">
            <w:pPr>
              <w:pStyle w:val="TableText"/>
            </w:pPr>
            <w:r w:rsidRPr="00715626">
              <w:t>TYPHANG</w:t>
            </w:r>
          </w:p>
        </w:tc>
        <w:tc>
          <w:tcPr>
            <w:tcW w:w="222" w:type="dxa"/>
            <w:tcBorders>
              <w:top w:val="nil"/>
              <w:left w:val="nil"/>
              <w:bottom w:val="nil"/>
              <w:right w:val="single" w:sz="4" w:space="0" w:color="auto"/>
            </w:tcBorders>
            <w:shd w:val="clear" w:color="auto" w:fill="auto"/>
            <w:noWrap/>
            <w:vAlign w:val="bottom"/>
            <w:hideMark/>
          </w:tcPr>
          <w:p w14:paraId="24BEA047" w14:textId="77777777" w:rsidR="00B23BFC" w:rsidRPr="00715626" w:rsidRDefault="00B23BFC" w:rsidP="00087753">
            <w:pPr>
              <w:pStyle w:val="TableText"/>
            </w:pPr>
          </w:p>
        </w:tc>
        <w:tc>
          <w:tcPr>
            <w:tcW w:w="971" w:type="dxa"/>
            <w:tcBorders>
              <w:top w:val="nil"/>
              <w:left w:val="single" w:sz="4" w:space="0" w:color="auto"/>
              <w:bottom w:val="nil"/>
              <w:right w:val="nil"/>
            </w:tcBorders>
            <w:shd w:val="clear" w:color="auto" w:fill="auto"/>
            <w:noWrap/>
            <w:vAlign w:val="bottom"/>
            <w:hideMark/>
          </w:tcPr>
          <w:p w14:paraId="401791CB" w14:textId="77777777" w:rsidR="00B23BFC" w:rsidRPr="00715626" w:rsidRDefault="00B23BFC" w:rsidP="00087753">
            <w:pPr>
              <w:pStyle w:val="TableText"/>
            </w:pPr>
            <w:r w:rsidRPr="00715626">
              <w:t>BBCABC</w:t>
            </w:r>
          </w:p>
        </w:tc>
        <w:tc>
          <w:tcPr>
            <w:tcW w:w="1180" w:type="dxa"/>
            <w:tcBorders>
              <w:top w:val="nil"/>
              <w:left w:val="nil"/>
              <w:bottom w:val="nil"/>
              <w:right w:val="single" w:sz="4" w:space="0" w:color="auto"/>
            </w:tcBorders>
            <w:shd w:val="clear" w:color="auto" w:fill="auto"/>
            <w:noWrap/>
            <w:vAlign w:val="bottom"/>
            <w:hideMark/>
          </w:tcPr>
          <w:p w14:paraId="6340F5F4" w14:textId="77777777" w:rsidR="00B23BFC" w:rsidRPr="00715626" w:rsidRDefault="00B23BFC" w:rsidP="00087753">
            <w:pPr>
              <w:pStyle w:val="TableText"/>
            </w:pPr>
            <w:r w:rsidRPr="00715626">
              <w:t>TYPHGLA</w:t>
            </w:r>
          </w:p>
        </w:tc>
        <w:tc>
          <w:tcPr>
            <w:tcW w:w="977" w:type="dxa"/>
            <w:tcBorders>
              <w:top w:val="nil"/>
              <w:left w:val="single" w:sz="4" w:space="0" w:color="auto"/>
              <w:bottom w:val="nil"/>
              <w:right w:val="nil"/>
            </w:tcBorders>
            <w:shd w:val="clear" w:color="auto" w:fill="auto"/>
            <w:noWrap/>
            <w:vAlign w:val="bottom"/>
            <w:hideMark/>
          </w:tcPr>
          <w:p w14:paraId="4E289058" w14:textId="77777777" w:rsidR="00B23BFC" w:rsidRPr="00715626" w:rsidRDefault="00B23BFC" w:rsidP="00087753">
            <w:pPr>
              <w:pStyle w:val="TableText"/>
            </w:pPr>
            <w:r w:rsidRPr="00715626">
              <w:t>CABBAB</w:t>
            </w:r>
          </w:p>
        </w:tc>
        <w:tc>
          <w:tcPr>
            <w:tcW w:w="1036" w:type="dxa"/>
            <w:tcBorders>
              <w:top w:val="nil"/>
              <w:left w:val="nil"/>
              <w:bottom w:val="nil"/>
              <w:right w:val="nil"/>
            </w:tcBorders>
            <w:shd w:val="clear" w:color="auto" w:fill="auto"/>
            <w:noWrap/>
            <w:vAlign w:val="bottom"/>
            <w:hideMark/>
          </w:tcPr>
          <w:p w14:paraId="05365FBB" w14:textId="77777777" w:rsidR="00B23BFC" w:rsidRPr="00715626" w:rsidRDefault="00B23BFC" w:rsidP="00087753">
            <w:pPr>
              <w:pStyle w:val="TableText"/>
            </w:pPr>
            <w:r w:rsidRPr="00715626">
              <w:t>TYPHLAT</w:t>
            </w:r>
          </w:p>
        </w:tc>
      </w:tr>
      <w:tr w:rsidR="00B23BFC" w:rsidRPr="00715626" w14:paraId="5DF7102D" w14:textId="77777777" w:rsidTr="00087753">
        <w:trPr>
          <w:trHeight w:hRule="exact" w:val="227"/>
          <w:jc w:val="center"/>
        </w:trPr>
        <w:tc>
          <w:tcPr>
            <w:tcW w:w="278" w:type="dxa"/>
            <w:tcBorders>
              <w:top w:val="nil"/>
              <w:left w:val="nil"/>
              <w:bottom w:val="nil"/>
              <w:right w:val="nil"/>
            </w:tcBorders>
            <w:shd w:val="clear" w:color="auto" w:fill="auto"/>
            <w:noWrap/>
            <w:vAlign w:val="bottom"/>
            <w:hideMark/>
          </w:tcPr>
          <w:p w14:paraId="21FA90C4" w14:textId="77777777" w:rsidR="00B23BFC" w:rsidRPr="00715626" w:rsidRDefault="00B23BFC" w:rsidP="00087753">
            <w:pPr>
              <w:pStyle w:val="TableText"/>
            </w:pPr>
            <w:r w:rsidRPr="00715626">
              <w:t>ACBABA</w:t>
            </w:r>
          </w:p>
        </w:tc>
        <w:tc>
          <w:tcPr>
            <w:tcW w:w="1077" w:type="dxa"/>
            <w:tcBorders>
              <w:top w:val="nil"/>
              <w:left w:val="nil"/>
              <w:bottom w:val="nil"/>
              <w:right w:val="nil"/>
            </w:tcBorders>
            <w:shd w:val="clear" w:color="auto" w:fill="auto"/>
            <w:noWrap/>
            <w:vAlign w:val="bottom"/>
            <w:hideMark/>
          </w:tcPr>
          <w:p w14:paraId="249074AA" w14:textId="77777777" w:rsidR="00B23BFC" w:rsidRPr="00715626" w:rsidRDefault="00B23BFC" w:rsidP="00087753">
            <w:pPr>
              <w:pStyle w:val="TableText"/>
            </w:pPr>
            <w:r w:rsidRPr="00715626">
              <w:t>TYPHANG</w:t>
            </w:r>
          </w:p>
        </w:tc>
        <w:tc>
          <w:tcPr>
            <w:tcW w:w="222" w:type="dxa"/>
            <w:tcBorders>
              <w:top w:val="nil"/>
              <w:left w:val="nil"/>
              <w:bottom w:val="nil"/>
              <w:right w:val="single" w:sz="4" w:space="0" w:color="auto"/>
            </w:tcBorders>
            <w:shd w:val="clear" w:color="auto" w:fill="auto"/>
            <w:noWrap/>
            <w:vAlign w:val="bottom"/>
            <w:hideMark/>
          </w:tcPr>
          <w:p w14:paraId="54D85FD8" w14:textId="77777777" w:rsidR="00B23BFC" w:rsidRPr="00715626" w:rsidRDefault="00B23BFC" w:rsidP="00087753">
            <w:pPr>
              <w:pStyle w:val="TableText"/>
            </w:pPr>
          </w:p>
        </w:tc>
        <w:tc>
          <w:tcPr>
            <w:tcW w:w="971" w:type="dxa"/>
            <w:tcBorders>
              <w:top w:val="nil"/>
              <w:left w:val="single" w:sz="4" w:space="0" w:color="auto"/>
              <w:bottom w:val="nil"/>
              <w:right w:val="nil"/>
            </w:tcBorders>
            <w:shd w:val="clear" w:color="auto" w:fill="auto"/>
            <w:noWrap/>
            <w:vAlign w:val="bottom"/>
            <w:hideMark/>
          </w:tcPr>
          <w:p w14:paraId="0BE1C341" w14:textId="77777777" w:rsidR="00B23BFC" w:rsidRPr="00715626" w:rsidRDefault="00B23BFC" w:rsidP="00087753">
            <w:pPr>
              <w:pStyle w:val="TableText"/>
            </w:pPr>
            <w:r w:rsidRPr="00715626">
              <w:t>BBCACB</w:t>
            </w:r>
          </w:p>
        </w:tc>
        <w:tc>
          <w:tcPr>
            <w:tcW w:w="1180" w:type="dxa"/>
            <w:tcBorders>
              <w:top w:val="nil"/>
              <w:left w:val="nil"/>
              <w:bottom w:val="nil"/>
              <w:right w:val="single" w:sz="4" w:space="0" w:color="auto"/>
            </w:tcBorders>
            <w:shd w:val="clear" w:color="auto" w:fill="auto"/>
            <w:noWrap/>
            <w:vAlign w:val="bottom"/>
            <w:hideMark/>
          </w:tcPr>
          <w:p w14:paraId="6F0C49A9" w14:textId="77777777" w:rsidR="00B23BFC" w:rsidRPr="00715626" w:rsidRDefault="00B23BFC" w:rsidP="00087753">
            <w:pPr>
              <w:pStyle w:val="TableText"/>
            </w:pPr>
            <w:r w:rsidRPr="00715626">
              <w:t>TYPHGLA</w:t>
            </w:r>
          </w:p>
        </w:tc>
        <w:tc>
          <w:tcPr>
            <w:tcW w:w="977" w:type="dxa"/>
            <w:tcBorders>
              <w:top w:val="nil"/>
              <w:left w:val="single" w:sz="4" w:space="0" w:color="auto"/>
              <w:bottom w:val="nil"/>
              <w:right w:val="nil"/>
            </w:tcBorders>
            <w:shd w:val="clear" w:color="auto" w:fill="auto"/>
            <w:noWrap/>
            <w:vAlign w:val="bottom"/>
            <w:hideMark/>
          </w:tcPr>
          <w:p w14:paraId="4572C950" w14:textId="77777777" w:rsidR="00B23BFC" w:rsidRPr="00715626" w:rsidRDefault="00B23BFC" w:rsidP="00087753">
            <w:pPr>
              <w:pStyle w:val="TableText"/>
            </w:pPr>
            <w:r w:rsidRPr="00715626">
              <w:t>CABBBA</w:t>
            </w:r>
          </w:p>
        </w:tc>
        <w:tc>
          <w:tcPr>
            <w:tcW w:w="1036" w:type="dxa"/>
            <w:tcBorders>
              <w:top w:val="nil"/>
              <w:left w:val="nil"/>
              <w:bottom w:val="nil"/>
              <w:right w:val="nil"/>
            </w:tcBorders>
            <w:shd w:val="clear" w:color="auto" w:fill="auto"/>
            <w:noWrap/>
            <w:vAlign w:val="bottom"/>
            <w:hideMark/>
          </w:tcPr>
          <w:p w14:paraId="5FA1D1B6" w14:textId="77777777" w:rsidR="00B23BFC" w:rsidRPr="00715626" w:rsidRDefault="00B23BFC" w:rsidP="00087753">
            <w:pPr>
              <w:pStyle w:val="TableText"/>
            </w:pPr>
            <w:r w:rsidRPr="00715626">
              <w:t>TYPHLAT</w:t>
            </w:r>
          </w:p>
        </w:tc>
      </w:tr>
      <w:tr w:rsidR="00B23BFC" w:rsidRPr="00715626" w14:paraId="2050C6D6" w14:textId="77777777" w:rsidTr="00087753">
        <w:trPr>
          <w:trHeight w:hRule="exact" w:val="227"/>
          <w:jc w:val="center"/>
        </w:trPr>
        <w:tc>
          <w:tcPr>
            <w:tcW w:w="278" w:type="dxa"/>
            <w:tcBorders>
              <w:top w:val="nil"/>
              <w:left w:val="nil"/>
              <w:bottom w:val="nil"/>
              <w:right w:val="nil"/>
            </w:tcBorders>
            <w:shd w:val="clear" w:color="auto" w:fill="auto"/>
            <w:noWrap/>
            <w:vAlign w:val="bottom"/>
            <w:hideMark/>
          </w:tcPr>
          <w:p w14:paraId="6A347F1D" w14:textId="77777777" w:rsidR="00B23BFC" w:rsidRPr="00715626" w:rsidRDefault="00B23BFC" w:rsidP="00087753">
            <w:pPr>
              <w:pStyle w:val="TableText"/>
            </w:pPr>
            <w:r w:rsidRPr="00715626">
              <w:t>ACBABB</w:t>
            </w:r>
          </w:p>
        </w:tc>
        <w:tc>
          <w:tcPr>
            <w:tcW w:w="1077" w:type="dxa"/>
            <w:tcBorders>
              <w:top w:val="nil"/>
              <w:left w:val="nil"/>
              <w:bottom w:val="nil"/>
              <w:right w:val="nil"/>
            </w:tcBorders>
            <w:shd w:val="clear" w:color="auto" w:fill="auto"/>
            <w:noWrap/>
            <w:vAlign w:val="bottom"/>
            <w:hideMark/>
          </w:tcPr>
          <w:p w14:paraId="7AFD6388" w14:textId="77777777" w:rsidR="00B23BFC" w:rsidRPr="00715626" w:rsidRDefault="00B23BFC" w:rsidP="00087753">
            <w:pPr>
              <w:pStyle w:val="TableText"/>
            </w:pPr>
            <w:r w:rsidRPr="00715626">
              <w:t>TYPHANG</w:t>
            </w:r>
          </w:p>
        </w:tc>
        <w:tc>
          <w:tcPr>
            <w:tcW w:w="222" w:type="dxa"/>
            <w:tcBorders>
              <w:top w:val="nil"/>
              <w:left w:val="nil"/>
              <w:bottom w:val="nil"/>
              <w:right w:val="single" w:sz="4" w:space="0" w:color="auto"/>
            </w:tcBorders>
            <w:shd w:val="clear" w:color="auto" w:fill="auto"/>
            <w:noWrap/>
            <w:vAlign w:val="bottom"/>
            <w:hideMark/>
          </w:tcPr>
          <w:p w14:paraId="65E05D1A" w14:textId="77777777" w:rsidR="00B23BFC" w:rsidRPr="00715626" w:rsidRDefault="00B23BFC" w:rsidP="00087753">
            <w:pPr>
              <w:pStyle w:val="TableText"/>
            </w:pPr>
          </w:p>
        </w:tc>
        <w:tc>
          <w:tcPr>
            <w:tcW w:w="971" w:type="dxa"/>
            <w:tcBorders>
              <w:top w:val="nil"/>
              <w:left w:val="single" w:sz="4" w:space="0" w:color="auto"/>
              <w:bottom w:val="nil"/>
              <w:right w:val="nil"/>
            </w:tcBorders>
            <w:shd w:val="clear" w:color="auto" w:fill="auto"/>
            <w:noWrap/>
            <w:vAlign w:val="bottom"/>
            <w:hideMark/>
          </w:tcPr>
          <w:p w14:paraId="6B60A2A8" w14:textId="77777777" w:rsidR="00B23BFC" w:rsidRPr="00715626" w:rsidRDefault="00B23BFC" w:rsidP="00087753">
            <w:pPr>
              <w:pStyle w:val="TableText"/>
            </w:pPr>
            <w:r w:rsidRPr="00715626">
              <w:t>BBCACC</w:t>
            </w:r>
          </w:p>
        </w:tc>
        <w:tc>
          <w:tcPr>
            <w:tcW w:w="1180" w:type="dxa"/>
            <w:tcBorders>
              <w:top w:val="nil"/>
              <w:left w:val="nil"/>
              <w:bottom w:val="nil"/>
              <w:right w:val="single" w:sz="4" w:space="0" w:color="auto"/>
            </w:tcBorders>
            <w:shd w:val="clear" w:color="auto" w:fill="auto"/>
            <w:noWrap/>
            <w:vAlign w:val="bottom"/>
            <w:hideMark/>
          </w:tcPr>
          <w:p w14:paraId="754CFCAA" w14:textId="77777777" w:rsidR="00B23BFC" w:rsidRPr="00715626" w:rsidRDefault="00B23BFC" w:rsidP="00087753">
            <w:pPr>
              <w:pStyle w:val="TableText"/>
            </w:pPr>
            <w:r w:rsidRPr="00715626">
              <w:t>TYPHGLA</w:t>
            </w:r>
          </w:p>
        </w:tc>
        <w:tc>
          <w:tcPr>
            <w:tcW w:w="977" w:type="dxa"/>
            <w:tcBorders>
              <w:top w:val="nil"/>
              <w:left w:val="single" w:sz="4" w:space="0" w:color="auto"/>
              <w:bottom w:val="nil"/>
              <w:right w:val="nil"/>
            </w:tcBorders>
            <w:shd w:val="clear" w:color="auto" w:fill="auto"/>
            <w:noWrap/>
            <w:vAlign w:val="bottom"/>
            <w:hideMark/>
          </w:tcPr>
          <w:p w14:paraId="25860CDB" w14:textId="77777777" w:rsidR="00B23BFC" w:rsidRPr="00715626" w:rsidRDefault="00B23BFC" w:rsidP="00087753">
            <w:pPr>
              <w:pStyle w:val="TableText"/>
            </w:pPr>
            <w:r w:rsidRPr="00715626">
              <w:t>CABBBB</w:t>
            </w:r>
          </w:p>
        </w:tc>
        <w:tc>
          <w:tcPr>
            <w:tcW w:w="1036" w:type="dxa"/>
            <w:tcBorders>
              <w:top w:val="nil"/>
              <w:left w:val="nil"/>
              <w:bottom w:val="nil"/>
              <w:right w:val="nil"/>
            </w:tcBorders>
            <w:shd w:val="clear" w:color="auto" w:fill="auto"/>
            <w:noWrap/>
            <w:vAlign w:val="bottom"/>
            <w:hideMark/>
          </w:tcPr>
          <w:p w14:paraId="22A7F438" w14:textId="77777777" w:rsidR="00B23BFC" w:rsidRPr="00715626" w:rsidRDefault="00B23BFC" w:rsidP="00087753">
            <w:pPr>
              <w:pStyle w:val="TableText"/>
            </w:pPr>
            <w:r w:rsidRPr="00715626">
              <w:t>TYPHLAT</w:t>
            </w:r>
          </w:p>
        </w:tc>
      </w:tr>
      <w:tr w:rsidR="00B23BFC" w:rsidRPr="00715626" w14:paraId="16A407C7" w14:textId="77777777" w:rsidTr="00087753">
        <w:trPr>
          <w:trHeight w:hRule="exact" w:val="227"/>
          <w:jc w:val="center"/>
        </w:trPr>
        <w:tc>
          <w:tcPr>
            <w:tcW w:w="278" w:type="dxa"/>
            <w:tcBorders>
              <w:top w:val="nil"/>
              <w:left w:val="nil"/>
              <w:bottom w:val="nil"/>
              <w:right w:val="nil"/>
            </w:tcBorders>
            <w:shd w:val="clear" w:color="auto" w:fill="auto"/>
            <w:noWrap/>
            <w:vAlign w:val="bottom"/>
            <w:hideMark/>
          </w:tcPr>
          <w:p w14:paraId="55E8C5F3" w14:textId="77777777" w:rsidR="00B23BFC" w:rsidRPr="00715626" w:rsidRDefault="00B23BFC" w:rsidP="00087753">
            <w:pPr>
              <w:pStyle w:val="TableText"/>
            </w:pPr>
            <w:r w:rsidRPr="00715626">
              <w:t>ACBBAA</w:t>
            </w:r>
          </w:p>
        </w:tc>
        <w:tc>
          <w:tcPr>
            <w:tcW w:w="1077" w:type="dxa"/>
            <w:tcBorders>
              <w:top w:val="nil"/>
              <w:left w:val="nil"/>
              <w:bottom w:val="nil"/>
              <w:right w:val="nil"/>
            </w:tcBorders>
            <w:shd w:val="clear" w:color="auto" w:fill="auto"/>
            <w:noWrap/>
            <w:vAlign w:val="bottom"/>
            <w:hideMark/>
          </w:tcPr>
          <w:p w14:paraId="5DFEDCAF" w14:textId="77777777" w:rsidR="00B23BFC" w:rsidRPr="00715626" w:rsidRDefault="00B23BFC" w:rsidP="00087753">
            <w:pPr>
              <w:pStyle w:val="TableText"/>
            </w:pPr>
            <w:r w:rsidRPr="00715626">
              <w:t>TYPHANG</w:t>
            </w:r>
          </w:p>
        </w:tc>
        <w:tc>
          <w:tcPr>
            <w:tcW w:w="222" w:type="dxa"/>
            <w:tcBorders>
              <w:top w:val="nil"/>
              <w:left w:val="nil"/>
              <w:bottom w:val="nil"/>
              <w:right w:val="single" w:sz="4" w:space="0" w:color="auto"/>
            </w:tcBorders>
            <w:shd w:val="clear" w:color="auto" w:fill="auto"/>
            <w:noWrap/>
            <w:vAlign w:val="bottom"/>
            <w:hideMark/>
          </w:tcPr>
          <w:p w14:paraId="15650483" w14:textId="77777777" w:rsidR="00B23BFC" w:rsidRPr="00715626" w:rsidRDefault="00B23BFC" w:rsidP="00087753">
            <w:pPr>
              <w:pStyle w:val="TableText"/>
            </w:pPr>
          </w:p>
        </w:tc>
        <w:tc>
          <w:tcPr>
            <w:tcW w:w="971" w:type="dxa"/>
            <w:tcBorders>
              <w:top w:val="nil"/>
              <w:left w:val="single" w:sz="4" w:space="0" w:color="auto"/>
              <w:bottom w:val="nil"/>
              <w:right w:val="nil"/>
            </w:tcBorders>
            <w:shd w:val="clear" w:color="auto" w:fill="auto"/>
            <w:noWrap/>
            <w:vAlign w:val="bottom"/>
            <w:hideMark/>
          </w:tcPr>
          <w:p w14:paraId="5F6ACE62" w14:textId="77777777" w:rsidR="00B23BFC" w:rsidRPr="00715626" w:rsidRDefault="00B23BFC" w:rsidP="00087753">
            <w:pPr>
              <w:pStyle w:val="TableText"/>
            </w:pPr>
            <w:r w:rsidRPr="00715626">
              <w:t>BBCBBB</w:t>
            </w:r>
          </w:p>
        </w:tc>
        <w:tc>
          <w:tcPr>
            <w:tcW w:w="1180" w:type="dxa"/>
            <w:tcBorders>
              <w:top w:val="nil"/>
              <w:left w:val="nil"/>
              <w:bottom w:val="nil"/>
              <w:right w:val="single" w:sz="4" w:space="0" w:color="auto"/>
            </w:tcBorders>
            <w:shd w:val="clear" w:color="auto" w:fill="auto"/>
            <w:noWrap/>
            <w:vAlign w:val="bottom"/>
            <w:hideMark/>
          </w:tcPr>
          <w:p w14:paraId="1F7C79AB" w14:textId="77777777" w:rsidR="00B23BFC" w:rsidRPr="00715626" w:rsidRDefault="00B23BFC" w:rsidP="00087753">
            <w:pPr>
              <w:pStyle w:val="TableText"/>
            </w:pPr>
            <w:r w:rsidRPr="00715626">
              <w:t>TYPHGLA</w:t>
            </w:r>
          </w:p>
        </w:tc>
        <w:tc>
          <w:tcPr>
            <w:tcW w:w="977" w:type="dxa"/>
            <w:tcBorders>
              <w:top w:val="nil"/>
              <w:left w:val="single" w:sz="4" w:space="0" w:color="auto"/>
              <w:bottom w:val="nil"/>
              <w:right w:val="nil"/>
            </w:tcBorders>
            <w:shd w:val="clear" w:color="auto" w:fill="auto"/>
            <w:noWrap/>
            <w:vAlign w:val="bottom"/>
            <w:hideMark/>
          </w:tcPr>
          <w:p w14:paraId="05545676" w14:textId="77777777" w:rsidR="00B23BFC" w:rsidRPr="00715626" w:rsidRDefault="00B23BFC" w:rsidP="00087753">
            <w:pPr>
              <w:pStyle w:val="TableText"/>
            </w:pPr>
            <w:r w:rsidRPr="00715626">
              <w:t>CABCAA</w:t>
            </w:r>
          </w:p>
        </w:tc>
        <w:tc>
          <w:tcPr>
            <w:tcW w:w="1036" w:type="dxa"/>
            <w:tcBorders>
              <w:top w:val="nil"/>
              <w:left w:val="nil"/>
              <w:bottom w:val="nil"/>
              <w:right w:val="nil"/>
            </w:tcBorders>
            <w:shd w:val="clear" w:color="auto" w:fill="auto"/>
            <w:noWrap/>
            <w:vAlign w:val="bottom"/>
            <w:hideMark/>
          </w:tcPr>
          <w:p w14:paraId="0F85AF55" w14:textId="77777777" w:rsidR="00B23BFC" w:rsidRPr="00715626" w:rsidRDefault="00B23BFC" w:rsidP="00087753">
            <w:pPr>
              <w:pStyle w:val="TableText"/>
            </w:pPr>
            <w:r w:rsidRPr="00715626">
              <w:t>TYPHLAT</w:t>
            </w:r>
          </w:p>
        </w:tc>
      </w:tr>
      <w:tr w:rsidR="00B23BFC" w:rsidRPr="00715626" w14:paraId="5B119EBA" w14:textId="77777777" w:rsidTr="00087753">
        <w:trPr>
          <w:trHeight w:hRule="exact" w:val="227"/>
          <w:jc w:val="center"/>
        </w:trPr>
        <w:tc>
          <w:tcPr>
            <w:tcW w:w="278" w:type="dxa"/>
            <w:tcBorders>
              <w:top w:val="nil"/>
              <w:left w:val="nil"/>
              <w:bottom w:val="nil"/>
              <w:right w:val="nil"/>
            </w:tcBorders>
            <w:shd w:val="clear" w:color="auto" w:fill="auto"/>
            <w:noWrap/>
            <w:vAlign w:val="bottom"/>
            <w:hideMark/>
          </w:tcPr>
          <w:p w14:paraId="2DCB241A" w14:textId="77777777" w:rsidR="00B23BFC" w:rsidRPr="00715626" w:rsidRDefault="00B23BFC" w:rsidP="00087753">
            <w:pPr>
              <w:pStyle w:val="TableText"/>
            </w:pPr>
            <w:r w:rsidRPr="00715626">
              <w:t>ACBBAB</w:t>
            </w:r>
          </w:p>
        </w:tc>
        <w:tc>
          <w:tcPr>
            <w:tcW w:w="1077" w:type="dxa"/>
            <w:tcBorders>
              <w:top w:val="nil"/>
              <w:left w:val="nil"/>
              <w:bottom w:val="nil"/>
              <w:right w:val="nil"/>
            </w:tcBorders>
            <w:shd w:val="clear" w:color="auto" w:fill="auto"/>
            <w:noWrap/>
            <w:vAlign w:val="bottom"/>
            <w:hideMark/>
          </w:tcPr>
          <w:p w14:paraId="6534C5DF" w14:textId="77777777" w:rsidR="00B23BFC" w:rsidRPr="00715626" w:rsidRDefault="00B23BFC" w:rsidP="00087753">
            <w:pPr>
              <w:pStyle w:val="TableText"/>
            </w:pPr>
            <w:r w:rsidRPr="00715626">
              <w:t>TYPHANG</w:t>
            </w:r>
          </w:p>
        </w:tc>
        <w:tc>
          <w:tcPr>
            <w:tcW w:w="222" w:type="dxa"/>
            <w:tcBorders>
              <w:top w:val="nil"/>
              <w:left w:val="nil"/>
              <w:bottom w:val="nil"/>
              <w:right w:val="single" w:sz="4" w:space="0" w:color="auto"/>
            </w:tcBorders>
            <w:shd w:val="clear" w:color="auto" w:fill="auto"/>
            <w:noWrap/>
            <w:vAlign w:val="bottom"/>
            <w:hideMark/>
          </w:tcPr>
          <w:p w14:paraId="3497E057" w14:textId="77777777" w:rsidR="00B23BFC" w:rsidRPr="00715626" w:rsidRDefault="00B23BFC" w:rsidP="00087753">
            <w:pPr>
              <w:pStyle w:val="TableText"/>
            </w:pPr>
          </w:p>
        </w:tc>
        <w:tc>
          <w:tcPr>
            <w:tcW w:w="971" w:type="dxa"/>
            <w:tcBorders>
              <w:top w:val="nil"/>
              <w:left w:val="single" w:sz="4" w:space="0" w:color="auto"/>
              <w:bottom w:val="nil"/>
              <w:right w:val="nil"/>
            </w:tcBorders>
            <w:shd w:val="clear" w:color="auto" w:fill="auto"/>
            <w:noWrap/>
            <w:vAlign w:val="bottom"/>
            <w:hideMark/>
          </w:tcPr>
          <w:p w14:paraId="41864BC3" w14:textId="77777777" w:rsidR="00B23BFC" w:rsidRPr="00715626" w:rsidRDefault="00B23BFC" w:rsidP="00087753">
            <w:pPr>
              <w:pStyle w:val="TableText"/>
            </w:pPr>
            <w:r w:rsidRPr="00715626">
              <w:t>BBCBBC</w:t>
            </w:r>
          </w:p>
        </w:tc>
        <w:tc>
          <w:tcPr>
            <w:tcW w:w="1180" w:type="dxa"/>
            <w:tcBorders>
              <w:top w:val="nil"/>
              <w:left w:val="nil"/>
              <w:bottom w:val="nil"/>
              <w:right w:val="single" w:sz="4" w:space="0" w:color="auto"/>
            </w:tcBorders>
            <w:shd w:val="clear" w:color="auto" w:fill="auto"/>
            <w:noWrap/>
            <w:vAlign w:val="bottom"/>
            <w:hideMark/>
          </w:tcPr>
          <w:p w14:paraId="58154FBB" w14:textId="77777777" w:rsidR="00B23BFC" w:rsidRPr="00715626" w:rsidRDefault="00B23BFC" w:rsidP="00087753">
            <w:pPr>
              <w:pStyle w:val="TableText"/>
            </w:pPr>
            <w:r w:rsidRPr="00715626">
              <w:t>TYPHGLA</w:t>
            </w:r>
          </w:p>
        </w:tc>
        <w:tc>
          <w:tcPr>
            <w:tcW w:w="977" w:type="dxa"/>
            <w:tcBorders>
              <w:top w:val="nil"/>
              <w:left w:val="single" w:sz="4" w:space="0" w:color="auto"/>
              <w:bottom w:val="nil"/>
              <w:right w:val="nil"/>
            </w:tcBorders>
            <w:shd w:val="clear" w:color="auto" w:fill="auto"/>
            <w:noWrap/>
            <w:vAlign w:val="bottom"/>
            <w:hideMark/>
          </w:tcPr>
          <w:p w14:paraId="44A0953F" w14:textId="77777777" w:rsidR="00B23BFC" w:rsidRPr="00715626" w:rsidRDefault="00B23BFC" w:rsidP="00087753">
            <w:pPr>
              <w:pStyle w:val="TableText"/>
            </w:pPr>
            <w:r w:rsidRPr="00715626">
              <w:t>CABCAB</w:t>
            </w:r>
          </w:p>
        </w:tc>
        <w:tc>
          <w:tcPr>
            <w:tcW w:w="1036" w:type="dxa"/>
            <w:tcBorders>
              <w:top w:val="nil"/>
              <w:left w:val="nil"/>
              <w:bottom w:val="nil"/>
              <w:right w:val="nil"/>
            </w:tcBorders>
            <w:shd w:val="clear" w:color="auto" w:fill="auto"/>
            <w:noWrap/>
            <w:vAlign w:val="bottom"/>
            <w:hideMark/>
          </w:tcPr>
          <w:p w14:paraId="5F8A6355" w14:textId="77777777" w:rsidR="00B23BFC" w:rsidRPr="00715626" w:rsidRDefault="00B23BFC" w:rsidP="00087753">
            <w:pPr>
              <w:pStyle w:val="TableText"/>
            </w:pPr>
            <w:r w:rsidRPr="00715626">
              <w:t>TYPHLAT</w:t>
            </w:r>
          </w:p>
        </w:tc>
      </w:tr>
      <w:tr w:rsidR="00B23BFC" w:rsidRPr="00715626" w14:paraId="2AFFE940" w14:textId="77777777" w:rsidTr="00087753">
        <w:trPr>
          <w:trHeight w:hRule="exact" w:val="227"/>
          <w:jc w:val="center"/>
        </w:trPr>
        <w:tc>
          <w:tcPr>
            <w:tcW w:w="278" w:type="dxa"/>
            <w:tcBorders>
              <w:top w:val="nil"/>
              <w:left w:val="nil"/>
              <w:bottom w:val="nil"/>
              <w:right w:val="nil"/>
            </w:tcBorders>
            <w:shd w:val="clear" w:color="auto" w:fill="auto"/>
            <w:noWrap/>
            <w:vAlign w:val="bottom"/>
            <w:hideMark/>
          </w:tcPr>
          <w:p w14:paraId="4E032028" w14:textId="77777777" w:rsidR="00B23BFC" w:rsidRPr="00715626" w:rsidRDefault="00B23BFC" w:rsidP="00087753">
            <w:pPr>
              <w:pStyle w:val="TableText"/>
            </w:pPr>
            <w:r w:rsidRPr="00715626">
              <w:t>ACBBBA</w:t>
            </w:r>
          </w:p>
        </w:tc>
        <w:tc>
          <w:tcPr>
            <w:tcW w:w="1077" w:type="dxa"/>
            <w:tcBorders>
              <w:top w:val="nil"/>
              <w:left w:val="nil"/>
              <w:bottom w:val="nil"/>
              <w:right w:val="nil"/>
            </w:tcBorders>
            <w:shd w:val="clear" w:color="auto" w:fill="auto"/>
            <w:noWrap/>
            <w:vAlign w:val="bottom"/>
            <w:hideMark/>
          </w:tcPr>
          <w:p w14:paraId="68F58F85" w14:textId="77777777" w:rsidR="00B23BFC" w:rsidRPr="00715626" w:rsidRDefault="00B23BFC" w:rsidP="00087753">
            <w:pPr>
              <w:pStyle w:val="TableText"/>
            </w:pPr>
            <w:r w:rsidRPr="00715626">
              <w:t>TYPHANG</w:t>
            </w:r>
          </w:p>
        </w:tc>
        <w:tc>
          <w:tcPr>
            <w:tcW w:w="222" w:type="dxa"/>
            <w:tcBorders>
              <w:top w:val="nil"/>
              <w:left w:val="nil"/>
              <w:bottom w:val="nil"/>
              <w:right w:val="single" w:sz="4" w:space="0" w:color="auto"/>
            </w:tcBorders>
            <w:shd w:val="clear" w:color="auto" w:fill="auto"/>
            <w:noWrap/>
            <w:vAlign w:val="bottom"/>
            <w:hideMark/>
          </w:tcPr>
          <w:p w14:paraId="2F8FDE39" w14:textId="77777777" w:rsidR="00B23BFC" w:rsidRPr="00715626" w:rsidRDefault="00B23BFC" w:rsidP="00087753">
            <w:pPr>
              <w:pStyle w:val="TableText"/>
            </w:pPr>
          </w:p>
        </w:tc>
        <w:tc>
          <w:tcPr>
            <w:tcW w:w="971" w:type="dxa"/>
            <w:tcBorders>
              <w:top w:val="nil"/>
              <w:left w:val="single" w:sz="4" w:space="0" w:color="auto"/>
              <w:bottom w:val="nil"/>
              <w:right w:val="nil"/>
            </w:tcBorders>
            <w:shd w:val="clear" w:color="auto" w:fill="auto"/>
            <w:noWrap/>
            <w:vAlign w:val="bottom"/>
            <w:hideMark/>
          </w:tcPr>
          <w:p w14:paraId="3D4D02AE" w14:textId="77777777" w:rsidR="00B23BFC" w:rsidRPr="00715626" w:rsidRDefault="00B23BFC" w:rsidP="00087753">
            <w:pPr>
              <w:pStyle w:val="TableText"/>
            </w:pPr>
            <w:r w:rsidRPr="00715626">
              <w:t>BBCBCB</w:t>
            </w:r>
          </w:p>
        </w:tc>
        <w:tc>
          <w:tcPr>
            <w:tcW w:w="1180" w:type="dxa"/>
            <w:tcBorders>
              <w:top w:val="nil"/>
              <w:left w:val="nil"/>
              <w:bottom w:val="nil"/>
              <w:right w:val="single" w:sz="4" w:space="0" w:color="auto"/>
            </w:tcBorders>
            <w:shd w:val="clear" w:color="auto" w:fill="auto"/>
            <w:noWrap/>
            <w:vAlign w:val="bottom"/>
            <w:hideMark/>
          </w:tcPr>
          <w:p w14:paraId="4E6C9C1C" w14:textId="77777777" w:rsidR="00B23BFC" w:rsidRPr="00715626" w:rsidRDefault="00B23BFC" w:rsidP="00087753">
            <w:pPr>
              <w:pStyle w:val="TableText"/>
            </w:pPr>
            <w:r w:rsidRPr="00715626">
              <w:t>TYPHGLA</w:t>
            </w:r>
          </w:p>
        </w:tc>
        <w:tc>
          <w:tcPr>
            <w:tcW w:w="977" w:type="dxa"/>
            <w:tcBorders>
              <w:top w:val="nil"/>
              <w:left w:val="single" w:sz="4" w:space="0" w:color="auto"/>
              <w:bottom w:val="nil"/>
              <w:right w:val="nil"/>
            </w:tcBorders>
            <w:shd w:val="clear" w:color="auto" w:fill="auto"/>
            <w:noWrap/>
            <w:vAlign w:val="bottom"/>
            <w:hideMark/>
          </w:tcPr>
          <w:p w14:paraId="37ADC247" w14:textId="77777777" w:rsidR="00B23BFC" w:rsidRPr="00715626" w:rsidRDefault="00B23BFC" w:rsidP="00087753">
            <w:pPr>
              <w:pStyle w:val="TableText"/>
            </w:pPr>
            <w:r w:rsidRPr="00715626">
              <w:t>CABCBA</w:t>
            </w:r>
          </w:p>
        </w:tc>
        <w:tc>
          <w:tcPr>
            <w:tcW w:w="1036" w:type="dxa"/>
            <w:tcBorders>
              <w:top w:val="nil"/>
              <w:left w:val="nil"/>
              <w:bottom w:val="nil"/>
              <w:right w:val="nil"/>
            </w:tcBorders>
            <w:shd w:val="clear" w:color="auto" w:fill="auto"/>
            <w:noWrap/>
            <w:vAlign w:val="bottom"/>
            <w:hideMark/>
          </w:tcPr>
          <w:p w14:paraId="2002EB0C" w14:textId="77777777" w:rsidR="00B23BFC" w:rsidRPr="00715626" w:rsidRDefault="00B23BFC" w:rsidP="00087753">
            <w:pPr>
              <w:pStyle w:val="TableText"/>
            </w:pPr>
            <w:r w:rsidRPr="00715626">
              <w:t>TYPHLAT</w:t>
            </w:r>
          </w:p>
        </w:tc>
      </w:tr>
      <w:tr w:rsidR="00B23BFC" w:rsidRPr="00715626" w14:paraId="79D13EE8" w14:textId="77777777" w:rsidTr="00087753">
        <w:trPr>
          <w:trHeight w:hRule="exact" w:val="227"/>
          <w:jc w:val="center"/>
        </w:trPr>
        <w:tc>
          <w:tcPr>
            <w:tcW w:w="278" w:type="dxa"/>
            <w:tcBorders>
              <w:top w:val="nil"/>
              <w:left w:val="nil"/>
              <w:bottom w:val="nil"/>
              <w:right w:val="nil"/>
            </w:tcBorders>
            <w:shd w:val="clear" w:color="auto" w:fill="auto"/>
            <w:noWrap/>
            <w:vAlign w:val="bottom"/>
            <w:hideMark/>
          </w:tcPr>
          <w:p w14:paraId="36A41770" w14:textId="77777777" w:rsidR="00B23BFC" w:rsidRPr="00715626" w:rsidRDefault="00B23BFC" w:rsidP="00087753">
            <w:pPr>
              <w:pStyle w:val="TableText"/>
            </w:pPr>
            <w:r w:rsidRPr="00715626">
              <w:t>ACBBBB</w:t>
            </w:r>
          </w:p>
        </w:tc>
        <w:tc>
          <w:tcPr>
            <w:tcW w:w="1077" w:type="dxa"/>
            <w:tcBorders>
              <w:top w:val="nil"/>
              <w:left w:val="nil"/>
              <w:bottom w:val="nil"/>
              <w:right w:val="nil"/>
            </w:tcBorders>
            <w:shd w:val="clear" w:color="auto" w:fill="auto"/>
            <w:noWrap/>
            <w:vAlign w:val="bottom"/>
            <w:hideMark/>
          </w:tcPr>
          <w:p w14:paraId="5023FFB3" w14:textId="77777777" w:rsidR="00B23BFC" w:rsidRPr="00715626" w:rsidRDefault="00B23BFC" w:rsidP="00087753">
            <w:pPr>
              <w:pStyle w:val="TableText"/>
            </w:pPr>
            <w:r w:rsidRPr="00715626">
              <w:t>TYPHANG</w:t>
            </w:r>
          </w:p>
        </w:tc>
        <w:tc>
          <w:tcPr>
            <w:tcW w:w="222" w:type="dxa"/>
            <w:tcBorders>
              <w:top w:val="nil"/>
              <w:left w:val="nil"/>
              <w:bottom w:val="nil"/>
              <w:right w:val="single" w:sz="4" w:space="0" w:color="auto"/>
            </w:tcBorders>
            <w:shd w:val="clear" w:color="auto" w:fill="auto"/>
            <w:noWrap/>
            <w:vAlign w:val="bottom"/>
            <w:hideMark/>
          </w:tcPr>
          <w:p w14:paraId="101551F8" w14:textId="77777777" w:rsidR="00B23BFC" w:rsidRPr="00715626" w:rsidRDefault="00B23BFC" w:rsidP="00087753">
            <w:pPr>
              <w:pStyle w:val="TableText"/>
            </w:pPr>
          </w:p>
        </w:tc>
        <w:tc>
          <w:tcPr>
            <w:tcW w:w="971" w:type="dxa"/>
            <w:tcBorders>
              <w:top w:val="nil"/>
              <w:left w:val="single" w:sz="4" w:space="0" w:color="auto"/>
              <w:bottom w:val="nil"/>
              <w:right w:val="nil"/>
            </w:tcBorders>
            <w:shd w:val="clear" w:color="auto" w:fill="auto"/>
            <w:noWrap/>
            <w:vAlign w:val="bottom"/>
            <w:hideMark/>
          </w:tcPr>
          <w:p w14:paraId="1CF645B4" w14:textId="77777777" w:rsidR="00B23BFC" w:rsidRPr="00715626" w:rsidRDefault="00B23BFC" w:rsidP="00087753">
            <w:pPr>
              <w:pStyle w:val="TableText"/>
            </w:pPr>
            <w:r w:rsidRPr="00715626">
              <w:t>BBCBCC</w:t>
            </w:r>
          </w:p>
        </w:tc>
        <w:tc>
          <w:tcPr>
            <w:tcW w:w="1180" w:type="dxa"/>
            <w:tcBorders>
              <w:top w:val="nil"/>
              <w:left w:val="nil"/>
              <w:bottom w:val="nil"/>
              <w:right w:val="single" w:sz="4" w:space="0" w:color="auto"/>
            </w:tcBorders>
            <w:shd w:val="clear" w:color="auto" w:fill="auto"/>
            <w:noWrap/>
            <w:vAlign w:val="bottom"/>
            <w:hideMark/>
          </w:tcPr>
          <w:p w14:paraId="2EDCBD1E" w14:textId="77777777" w:rsidR="00B23BFC" w:rsidRPr="00715626" w:rsidRDefault="00B23BFC" w:rsidP="00087753">
            <w:pPr>
              <w:pStyle w:val="TableText"/>
            </w:pPr>
            <w:r w:rsidRPr="00715626">
              <w:t>TYPHGLA</w:t>
            </w:r>
          </w:p>
        </w:tc>
        <w:tc>
          <w:tcPr>
            <w:tcW w:w="977" w:type="dxa"/>
            <w:tcBorders>
              <w:top w:val="nil"/>
              <w:left w:val="single" w:sz="4" w:space="0" w:color="auto"/>
              <w:bottom w:val="nil"/>
              <w:right w:val="nil"/>
            </w:tcBorders>
            <w:shd w:val="clear" w:color="auto" w:fill="auto"/>
            <w:noWrap/>
            <w:vAlign w:val="bottom"/>
            <w:hideMark/>
          </w:tcPr>
          <w:p w14:paraId="6550009D" w14:textId="77777777" w:rsidR="00B23BFC" w:rsidRPr="00715626" w:rsidRDefault="00B23BFC" w:rsidP="00087753">
            <w:pPr>
              <w:pStyle w:val="TableText"/>
            </w:pPr>
            <w:r w:rsidRPr="00715626">
              <w:t>CABCBB</w:t>
            </w:r>
          </w:p>
        </w:tc>
        <w:tc>
          <w:tcPr>
            <w:tcW w:w="1036" w:type="dxa"/>
            <w:tcBorders>
              <w:top w:val="nil"/>
              <w:left w:val="nil"/>
              <w:bottom w:val="nil"/>
              <w:right w:val="nil"/>
            </w:tcBorders>
            <w:shd w:val="clear" w:color="auto" w:fill="auto"/>
            <w:noWrap/>
            <w:vAlign w:val="bottom"/>
            <w:hideMark/>
          </w:tcPr>
          <w:p w14:paraId="49346346" w14:textId="77777777" w:rsidR="00B23BFC" w:rsidRPr="00715626" w:rsidRDefault="00B23BFC" w:rsidP="00087753">
            <w:pPr>
              <w:pStyle w:val="TableText"/>
            </w:pPr>
            <w:r w:rsidRPr="00715626">
              <w:t>TYPHLAT</w:t>
            </w:r>
          </w:p>
        </w:tc>
      </w:tr>
      <w:tr w:rsidR="00B23BFC" w:rsidRPr="00715626" w14:paraId="350976E5" w14:textId="77777777" w:rsidTr="00087753">
        <w:trPr>
          <w:trHeight w:hRule="exact" w:val="227"/>
          <w:jc w:val="center"/>
        </w:trPr>
        <w:tc>
          <w:tcPr>
            <w:tcW w:w="278" w:type="dxa"/>
            <w:tcBorders>
              <w:top w:val="nil"/>
              <w:left w:val="nil"/>
              <w:bottom w:val="nil"/>
              <w:right w:val="nil"/>
            </w:tcBorders>
            <w:shd w:val="clear" w:color="auto" w:fill="auto"/>
            <w:noWrap/>
            <w:vAlign w:val="bottom"/>
          </w:tcPr>
          <w:p w14:paraId="6B67393F" w14:textId="77777777" w:rsidR="00B23BFC" w:rsidRDefault="00B23BFC" w:rsidP="00087753">
            <w:pPr>
              <w:pStyle w:val="TableText"/>
            </w:pPr>
          </w:p>
          <w:p w14:paraId="720C2689" w14:textId="77777777" w:rsidR="00B23BFC" w:rsidRPr="00715626" w:rsidRDefault="00B23BFC" w:rsidP="00087753">
            <w:pPr>
              <w:pStyle w:val="TableText"/>
            </w:pPr>
          </w:p>
        </w:tc>
        <w:tc>
          <w:tcPr>
            <w:tcW w:w="1077" w:type="dxa"/>
            <w:tcBorders>
              <w:top w:val="nil"/>
              <w:left w:val="nil"/>
              <w:bottom w:val="nil"/>
              <w:right w:val="nil"/>
            </w:tcBorders>
            <w:shd w:val="clear" w:color="auto" w:fill="auto"/>
            <w:noWrap/>
            <w:vAlign w:val="bottom"/>
          </w:tcPr>
          <w:p w14:paraId="572F5153" w14:textId="77777777" w:rsidR="00B23BFC" w:rsidRPr="00715626" w:rsidRDefault="00B23BFC" w:rsidP="00087753">
            <w:pPr>
              <w:pStyle w:val="TableText"/>
            </w:pPr>
          </w:p>
        </w:tc>
        <w:tc>
          <w:tcPr>
            <w:tcW w:w="222" w:type="dxa"/>
            <w:tcBorders>
              <w:top w:val="nil"/>
              <w:left w:val="nil"/>
              <w:bottom w:val="nil"/>
              <w:right w:val="single" w:sz="4" w:space="0" w:color="auto"/>
            </w:tcBorders>
            <w:shd w:val="clear" w:color="auto" w:fill="auto"/>
            <w:noWrap/>
            <w:vAlign w:val="bottom"/>
          </w:tcPr>
          <w:p w14:paraId="4D4FCB39" w14:textId="77777777" w:rsidR="00B23BFC" w:rsidRPr="00715626" w:rsidRDefault="00B23BFC" w:rsidP="00087753">
            <w:pPr>
              <w:pStyle w:val="TableText"/>
            </w:pPr>
          </w:p>
        </w:tc>
        <w:tc>
          <w:tcPr>
            <w:tcW w:w="971" w:type="dxa"/>
            <w:tcBorders>
              <w:top w:val="nil"/>
              <w:left w:val="single" w:sz="4" w:space="0" w:color="auto"/>
              <w:bottom w:val="nil"/>
              <w:right w:val="nil"/>
            </w:tcBorders>
            <w:shd w:val="clear" w:color="auto" w:fill="auto"/>
            <w:noWrap/>
            <w:vAlign w:val="bottom"/>
          </w:tcPr>
          <w:p w14:paraId="09341D08" w14:textId="77777777" w:rsidR="00B23BFC" w:rsidRPr="00715626" w:rsidRDefault="00B23BFC" w:rsidP="00087753">
            <w:pPr>
              <w:pStyle w:val="TableText"/>
            </w:pPr>
          </w:p>
        </w:tc>
        <w:tc>
          <w:tcPr>
            <w:tcW w:w="1180" w:type="dxa"/>
            <w:tcBorders>
              <w:top w:val="nil"/>
              <w:left w:val="nil"/>
              <w:bottom w:val="nil"/>
              <w:right w:val="single" w:sz="4" w:space="0" w:color="auto"/>
            </w:tcBorders>
            <w:shd w:val="clear" w:color="auto" w:fill="auto"/>
            <w:noWrap/>
            <w:vAlign w:val="bottom"/>
          </w:tcPr>
          <w:p w14:paraId="2F4A6EC9" w14:textId="77777777" w:rsidR="00B23BFC" w:rsidRPr="00715626" w:rsidRDefault="00B23BFC" w:rsidP="00087753">
            <w:pPr>
              <w:pStyle w:val="TableText"/>
            </w:pPr>
          </w:p>
        </w:tc>
        <w:tc>
          <w:tcPr>
            <w:tcW w:w="977" w:type="dxa"/>
            <w:tcBorders>
              <w:top w:val="nil"/>
              <w:left w:val="single" w:sz="4" w:space="0" w:color="auto"/>
              <w:bottom w:val="nil"/>
              <w:right w:val="nil"/>
            </w:tcBorders>
            <w:shd w:val="clear" w:color="auto" w:fill="auto"/>
            <w:noWrap/>
            <w:vAlign w:val="bottom"/>
          </w:tcPr>
          <w:p w14:paraId="5588D54F" w14:textId="77777777" w:rsidR="00B23BFC" w:rsidRPr="00715626" w:rsidRDefault="00B23BFC" w:rsidP="00087753">
            <w:pPr>
              <w:pStyle w:val="TableText"/>
            </w:pPr>
          </w:p>
        </w:tc>
        <w:tc>
          <w:tcPr>
            <w:tcW w:w="1036" w:type="dxa"/>
            <w:tcBorders>
              <w:top w:val="nil"/>
              <w:left w:val="nil"/>
              <w:bottom w:val="nil"/>
              <w:right w:val="nil"/>
            </w:tcBorders>
            <w:shd w:val="clear" w:color="auto" w:fill="auto"/>
            <w:noWrap/>
            <w:vAlign w:val="bottom"/>
          </w:tcPr>
          <w:p w14:paraId="7D6C0BB1" w14:textId="77777777" w:rsidR="00B23BFC" w:rsidRPr="00715626" w:rsidRDefault="00B23BFC" w:rsidP="00087753">
            <w:pPr>
              <w:pStyle w:val="TableText"/>
            </w:pPr>
          </w:p>
        </w:tc>
      </w:tr>
    </w:tbl>
    <w:p w14:paraId="0920A33A" w14:textId="1EB0FE4E" w:rsidR="003A506A" w:rsidRDefault="00B23BFC" w:rsidP="00B23BFC">
      <w:pPr>
        <w:spacing w:line="259" w:lineRule="auto"/>
        <w:jc w:val="left"/>
        <w:rPr>
          <w:lang w:val="en-CA"/>
        </w:rPr>
      </w:pPr>
      <w:r>
        <w:rPr>
          <w:lang w:val="en-CA"/>
        </w:rPr>
        <w:br w:type="page"/>
      </w:r>
      <w:r w:rsidR="003A506A" w:rsidRPr="003A506A">
        <w:rPr>
          <w:lang w:val="en-CA"/>
        </w:rPr>
        <w:lastRenderedPageBreak/>
        <w:drawing>
          <wp:anchor distT="0" distB="0" distL="114300" distR="114300" simplePos="0" relativeHeight="251740160" behindDoc="0" locked="0" layoutInCell="1" allowOverlap="1" wp14:anchorId="7349407B" wp14:editId="28B7E6AE">
            <wp:simplePos x="0" y="0"/>
            <wp:positionH relativeFrom="column">
              <wp:posOffset>0</wp:posOffset>
            </wp:positionH>
            <wp:positionV relativeFrom="paragraph">
              <wp:posOffset>393065</wp:posOffset>
            </wp:positionV>
            <wp:extent cx="5913755" cy="4606290"/>
            <wp:effectExtent l="0" t="0" r="0" b="3810"/>
            <wp:wrapTopAndBottom/>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03"/>
                    <a:stretch/>
                  </pic:blipFill>
                  <pic:spPr bwMode="auto">
                    <a:xfrm>
                      <a:off x="0" y="0"/>
                      <a:ext cx="5913755" cy="4606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A506A" w:rsidRPr="003A506A">
        <w:rPr>
          <w:lang w:val="en-CA"/>
        </w:rPr>
        <mc:AlternateContent>
          <mc:Choice Requires="wps">
            <w:drawing>
              <wp:anchor distT="0" distB="0" distL="114300" distR="114300" simplePos="0" relativeHeight="251741184" behindDoc="0" locked="0" layoutInCell="1" allowOverlap="1" wp14:anchorId="783291E6" wp14:editId="3219738F">
                <wp:simplePos x="0" y="0"/>
                <wp:positionH relativeFrom="column">
                  <wp:posOffset>0</wp:posOffset>
                </wp:positionH>
                <wp:positionV relativeFrom="paragraph">
                  <wp:posOffset>5002530</wp:posOffset>
                </wp:positionV>
                <wp:extent cx="57912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14:paraId="6F7B3D9F" w14:textId="74DF516D" w:rsidR="003A506A" w:rsidRPr="00214C84" w:rsidRDefault="003A506A" w:rsidP="003A506A">
                            <w:pPr>
                              <w:pStyle w:val="Caption"/>
                              <w:rPr>
                                <w:i w:val="0"/>
                                <w:noProof/>
                                <w:lang w:val="en-US"/>
                              </w:rPr>
                            </w:pPr>
                            <w:r w:rsidRPr="00214C84">
                              <w:rPr>
                                <w:b/>
                                <w:i w:val="0"/>
                              </w:rPr>
                              <w:t xml:space="preserve">Fig.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7</w:t>
                            </w:r>
                            <w:r w:rsidRPr="00214C84">
                              <w:rPr>
                                <w:b/>
                                <w:i w:val="0"/>
                              </w:rPr>
                              <w:fldChar w:fldCharType="end"/>
                            </w:r>
                            <w:r w:rsidRPr="00214C84">
                              <w:rPr>
                                <w:i w:val="0"/>
                              </w:rPr>
                              <w:t xml:space="preserve"> Proportional map of non-native cattail patch sizes in the Fraser River Estuary, British Columbia. Lower and upper estuary imagery datasets are delineated with a dotted 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3291E6" id="Text Box 1" o:spid="_x0000_s1031" type="#_x0000_t202" style="position:absolute;margin-left:0;margin-top:393.9pt;width:456pt;height:.0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" stroked="f">
                <v:textbox style="mso-fit-shape-to-text:t" inset="0,0,0,0">
                  <w:txbxContent>
                    <w:p w14:paraId="6F7B3D9F" w14:textId="74DF516D" w:rsidR="003A506A" w:rsidRPr="00214C84" w:rsidRDefault="003A506A" w:rsidP="003A506A">
                      <w:pPr>
                        <w:pStyle w:val="Caption"/>
                        <w:rPr>
                          <w:i w:val="0"/>
                          <w:noProof/>
                          <w:lang w:val="en-US"/>
                        </w:rPr>
                      </w:pPr>
                      <w:r w:rsidRPr="00214C84">
                        <w:rPr>
                          <w:b/>
                          <w:i w:val="0"/>
                        </w:rPr>
                        <w:t xml:space="preserve">Fig.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7</w:t>
                      </w:r>
                      <w:r w:rsidRPr="00214C84">
                        <w:rPr>
                          <w:b/>
                          <w:i w:val="0"/>
                        </w:rPr>
                        <w:fldChar w:fldCharType="end"/>
                      </w:r>
                      <w:r w:rsidRPr="00214C84">
                        <w:rPr>
                          <w:i w:val="0"/>
                        </w:rPr>
                        <w:t xml:space="preserve"> Proportional map of non-native cattail patch sizes in the Fraser River Estuary, British Columbia. Lower and upper estuary imagery datasets are delineated with a dotted line</w:t>
                      </w:r>
                    </w:p>
                  </w:txbxContent>
                </v:textbox>
                <w10:wrap type="topAndBottom"/>
              </v:shape>
            </w:pict>
          </mc:Fallback>
        </mc:AlternateContent>
      </w:r>
      <w:r w:rsidR="003A506A">
        <w:rPr>
          <w:lang w:val="en-CA"/>
        </w:rPr>
        <w:t>Patch density map:</w:t>
      </w:r>
    </w:p>
    <w:p w14:paraId="61C027A9" w14:textId="649E1C73" w:rsidR="00E45D85" w:rsidRDefault="00E45D85">
      <w:pPr>
        <w:spacing w:line="259" w:lineRule="auto"/>
        <w:jc w:val="left"/>
        <w:rPr>
          <w:lang w:val="en-CA"/>
        </w:rPr>
      </w:pPr>
      <w:r>
        <w:rPr>
          <w:lang w:val="en-CA"/>
        </w:rPr>
        <w:br w:type="page"/>
      </w:r>
    </w:p>
    <w:p w14:paraId="3DB8BCE3" w14:textId="54302382" w:rsidR="00E45D85" w:rsidRDefault="00E45D85" w:rsidP="003A506A">
      <w:pPr>
        <w:rPr>
          <w:lang w:val="en-CA"/>
        </w:rPr>
      </w:pPr>
      <w:r w:rsidRPr="00E45D85">
        <w:rPr>
          <w:lang w:val="en-CA"/>
          <w:rPrChange w:id="983" w:author="Daniel Stewart" w:date="2022-03-16T15:40:00Z">
            <w:rPr>
              <w:rFonts w:cs="Times New Roman"/>
            </w:rPr>
          </w:rPrChange>
        </w:rPr>
        <w:lastRenderedPageBreak/>
        <mc:AlternateContent>
          <mc:Choice Requires="wps">
            <w:drawing>
              <wp:anchor distT="0" distB="0" distL="114300" distR="114300" simplePos="0" relativeHeight="251747328" behindDoc="0" locked="0" layoutInCell="1" allowOverlap="1" wp14:anchorId="14FE4406" wp14:editId="5F555AAE">
                <wp:simplePos x="0" y="0"/>
                <wp:positionH relativeFrom="column">
                  <wp:posOffset>0</wp:posOffset>
                </wp:positionH>
                <wp:positionV relativeFrom="paragraph">
                  <wp:posOffset>5015978</wp:posOffset>
                </wp:positionV>
                <wp:extent cx="5973445" cy="635"/>
                <wp:effectExtent l="0" t="0" r="8255" b="0"/>
                <wp:wrapTopAndBottom/>
                <wp:docPr id="33" name="Text Box 33"/>
                <wp:cNvGraphicFramePr/>
                <a:graphic xmlns:a="http://schemas.openxmlformats.org/drawingml/2006/main">
                  <a:graphicData uri="http://schemas.microsoft.com/office/word/2010/wordprocessingShape">
                    <wps:wsp>
                      <wps:cNvSpPr txBox="1"/>
                      <wps:spPr>
                        <a:xfrm>
                          <a:off x="0" y="0"/>
                          <a:ext cx="5973445" cy="635"/>
                        </a:xfrm>
                        <a:prstGeom prst="rect">
                          <a:avLst/>
                        </a:prstGeom>
                        <a:solidFill>
                          <a:prstClr val="white"/>
                        </a:solidFill>
                        <a:ln>
                          <a:noFill/>
                        </a:ln>
                      </wps:spPr>
                      <wps:txbx>
                        <w:txbxContent>
                          <w:p w14:paraId="5C10E282" w14:textId="78325431" w:rsidR="00E45D85" w:rsidRPr="00214C84" w:rsidRDefault="00E45D85" w:rsidP="00E45D85">
                            <w:pPr>
                              <w:pStyle w:val="Caption"/>
                              <w:rPr>
                                <w:i w:val="0"/>
                                <w:noProof/>
                                <w:lang w:val="en-US"/>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8</w:t>
                            </w:r>
                            <w:r w:rsidRPr="00214C84">
                              <w:rPr>
                                <w:b/>
                                <w:i w:val="0"/>
                              </w:rPr>
                              <w:fldChar w:fldCharType="end"/>
                            </w:r>
                            <w:r w:rsidRPr="00214C84">
                              <w:rPr>
                                <w:i w:val="0"/>
                              </w:rPr>
                              <w:t xml:space="preserve"> Probability of high suitability for non-native cattail in the Fraser River Estuary. Protected area boundaries are shown in lined polygons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E4406" id="Text Box 33" o:spid="_x0000_s1032" type="#_x0000_t202" style="position:absolute;left:0;text-align:left;margin-left:0;margin-top:394.95pt;width:470.3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" stroked="f">
                <v:textbox style="mso-fit-shape-to-text:t" inset="0,0,0,0">
                  <w:txbxContent>
                    <w:p w14:paraId="5C10E282" w14:textId="78325431" w:rsidR="00E45D85" w:rsidRPr="00214C84" w:rsidRDefault="00E45D85" w:rsidP="00E45D85">
                      <w:pPr>
                        <w:pStyle w:val="Caption"/>
                        <w:rPr>
                          <w:i w:val="0"/>
                          <w:noProof/>
                          <w:lang w:val="en-US"/>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8</w:t>
                      </w:r>
                      <w:r w:rsidRPr="00214C84">
                        <w:rPr>
                          <w:b/>
                          <w:i w:val="0"/>
                        </w:rPr>
                        <w:fldChar w:fldCharType="end"/>
                      </w:r>
                      <w:r w:rsidRPr="00214C84">
                        <w:rPr>
                          <w:i w:val="0"/>
                        </w:rPr>
                        <w:t xml:space="preserve"> Probability of high suitability for non-native cattail in the Fraser River Estuary. Protected area boundaries are shown in lined polygons</w:t>
                      </w:r>
                    </w:p>
                  </w:txbxContent>
                </v:textbox>
                <w10:wrap type="topAndBottom"/>
              </v:shape>
            </w:pict>
          </mc:Fallback>
        </mc:AlternateContent>
      </w:r>
      <w:r w:rsidRPr="00E45D85">
        <w:rPr>
          <w:lang w:val="en-CA"/>
          <w:rPrChange w:id="984" w:author="Daniel Stewart" w:date="2022-03-16T15:40:00Z">
            <w:rPr>
              <w:rFonts w:cs="Times New Roman"/>
            </w:rPr>
          </w:rPrChange>
        </w:rPr>
        <w:drawing>
          <wp:anchor distT="0" distB="0" distL="114300" distR="114300" simplePos="0" relativeHeight="251746304" behindDoc="0" locked="0" layoutInCell="1" allowOverlap="1" wp14:anchorId="21B2A366" wp14:editId="6122703C">
            <wp:simplePos x="0" y="0"/>
            <wp:positionH relativeFrom="column">
              <wp:posOffset>635</wp:posOffset>
            </wp:positionH>
            <wp:positionV relativeFrom="paragraph">
              <wp:posOffset>393700</wp:posOffset>
            </wp:positionV>
            <wp:extent cx="5973445" cy="4684395"/>
            <wp:effectExtent l="0" t="0" r="8255" b="1905"/>
            <wp:wrapTopAndBottom/>
            <wp:docPr id="19" name="Picture 1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map&#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602" t="1429" r="1264"/>
                    <a:stretch/>
                  </pic:blipFill>
                  <pic:spPr bwMode="auto">
                    <a:xfrm>
                      <a:off x="0" y="0"/>
                      <a:ext cx="5973445" cy="46843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E4177D" w14:textId="0F47B02F" w:rsidR="00E45D85" w:rsidRDefault="00E45D85" w:rsidP="003A506A">
      <w:pPr>
        <w:rPr>
          <w:lang w:val="en-CA"/>
        </w:rPr>
      </w:pPr>
    </w:p>
    <w:p w14:paraId="42B5F9B9" w14:textId="5620B642" w:rsidR="00E45D85" w:rsidRDefault="00E45D85" w:rsidP="003A506A">
      <w:pPr>
        <w:rPr>
          <w:lang w:val="en-CA"/>
        </w:rPr>
      </w:pPr>
    </w:p>
    <w:p w14:paraId="59280BC1" w14:textId="4987C68F" w:rsidR="00E45D85" w:rsidRDefault="00E45D85" w:rsidP="003A506A">
      <w:pPr>
        <w:rPr>
          <w:lang w:val="en-CA"/>
        </w:rPr>
      </w:pPr>
    </w:p>
    <w:p w14:paraId="78D9472B" w14:textId="3E845BB6" w:rsidR="00E45D85" w:rsidRDefault="00E45D85" w:rsidP="003A506A">
      <w:pPr>
        <w:rPr>
          <w:lang w:val="en-CA"/>
        </w:rPr>
      </w:pPr>
    </w:p>
    <w:p w14:paraId="76BF3B8B" w14:textId="77777777" w:rsidR="00E45D85" w:rsidRDefault="00E45D85" w:rsidP="003A506A">
      <w:pPr>
        <w:rPr>
          <w:lang w:val="en-CA"/>
        </w:rPr>
      </w:pPr>
    </w:p>
    <w:p w14:paraId="6D3D8F38" w14:textId="09C5379E" w:rsidR="00E45D85" w:rsidRPr="003A506A" w:rsidRDefault="00E45D85" w:rsidP="003A506A">
      <w:pPr>
        <w:rPr>
          <w:lang w:val="en-CA"/>
        </w:rPr>
      </w:pPr>
      <w:r w:rsidRPr="00E45D85">
        <w:rPr>
          <w:lang w:val="en-CA"/>
        </w:rPr>
        <w:lastRenderedPageBreak/>
        <mc:AlternateContent>
          <mc:Choice Requires="wps">
            <w:drawing>
              <wp:anchor distT="0" distB="0" distL="114300" distR="114300" simplePos="0" relativeHeight="251744256" behindDoc="0" locked="0" layoutInCell="1" allowOverlap="1" wp14:anchorId="3E038EEF" wp14:editId="2C2B6F08">
                <wp:simplePos x="0" y="0"/>
                <wp:positionH relativeFrom="column">
                  <wp:posOffset>248285</wp:posOffset>
                </wp:positionH>
                <wp:positionV relativeFrom="paragraph">
                  <wp:posOffset>4580255</wp:posOffset>
                </wp:positionV>
                <wp:extent cx="596138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961380" cy="635"/>
                        </a:xfrm>
                        <a:prstGeom prst="rect">
                          <a:avLst/>
                        </a:prstGeom>
                        <a:solidFill>
                          <a:prstClr val="white"/>
                        </a:solidFill>
                        <a:ln>
                          <a:noFill/>
                        </a:ln>
                      </wps:spPr>
                      <wps:txbx>
                        <w:txbxContent>
                          <w:p w14:paraId="7F5A9109" w14:textId="5EFCDA25" w:rsidR="00E45D85" w:rsidRPr="00214C84" w:rsidRDefault="00E45D85" w:rsidP="00E45D85">
                            <w:pPr>
                              <w:pStyle w:val="Caption"/>
                              <w:rPr>
                                <w:i w:val="0"/>
                                <w:noProof/>
                                <w:lang w:val="en-US"/>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9</w:t>
                            </w:r>
                            <w:r w:rsidRPr="00214C84">
                              <w:rPr>
                                <w:b/>
                                <w:i w:val="0"/>
                              </w:rPr>
                              <w:fldChar w:fldCharType="end"/>
                            </w:r>
                            <w:r w:rsidRPr="00214C84">
                              <w:rPr>
                                <w:i w:val="0"/>
                              </w:rPr>
                              <w:t xml:space="preserve"> Probability of high susceptibility for non-native cattail in the Fraser River Estuary. Protected area boundaries are shown in lined polygons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038EEF" id="Text Box 38" o:spid="_x0000_s1033" type="#_x0000_t202" style="position:absolute;left:0;text-align:left;margin-left:19.55pt;margin-top:360.65pt;width:469.4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" stroked="f">
                <v:textbox style="mso-fit-shape-to-text:t" inset="0,0,0,0">
                  <w:txbxContent>
                    <w:p w14:paraId="7F5A9109" w14:textId="5EFCDA25" w:rsidR="00E45D85" w:rsidRPr="00214C84" w:rsidRDefault="00E45D85" w:rsidP="00E45D85">
                      <w:pPr>
                        <w:pStyle w:val="Caption"/>
                        <w:rPr>
                          <w:i w:val="0"/>
                          <w:noProof/>
                          <w:lang w:val="en-US"/>
                        </w:rPr>
                      </w:pPr>
                      <w:r w:rsidRPr="00214C84">
                        <w:rPr>
                          <w:b/>
                          <w:i w:val="0"/>
                        </w:rPr>
                        <w:t>Fig</w:t>
                      </w:r>
                      <w:r>
                        <w:rPr>
                          <w:b/>
                          <w:i w:val="0"/>
                        </w:rPr>
                        <w:t>.</w:t>
                      </w:r>
                      <w:r w:rsidRPr="00214C84">
                        <w:rPr>
                          <w:b/>
                          <w:i w:val="0"/>
                        </w:rPr>
                        <w:t xml:space="preserve"> </w:t>
                      </w:r>
                      <w:r w:rsidRPr="00214C84">
                        <w:rPr>
                          <w:b/>
                          <w:i w:val="0"/>
                        </w:rPr>
                        <w:fldChar w:fldCharType="begin"/>
                      </w:r>
                      <w:r w:rsidRPr="00214C84">
                        <w:rPr>
                          <w:b/>
                          <w:i w:val="0"/>
                        </w:rPr>
                        <w:instrText xml:space="preserve"> SEQ Figure \* ARABIC </w:instrText>
                      </w:r>
                      <w:r w:rsidRPr="00214C84">
                        <w:rPr>
                          <w:b/>
                          <w:i w:val="0"/>
                        </w:rPr>
                        <w:fldChar w:fldCharType="separate"/>
                      </w:r>
                      <w:r w:rsidR="00DF6A60">
                        <w:rPr>
                          <w:b/>
                          <w:i w:val="0"/>
                          <w:noProof/>
                        </w:rPr>
                        <w:t>9</w:t>
                      </w:r>
                      <w:r w:rsidRPr="00214C84">
                        <w:rPr>
                          <w:b/>
                          <w:i w:val="0"/>
                        </w:rPr>
                        <w:fldChar w:fldCharType="end"/>
                      </w:r>
                      <w:r w:rsidRPr="00214C84">
                        <w:rPr>
                          <w:i w:val="0"/>
                        </w:rPr>
                        <w:t xml:space="preserve"> Probability of high susceptibility for non-native cattail in the Fraser River Estuary. Protected area boundaries are shown in lined polygons</w:t>
                      </w:r>
                    </w:p>
                  </w:txbxContent>
                </v:textbox>
                <w10:wrap type="topAndBottom"/>
              </v:shape>
            </w:pict>
          </mc:Fallback>
        </mc:AlternateContent>
      </w:r>
      <w:r w:rsidRPr="00E45D85">
        <w:rPr>
          <w:lang w:val="en-CA"/>
        </w:rPr>
        <w:drawing>
          <wp:anchor distT="0" distB="0" distL="114300" distR="114300" simplePos="0" relativeHeight="251743232" behindDoc="0" locked="0" layoutInCell="1" allowOverlap="1" wp14:anchorId="1C32706E" wp14:editId="539E0520">
            <wp:simplePos x="0" y="0"/>
            <wp:positionH relativeFrom="column">
              <wp:posOffset>247015</wp:posOffset>
            </wp:positionH>
            <wp:positionV relativeFrom="paragraph">
              <wp:posOffset>8255</wp:posOffset>
            </wp:positionV>
            <wp:extent cx="5961380" cy="4572000"/>
            <wp:effectExtent l="0" t="0" r="1270" b="0"/>
            <wp:wrapTopAndBottom/>
            <wp:docPr id="23" name="Picture 2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map&#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518" t="1430" r="1162" b="1999"/>
                    <a:stretch/>
                  </pic:blipFill>
                  <pic:spPr bwMode="auto">
                    <a:xfrm>
                      <a:off x="0" y="0"/>
                      <a:ext cx="5961380" cy="457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E45D85" w:rsidRPr="003A506A" w:rsidSect="008E191C">
      <w:footerReference w:type="default" r:id="rId19"/>
      <w:pgSz w:w="12240" w:h="15840"/>
      <w:pgMar w:top="1440" w:right="1467"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05" w:author="Daniel Stewart" w:date="2022-03-21T15:23:00Z" w:initials="DS">
    <w:p w14:paraId="45D47B13" w14:textId="3D16898B" w:rsidR="00080BEE" w:rsidRDefault="00080BEE">
      <w:pPr>
        <w:pStyle w:val="CommentText"/>
      </w:pPr>
      <w:r>
        <w:rPr>
          <w:rStyle w:val="CommentReference"/>
        </w:rPr>
        <w:annotationRef/>
      </w:r>
      <w:r>
        <w:t xml:space="preserve">Too much background info for a methods section? I couldn’t think of how to cram this into the intro. </w:t>
      </w:r>
    </w:p>
  </w:comment>
  <w:comment w:id="357" w:author="Daniel Stewart" w:date="2022-03-31T13:47:00Z" w:initials="DS">
    <w:p w14:paraId="766064B9" w14:textId="152222D1" w:rsidR="00B31C1C" w:rsidRDefault="00B31C1C">
      <w:pPr>
        <w:pStyle w:val="CommentText"/>
      </w:pPr>
      <w:r>
        <w:rPr>
          <w:rStyle w:val="CommentReference"/>
        </w:rPr>
        <w:annotationRef/>
      </w:r>
      <w:r>
        <w:t xml:space="preserve">This was a real sticking point with past reviewers, so I’d appreciate feedback on whether this is appears sound. </w:t>
      </w:r>
    </w:p>
  </w:comment>
  <w:comment w:id="548" w:author="Daniel Stewart" w:date="2022-04-01T20:43:00Z" w:initials="DS">
    <w:p w14:paraId="4ED3F447" w14:textId="549DB2D0" w:rsidR="00D1318D" w:rsidRDefault="00D1318D">
      <w:pPr>
        <w:pStyle w:val="CommentText"/>
      </w:pPr>
      <w:r>
        <w:rPr>
          <w:rStyle w:val="CommentReference"/>
        </w:rPr>
        <w:annotationRef/>
      </w:r>
      <w:r>
        <w:t>Do you think I need to justify the use of these variables? I already cite</w:t>
      </w:r>
      <w:r w:rsidR="00086331">
        <w:t xml:space="preserve"> several papers in the intro that discuss the effect of these variables on plant distributions</w:t>
      </w:r>
    </w:p>
  </w:comment>
  <w:comment w:id="682" w:author="Daniel Stewart" w:date="2022-03-31T16:15:00Z" w:initials="DS">
    <w:p w14:paraId="4DB80C63" w14:textId="2740B3CC" w:rsidR="004710D0" w:rsidRDefault="004710D0">
      <w:pPr>
        <w:pStyle w:val="CommentText"/>
      </w:pPr>
      <w:r>
        <w:rPr>
          <w:rStyle w:val="CommentReference"/>
        </w:rPr>
        <w:annotationRef/>
      </w:r>
      <w:r>
        <w:t xml:space="preserve">I know background info isn’t the greatest fit in a methods section, but I’m okay including it here knowing it justifies why I performed my own measurements. </w:t>
      </w:r>
    </w:p>
  </w:comment>
  <w:comment w:id="949" w:author="Daniel Stewart" w:date="2022-03-30T10:50:00Z" w:initials="DS">
    <w:p w14:paraId="1C699F38" w14:textId="77777777" w:rsidR="009258AB" w:rsidRDefault="009258AB">
      <w:pPr>
        <w:pStyle w:val="CommentText"/>
      </w:pPr>
      <w:r>
        <w:rPr>
          <w:rStyle w:val="CommentReference"/>
        </w:rPr>
        <w:annotationRef/>
      </w:r>
      <w:r>
        <w:t xml:space="preserve">Tara and Greg: </w:t>
      </w:r>
    </w:p>
    <w:p w14:paraId="3E4A0FEF" w14:textId="77777777" w:rsidR="009258AB" w:rsidRDefault="009258AB">
      <w:pPr>
        <w:pStyle w:val="CommentText"/>
      </w:pPr>
    </w:p>
    <w:p w14:paraId="6BBF058E" w14:textId="59F9D86E" w:rsidR="009258AB" w:rsidRDefault="009258AB">
      <w:pPr>
        <w:pStyle w:val="CommentText"/>
      </w:pPr>
      <w:r>
        <w:t xml:space="preserve">I’ve reigned in the discussion quite a bit. Please let me know if you think I am overlooking any angles, as right now I am erring on the site of short and simple and am a tad anxious that I’m missing something. </w:t>
      </w:r>
      <w:r w:rsidR="00D07D0A">
        <w:t>A few questions for you:</w:t>
      </w:r>
    </w:p>
    <w:p w14:paraId="60F0D285" w14:textId="0AAE991F" w:rsidR="00D07D0A" w:rsidRDefault="00D07D0A">
      <w:pPr>
        <w:pStyle w:val="CommentText"/>
      </w:pPr>
    </w:p>
    <w:p w14:paraId="59F79AA9" w14:textId="0E28341E" w:rsidR="00D07D0A" w:rsidRDefault="00D07D0A" w:rsidP="00D07D0A">
      <w:pPr>
        <w:pStyle w:val="CommentText"/>
        <w:numPr>
          <w:ilvl w:val="0"/>
          <w:numId w:val="21"/>
        </w:numPr>
      </w:pPr>
      <w:r>
        <w:t xml:space="preserve"> Is it still too local? I sensed from my reviewer comments that they wanted a little more connection to Typha literature, but given there isn’t a lot of PNW studies on Typha I found this challenging.</w:t>
      </w:r>
      <w:r w:rsidR="00FA064F">
        <w:t xml:space="preserve">The journal also warns against papers that are too local. </w:t>
      </w:r>
    </w:p>
    <w:p w14:paraId="14C1D5CA" w14:textId="77777777" w:rsidR="00D07D0A" w:rsidRDefault="00D07D0A" w:rsidP="00D07D0A">
      <w:pPr>
        <w:pStyle w:val="CommentText"/>
      </w:pPr>
    </w:p>
    <w:p w14:paraId="7AF8913F" w14:textId="629AB0D7" w:rsidR="009258AB" w:rsidRDefault="00D07D0A" w:rsidP="000E01F1">
      <w:pPr>
        <w:pStyle w:val="CommentText"/>
        <w:numPr>
          <w:ilvl w:val="0"/>
          <w:numId w:val="21"/>
        </w:numPr>
      </w:pPr>
      <w:r>
        <w:t xml:space="preserve"> </w:t>
      </w:r>
      <w:r w:rsidR="009258AB">
        <w:t xml:space="preserve">My second revieweer was quite adamant that degree of hybridization (F1, backcrosses etc.) plays into the invasability of the hybrid. For the purposes of this paper I avoid discussing hybridization or genetics in the discussion, with the rationale that (1) Typha genetics isn’t the focus of this paper </w:t>
      </w:r>
      <w:r w:rsidR="004E2127">
        <w:t xml:space="preserve">and could easily de-reail the discussion </w:t>
      </w:r>
      <w:r w:rsidR="009258AB">
        <w:t>and (2) this very topic is being discussed in the genetics paper I am also working on</w:t>
      </w:r>
      <w:r w:rsidR="004E2127">
        <w:t xml:space="preserve">, where we investiate this issue head-on. </w:t>
      </w:r>
      <w:r>
        <w:t>The same rationale goes for the morphological key I develeoped - this is a major part of the upcoming genetics paper.</w:t>
      </w:r>
      <w:r w:rsidR="00FA064F">
        <w:t xml:space="preserve"> </w:t>
      </w:r>
    </w:p>
  </w:comment>
  <w:comment w:id="960" w:author="Daniel Stewart" w:date="2022-03-28T09:44:00Z" w:initials="DS">
    <w:p w14:paraId="788F3F3E" w14:textId="3EBE90A1" w:rsidR="00307AC0" w:rsidRDefault="00307AC0">
      <w:pPr>
        <w:pStyle w:val="CommentText"/>
      </w:pPr>
      <w:r>
        <w:rPr>
          <w:rStyle w:val="CommentReference"/>
        </w:rPr>
        <w:annotationRef/>
      </w:r>
      <w:r>
        <w:t xml:space="preserve">Greg: I believe Heimer and Parsons quoted you here, but couldn’t find a reference. I suppose we could alternatively use a pers. </w:t>
      </w:r>
      <w:r w:rsidR="00FC5204">
        <w:t>Obs. from you</w:t>
      </w:r>
      <w:r>
        <w:t xml:space="preserve">? </w:t>
      </w:r>
      <w:r w:rsidR="00614A85">
        <w:t xml:space="preserve">Also, have these numbers been updated since 2013?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D47B13" w15:done="0"/>
  <w15:commentEx w15:paraId="766064B9" w15:done="0"/>
  <w15:commentEx w15:paraId="4ED3F447" w15:done="0"/>
  <w15:commentEx w15:paraId="4DB80C63" w15:done="0"/>
  <w15:commentEx w15:paraId="7AF8913F" w15:done="0"/>
  <w15:commentEx w15:paraId="788F3F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31706" w16cex:dateUtc="2022-03-21T22:23:00Z"/>
  <w16cex:commentExtensible w16cex:durableId="25F02F75" w16cex:dateUtc="2022-03-31T20:47:00Z"/>
  <w16cex:commentExtensible w16cex:durableId="25F1E26D" w16cex:dateUtc="2022-04-02T03:43:00Z"/>
  <w16cex:commentExtensible w16cex:durableId="25F05208" w16cex:dateUtc="2022-03-31T23:15:00Z"/>
  <w16cex:commentExtensible w16cex:durableId="25EEB47E" w16cex:dateUtc="2022-03-30T17:50:00Z"/>
  <w16cex:commentExtensible w16cex:durableId="25EC01FE" w16cex:dateUtc="2022-03-28T16: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D47B13" w16cid:durableId="25E31706"/>
  <w16cid:commentId w16cid:paraId="766064B9" w16cid:durableId="25F02F75"/>
  <w16cid:commentId w16cid:paraId="4ED3F447" w16cid:durableId="25F1E26D"/>
  <w16cid:commentId w16cid:paraId="4DB80C63" w16cid:durableId="25F05208"/>
  <w16cid:commentId w16cid:paraId="7AF8913F" w16cid:durableId="25EEB47E"/>
  <w16cid:commentId w16cid:paraId="788F3F3E" w16cid:durableId="25EC01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CAEBF" w14:textId="77777777" w:rsidR="00E36E42" w:rsidRDefault="00E36E42" w:rsidP="00E92935">
      <w:r>
        <w:separator/>
      </w:r>
    </w:p>
  </w:endnote>
  <w:endnote w:type="continuationSeparator" w:id="0">
    <w:p w14:paraId="0AD95A08" w14:textId="77777777" w:rsidR="00E36E42" w:rsidRDefault="00E36E42" w:rsidP="00E92935">
      <w:r>
        <w:continuationSeparator/>
      </w:r>
    </w:p>
  </w:endnote>
  <w:endnote w:type="continuationNotice" w:id="1">
    <w:p w14:paraId="1FB68CAD" w14:textId="77777777" w:rsidR="00E36E42" w:rsidRDefault="00E36E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239778862"/>
      <w:docPartObj>
        <w:docPartGallery w:val="Page Numbers (Bottom of Page)"/>
        <w:docPartUnique/>
      </w:docPartObj>
    </w:sdtPr>
    <w:sdtEndPr>
      <w:rPr>
        <w:noProof/>
      </w:rPr>
    </w:sdtEndPr>
    <w:sdtContent>
      <w:p w14:paraId="687812BC" w14:textId="2D3614CE" w:rsidR="00727281" w:rsidRDefault="00727281">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3663F034" w14:textId="77777777" w:rsidR="00727281" w:rsidRDefault="007272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46B65" w14:textId="77777777" w:rsidR="00E36E42" w:rsidRDefault="00E36E42" w:rsidP="00E92935">
      <w:r>
        <w:separator/>
      </w:r>
    </w:p>
  </w:footnote>
  <w:footnote w:type="continuationSeparator" w:id="0">
    <w:p w14:paraId="4DE47567" w14:textId="77777777" w:rsidR="00E36E42" w:rsidRDefault="00E36E42" w:rsidP="00E92935">
      <w:r>
        <w:continuationSeparator/>
      </w:r>
    </w:p>
  </w:footnote>
  <w:footnote w:type="continuationNotice" w:id="1">
    <w:p w14:paraId="479A7921" w14:textId="77777777" w:rsidR="00E36E42" w:rsidRDefault="00E36E4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847B8"/>
    <w:multiLevelType w:val="hybridMultilevel"/>
    <w:tmpl w:val="288021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B614353"/>
    <w:multiLevelType w:val="hybridMultilevel"/>
    <w:tmpl w:val="54BE5102"/>
    <w:lvl w:ilvl="0" w:tplc="AD8C86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74E3934"/>
    <w:multiLevelType w:val="hybridMultilevel"/>
    <w:tmpl w:val="96BAE55A"/>
    <w:lvl w:ilvl="0" w:tplc="1009000F">
      <w:start w:val="1"/>
      <w:numFmt w:val="decimal"/>
      <w:lvlText w:val="%1."/>
      <w:lvlJc w:val="left"/>
      <w:pPr>
        <w:ind w:left="765" w:hanging="360"/>
      </w:pPr>
    </w:lvl>
    <w:lvl w:ilvl="1" w:tplc="10090019" w:tentative="1">
      <w:start w:val="1"/>
      <w:numFmt w:val="lowerLetter"/>
      <w:lvlText w:val="%2."/>
      <w:lvlJc w:val="left"/>
      <w:pPr>
        <w:ind w:left="1485" w:hanging="360"/>
      </w:pPr>
    </w:lvl>
    <w:lvl w:ilvl="2" w:tplc="1009001B" w:tentative="1">
      <w:start w:val="1"/>
      <w:numFmt w:val="lowerRoman"/>
      <w:lvlText w:val="%3."/>
      <w:lvlJc w:val="right"/>
      <w:pPr>
        <w:ind w:left="2205" w:hanging="180"/>
      </w:pPr>
    </w:lvl>
    <w:lvl w:ilvl="3" w:tplc="1009000F" w:tentative="1">
      <w:start w:val="1"/>
      <w:numFmt w:val="decimal"/>
      <w:lvlText w:val="%4."/>
      <w:lvlJc w:val="left"/>
      <w:pPr>
        <w:ind w:left="2925" w:hanging="360"/>
      </w:pPr>
    </w:lvl>
    <w:lvl w:ilvl="4" w:tplc="10090019" w:tentative="1">
      <w:start w:val="1"/>
      <w:numFmt w:val="lowerLetter"/>
      <w:lvlText w:val="%5."/>
      <w:lvlJc w:val="left"/>
      <w:pPr>
        <w:ind w:left="3645" w:hanging="360"/>
      </w:pPr>
    </w:lvl>
    <w:lvl w:ilvl="5" w:tplc="1009001B" w:tentative="1">
      <w:start w:val="1"/>
      <w:numFmt w:val="lowerRoman"/>
      <w:lvlText w:val="%6."/>
      <w:lvlJc w:val="right"/>
      <w:pPr>
        <w:ind w:left="4365" w:hanging="180"/>
      </w:pPr>
    </w:lvl>
    <w:lvl w:ilvl="6" w:tplc="1009000F" w:tentative="1">
      <w:start w:val="1"/>
      <w:numFmt w:val="decimal"/>
      <w:lvlText w:val="%7."/>
      <w:lvlJc w:val="left"/>
      <w:pPr>
        <w:ind w:left="5085" w:hanging="360"/>
      </w:pPr>
    </w:lvl>
    <w:lvl w:ilvl="7" w:tplc="10090019" w:tentative="1">
      <w:start w:val="1"/>
      <w:numFmt w:val="lowerLetter"/>
      <w:lvlText w:val="%8."/>
      <w:lvlJc w:val="left"/>
      <w:pPr>
        <w:ind w:left="5805" w:hanging="360"/>
      </w:pPr>
    </w:lvl>
    <w:lvl w:ilvl="8" w:tplc="1009001B" w:tentative="1">
      <w:start w:val="1"/>
      <w:numFmt w:val="lowerRoman"/>
      <w:lvlText w:val="%9."/>
      <w:lvlJc w:val="right"/>
      <w:pPr>
        <w:ind w:left="6525" w:hanging="180"/>
      </w:pPr>
    </w:lvl>
  </w:abstractNum>
  <w:abstractNum w:abstractNumId="3" w15:restartNumberingAfterBreak="0">
    <w:nsid w:val="22956437"/>
    <w:multiLevelType w:val="hybridMultilevel"/>
    <w:tmpl w:val="6BE22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F81BBB"/>
    <w:multiLevelType w:val="hybridMultilevel"/>
    <w:tmpl w:val="3D4E5C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EFB1D5D"/>
    <w:multiLevelType w:val="hybridMultilevel"/>
    <w:tmpl w:val="9B5ECC34"/>
    <w:lvl w:ilvl="0" w:tplc="2A6A6A1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8031830"/>
    <w:multiLevelType w:val="hybridMultilevel"/>
    <w:tmpl w:val="3A8EDA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8217AAC"/>
    <w:multiLevelType w:val="hybridMultilevel"/>
    <w:tmpl w:val="11C4111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7572113"/>
    <w:multiLevelType w:val="hybridMultilevel"/>
    <w:tmpl w:val="991EBD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9FA30CB"/>
    <w:multiLevelType w:val="hybridMultilevel"/>
    <w:tmpl w:val="5E6E0E86"/>
    <w:lvl w:ilvl="0" w:tplc="5B6CC54A">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 w15:restartNumberingAfterBreak="0">
    <w:nsid w:val="4C5C342D"/>
    <w:multiLevelType w:val="hybridMultilevel"/>
    <w:tmpl w:val="2370F8C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8CC5480"/>
    <w:multiLevelType w:val="hybridMultilevel"/>
    <w:tmpl w:val="98B605AC"/>
    <w:lvl w:ilvl="0" w:tplc="10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2" w15:restartNumberingAfterBreak="0">
    <w:nsid w:val="5FA63A0F"/>
    <w:multiLevelType w:val="hybridMultilevel"/>
    <w:tmpl w:val="FC725A2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513527C"/>
    <w:multiLevelType w:val="hybridMultilevel"/>
    <w:tmpl w:val="2ADA4E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68AC52D9"/>
    <w:multiLevelType w:val="hybridMultilevel"/>
    <w:tmpl w:val="CE4AA66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D9A7837"/>
    <w:multiLevelType w:val="hybridMultilevel"/>
    <w:tmpl w:val="2A427C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174456A"/>
    <w:multiLevelType w:val="hybridMultilevel"/>
    <w:tmpl w:val="55620C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74CA410C"/>
    <w:multiLevelType w:val="hybridMultilevel"/>
    <w:tmpl w:val="6B3EB6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78C85F11"/>
    <w:multiLevelType w:val="hybridMultilevel"/>
    <w:tmpl w:val="4BFEB218"/>
    <w:lvl w:ilvl="0" w:tplc="CF661B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B571CEC"/>
    <w:multiLevelType w:val="multilevel"/>
    <w:tmpl w:val="1F0C9524"/>
    <w:lvl w:ilvl="0">
      <w:start w:val="1"/>
      <w:numFmt w:val="decimal"/>
      <w:pStyle w:val="Heading1"/>
      <w:lvlText w:val="%1"/>
      <w:lvlJc w:val="left"/>
      <w:pPr>
        <w:ind w:left="716" w:hanging="432"/>
      </w:pPr>
      <w:rPr>
        <w:rFonts w:hint="default"/>
      </w:rPr>
    </w:lvl>
    <w:lvl w:ilvl="1">
      <w:start w:val="1"/>
      <w:numFmt w:val="decimal"/>
      <w:pStyle w:val="Heading2"/>
      <w:lvlText w:val="%1.%2"/>
      <w:lvlJc w:val="left"/>
      <w:pPr>
        <w:ind w:left="1711" w:hanging="576"/>
      </w:pPr>
      <w:rPr>
        <w:rFonts w:hint="default"/>
      </w:rPr>
    </w:lvl>
    <w:lvl w:ilvl="2">
      <w:start w:val="1"/>
      <w:numFmt w:val="decimal"/>
      <w:pStyle w:val="Heading3"/>
      <w:lvlText w:val="%1.%2.%3"/>
      <w:lvlJc w:val="left"/>
      <w:pPr>
        <w:ind w:left="1004"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292" w:hanging="1008"/>
      </w:pPr>
      <w:rPr>
        <w:rFonts w:hint="default"/>
      </w:rPr>
    </w:lvl>
    <w:lvl w:ilvl="5">
      <w:start w:val="1"/>
      <w:numFmt w:val="decimal"/>
      <w:pStyle w:val="Heading6"/>
      <w:lvlText w:val="%1.%2.%3.%4.%5.%6"/>
      <w:lvlJc w:val="left"/>
      <w:pPr>
        <w:ind w:left="1436" w:hanging="1152"/>
      </w:pPr>
      <w:rPr>
        <w:rFonts w:hint="default"/>
      </w:rPr>
    </w:lvl>
    <w:lvl w:ilvl="6">
      <w:start w:val="1"/>
      <w:numFmt w:val="decimal"/>
      <w:pStyle w:val="Heading7"/>
      <w:lvlText w:val="%1.%2.%3.%4.%5.%6.%7"/>
      <w:lvlJc w:val="left"/>
      <w:pPr>
        <w:ind w:left="1580" w:hanging="1296"/>
      </w:pPr>
      <w:rPr>
        <w:rFonts w:hint="default"/>
      </w:rPr>
    </w:lvl>
    <w:lvl w:ilvl="7">
      <w:start w:val="1"/>
      <w:numFmt w:val="decimal"/>
      <w:pStyle w:val="Heading8"/>
      <w:lvlText w:val="%1.%2.%3.%4.%5.%6.%7.%8"/>
      <w:lvlJc w:val="left"/>
      <w:pPr>
        <w:ind w:left="1724" w:hanging="1440"/>
      </w:pPr>
      <w:rPr>
        <w:rFonts w:hint="default"/>
      </w:rPr>
    </w:lvl>
    <w:lvl w:ilvl="8">
      <w:start w:val="1"/>
      <w:numFmt w:val="decimal"/>
      <w:pStyle w:val="Heading9"/>
      <w:lvlText w:val="%1.%2.%3.%4.%5.%6.%7.%8.%9"/>
      <w:lvlJc w:val="left"/>
      <w:pPr>
        <w:ind w:left="1868" w:hanging="1584"/>
      </w:pPr>
      <w:rPr>
        <w:rFonts w:hint="default"/>
      </w:rPr>
    </w:lvl>
  </w:abstractNum>
  <w:abstractNum w:abstractNumId="20" w15:restartNumberingAfterBreak="0">
    <w:nsid w:val="7E2C2578"/>
    <w:multiLevelType w:val="multilevel"/>
    <w:tmpl w:val="37ECA3D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64694221">
    <w:abstractNumId w:val="19"/>
  </w:num>
  <w:num w:numId="2" w16cid:durableId="851340653">
    <w:abstractNumId w:val="11"/>
  </w:num>
  <w:num w:numId="3" w16cid:durableId="687020958">
    <w:abstractNumId w:val="7"/>
  </w:num>
  <w:num w:numId="4" w16cid:durableId="1336179564">
    <w:abstractNumId w:val="4"/>
  </w:num>
  <w:num w:numId="5" w16cid:durableId="517279765">
    <w:abstractNumId w:val="13"/>
  </w:num>
  <w:num w:numId="6" w16cid:durableId="300963322">
    <w:abstractNumId w:val="6"/>
  </w:num>
  <w:num w:numId="7" w16cid:durableId="53898920">
    <w:abstractNumId w:val="17"/>
  </w:num>
  <w:num w:numId="8" w16cid:durableId="867912858">
    <w:abstractNumId w:val="0"/>
  </w:num>
  <w:num w:numId="9" w16cid:durableId="339352734">
    <w:abstractNumId w:val="16"/>
  </w:num>
  <w:num w:numId="10" w16cid:durableId="938486482">
    <w:abstractNumId w:val="15"/>
  </w:num>
  <w:num w:numId="11" w16cid:durableId="1195924285">
    <w:abstractNumId w:val="14"/>
  </w:num>
  <w:num w:numId="12" w16cid:durableId="190731305">
    <w:abstractNumId w:val="3"/>
  </w:num>
  <w:num w:numId="13" w16cid:durableId="1735085839">
    <w:abstractNumId w:val="8"/>
  </w:num>
  <w:num w:numId="14" w16cid:durableId="2076582891">
    <w:abstractNumId w:val="9"/>
  </w:num>
  <w:num w:numId="15" w16cid:durableId="85537880">
    <w:abstractNumId w:val="10"/>
  </w:num>
  <w:num w:numId="16" w16cid:durableId="977227312">
    <w:abstractNumId w:val="2"/>
  </w:num>
  <w:num w:numId="17" w16cid:durableId="1836262941">
    <w:abstractNumId w:val="12"/>
  </w:num>
  <w:num w:numId="18" w16cid:durableId="1140269662">
    <w:abstractNumId w:val="20"/>
  </w:num>
  <w:num w:numId="19" w16cid:durableId="2066752804">
    <w:abstractNumId w:val="5"/>
  </w:num>
  <w:num w:numId="20" w16cid:durableId="1334335429">
    <w:abstractNumId w:val="1"/>
  </w:num>
  <w:num w:numId="21" w16cid:durableId="1088967397">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Stewart">
    <w15:presenceInfo w15:providerId="Windows Live" w15:userId="d79e1966eb26c4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0E77"/>
    <w:rsid w:val="00000526"/>
    <w:rsid w:val="00000644"/>
    <w:rsid w:val="000010AD"/>
    <w:rsid w:val="00001C7E"/>
    <w:rsid w:val="00002B80"/>
    <w:rsid w:val="0000340B"/>
    <w:rsid w:val="00005481"/>
    <w:rsid w:val="00006F84"/>
    <w:rsid w:val="000072E4"/>
    <w:rsid w:val="0000762B"/>
    <w:rsid w:val="00007B63"/>
    <w:rsid w:val="000111D9"/>
    <w:rsid w:val="00012517"/>
    <w:rsid w:val="00013087"/>
    <w:rsid w:val="00013E08"/>
    <w:rsid w:val="0001432B"/>
    <w:rsid w:val="00014EC7"/>
    <w:rsid w:val="00015E76"/>
    <w:rsid w:val="00016E15"/>
    <w:rsid w:val="00017393"/>
    <w:rsid w:val="00017468"/>
    <w:rsid w:val="000229C2"/>
    <w:rsid w:val="00022E86"/>
    <w:rsid w:val="00023ED5"/>
    <w:rsid w:val="0002490A"/>
    <w:rsid w:val="00024924"/>
    <w:rsid w:val="00026620"/>
    <w:rsid w:val="00026E55"/>
    <w:rsid w:val="00027A38"/>
    <w:rsid w:val="00030788"/>
    <w:rsid w:val="00030CBF"/>
    <w:rsid w:val="00031493"/>
    <w:rsid w:val="0003152F"/>
    <w:rsid w:val="00031982"/>
    <w:rsid w:val="00031EC3"/>
    <w:rsid w:val="000342D8"/>
    <w:rsid w:val="00037073"/>
    <w:rsid w:val="00037D94"/>
    <w:rsid w:val="00040287"/>
    <w:rsid w:val="000409AD"/>
    <w:rsid w:val="00040F74"/>
    <w:rsid w:val="00040FBE"/>
    <w:rsid w:val="000413CD"/>
    <w:rsid w:val="00041899"/>
    <w:rsid w:val="00041A96"/>
    <w:rsid w:val="00042ADC"/>
    <w:rsid w:val="00051BA1"/>
    <w:rsid w:val="00051E7C"/>
    <w:rsid w:val="00051E9F"/>
    <w:rsid w:val="00054B2F"/>
    <w:rsid w:val="00054B5B"/>
    <w:rsid w:val="0005540C"/>
    <w:rsid w:val="00057C71"/>
    <w:rsid w:val="0006051A"/>
    <w:rsid w:val="000623ED"/>
    <w:rsid w:val="0006282B"/>
    <w:rsid w:val="0006337E"/>
    <w:rsid w:val="00063797"/>
    <w:rsid w:val="000643B9"/>
    <w:rsid w:val="00066F36"/>
    <w:rsid w:val="000716CB"/>
    <w:rsid w:val="00071748"/>
    <w:rsid w:val="00071C85"/>
    <w:rsid w:val="000725FE"/>
    <w:rsid w:val="00076605"/>
    <w:rsid w:val="00076A0C"/>
    <w:rsid w:val="00077962"/>
    <w:rsid w:val="00080BEE"/>
    <w:rsid w:val="00081544"/>
    <w:rsid w:val="00081BE8"/>
    <w:rsid w:val="00081D2F"/>
    <w:rsid w:val="00082BAF"/>
    <w:rsid w:val="00082C71"/>
    <w:rsid w:val="000861B5"/>
    <w:rsid w:val="00086331"/>
    <w:rsid w:val="00086E50"/>
    <w:rsid w:val="00087654"/>
    <w:rsid w:val="00087672"/>
    <w:rsid w:val="0009052A"/>
    <w:rsid w:val="000918D9"/>
    <w:rsid w:val="00092275"/>
    <w:rsid w:val="00094524"/>
    <w:rsid w:val="00096AFA"/>
    <w:rsid w:val="00097254"/>
    <w:rsid w:val="00097371"/>
    <w:rsid w:val="00097EFE"/>
    <w:rsid w:val="000A0E76"/>
    <w:rsid w:val="000A0FD1"/>
    <w:rsid w:val="000A2924"/>
    <w:rsid w:val="000A4E13"/>
    <w:rsid w:val="000A651A"/>
    <w:rsid w:val="000A65E1"/>
    <w:rsid w:val="000B0077"/>
    <w:rsid w:val="000B0C64"/>
    <w:rsid w:val="000B318D"/>
    <w:rsid w:val="000B367F"/>
    <w:rsid w:val="000B3A55"/>
    <w:rsid w:val="000B3F85"/>
    <w:rsid w:val="000B40A9"/>
    <w:rsid w:val="000B4447"/>
    <w:rsid w:val="000B49BA"/>
    <w:rsid w:val="000B4F90"/>
    <w:rsid w:val="000B5E14"/>
    <w:rsid w:val="000B78E2"/>
    <w:rsid w:val="000C0187"/>
    <w:rsid w:val="000C065F"/>
    <w:rsid w:val="000C16B4"/>
    <w:rsid w:val="000C1F15"/>
    <w:rsid w:val="000C27FD"/>
    <w:rsid w:val="000C28E2"/>
    <w:rsid w:val="000C340E"/>
    <w:rsid w:val="000C3CC7"/>
    <w:rsid w:val="000C76D9"/>
    <w:rsid w:val="000C7791"/>
    <w:rsid w:val="000D1E87"/>
    <w:rsid w:val="000D32AC"/>
    <w:rsid w:val="000D3D06"/>
    <w:rsid w:val="000D41B8"/>
    <w:rsid w:val="000D5F3D"/>
    <w:rsid w:val="000D77CE"/>
    <w:rsid w:val="000D7914"/>
    <w:rsid w:val="000E0A2A"/>
    <w:rsid w:val="000E0D34"/>
    <w:rsid w:val="000E2F2F"/>
    <w:rsid w:val="000E5B3C"/>
    <w:rsid w:val="000F03E6"/>
    <w:rsid w:val="000F04DF"/>
    <w:rsid w:val="000F3112"/>
    <w:rsid w:val="000F37D7"/>
    <w:rsid w:val="000F4CC2"/>
    <w:rsid w:val="000F5ECC"/>
    <w:rsid w:val="000F66C6"/>
    <w:rsid w:val="000F7423"/>
    <w:rsid w:val="000F7850"/>
    <w:rsid w:val="001007B9"/>
    <w:rsid w:val="00100CEF"/>
    <w:rsid w:val="00101020"/>
    <w:rsid w:val="00103124"/>
    <w:rsid w:val="001038E3"/>
    <w:rsid w:val="00104A96"/>
    <w:rsid w:val="001055C8"/>
    <w:rsid w:val="00105D98"/>
    <w:rsid w:val="001101AC"/>
    <w:rsid w:val="0011234F"/>
    <w:rsid w:val="00112CF7"/>
    <w:rsid w:val="00113610"/>
    <w:rsid w:val="001166C5"/>
    <w:rsid w:val="001177F8"/>
    <w:rsid w:val="00117B08"/>
    <w:rsid w:val="00122372"/>
    <w:rsid w:val="001241B0"/>
    <w:rsid w:val="00124F2D"/>
    <w:rsid w:val="001259CE"/>
    <w:rsid w:val="00126B0D"/>
    <w:rsid w:val="00126FE4"/>
    <w:rsid w:val="0012732A"/>
    <w:rsid w:val="001273A0"/>
    <w:rsid w:val="001305E7"/>
    <w:rsid w:val="0013092F"/>
    <w:rsid w:val="00131D89"/>
    <w:rsid w:val="0013300F"/>
    <w:rsid w:val="001339D3"/>
    <w:rsid w:val="00134BF2"/>
    <w:rsid w:val="00141740"/>
    <w:rsid w:val="00141E75"/>
    <w:rsid w:val="00143306"/>
    <w:rsid w:val="00146E13"/>
    <w:rsid w:val="001476F1"/>
    <w:rsid w:val="001504AD"/>
    <w:rsid w:val="001514DF"/>
    <w:rsid w:val="00152448"/>
    <w:rsid w:val="00153C0D"/>
    <w:rsid w:val="00155EB4"/>
    <w:rsid w:val="00156F14"/>
    <w:rsid w:val="00157DE5"/>
    <w:rsid w:val="001605C5"/>
    <w:rsid w:val="0016168C"/>
    <w:rsid w:val="001626CB"/>
    <w:rsid w:val="00162B0D"/>
    <w:rsid w:val="0016471B"/>
    <w:rsid w:val="00164751"/>
    <w:rsid w:val="00165509"/>
    <w:rsid w:val="001659F4"/>
    <w:rsid w:val="00165C9B"/>
    <w:rsid w:val="00165CEE"/>
    <w:rsid w:val="00165D78"/>
    <w:rsid w:val="0016679D"/>
    <w:rsid w:val="00167AB7"/>
    <w:rsid w:val="00170A9D"/>
    <w:rsid w:val="00171161"/>
    <w:rsid w:val="001712D1"/>
    <w:rsid w:val="00172F4B"/>
    <w:rsid w:val="001739AA"/>
    <w:rsid w:val="001746E2"/>
    <w:rsid w:val="001758CA"/>
    <w:rsid w:val="001816CB"/>
    <w:rsid w:val="00184153"/>
    <w:rsid w:val="00184D54"/>
    <w:rsid w:val="00190989"/>
    <w:rsid w:val="001924E8"/>
    <w:rsid w:val="001957F4"/>
    <w:rsid w:val="00195CFC"/>
    <w:rsid w:val="001964B0"/>
    <w:rsid w:val="00197C04"/>
    <w:rsid w:val="001A13D5"/>
    <w:rsid w:val="001A2850"/>
    <w:rsid w:val="001A35FF"/>
    <w:rsid w:val="001A4AB6"/>
    <w:rsid w:val="001A5F17"/>
    <w:rsid w:val="001B26BE"/>
    <w:rsid w:val="001B2BEA"/>
    <w:rsid w:val="001B3028"/>
    <w:rsid w:val="001B5CF0"/>
    <w:rsid w:val="001B65FF"/>
    <w:rsid w:val="001B69A7"/>
    <w:rsid w:val="001C002C"/>
    <w:rsid w:val="001C0439"/>
    <w:rsid w:val="001C11F6"/>
    <w:rsid w:val="001C1D7B"/>
    <w:rsid w:val="001C2C97"/>
    <w:rsid w:val="001C3016"/>
    <w:rsid w:val="001C6F63"/>
    <w:rsid w:val="001C7FE8"/>
    <w:rsid w:val="001D065C"/>
    <w:rsid w:val="001D1567"/>
    <w:rsid w:val="001D18C5"/>
    <w:rsid w:val="001D2345"/>
    <w:rsid w:val="001D2D68"/>
    <w:rsid w:val="001D5DC1"/>
    <w:rsid w:val="001D6B42"/>
    <w:rsid w:val="001D6D26"/>
    <w:rsid w:val="001D7416"/>
    <w:rsid w:val="001E1FC3"/>
    <w:rsid w:val="001E229C"/>
    <w:rsid w:val="001E258A"/>
    <w:rsid w:val="001E2BE7"/>
    <w:rsid w:val="001E2DAE"/>
    <w:rsid w:val="001E3E85"/>
    <w:rsid w:val="001E4E4E"/>
    <w:rsid w:val="001E4F46"/>
    <w:rsid w:val="001E4F79"/>
    <w:rsid w:val="001E50E6"/>
    <w:rsid w:val="001E58FD"/>
    <w:rsid w:val="001E5F55"/>
    <w:rsid w:val="001E6541"/>
    <w:rsid w:val="001F116C"/>
    <w:rsid w:val="001F2215"/>
    <w:rsid w:val="001F2563"/>
    <w:rsid w:val="001F2E49"/>
    <w:rsid w:val="001F2F81"/>
    <w:rsid w:val="001F3573"/>
    <w:rsid w:val="001F4A9D"/>
    <w:rsid w:val="001F59EA"/>
    <w:rsid w:val="001F611A"/>
    <w:rsid w:val="001F75A4"/>
    <w:rsid w:val="001F7BA4"/>
    <w:rsid w:val="00205DFB"/>
    <w:rsid w:val="00205EB6"/>
    <w:rsid w:val="0020670A"/>
    <w:rsid w:val="00206CD3"/>
    <w:rsid w:val="00206EB3"/>
    <w:rsid w:val="0020755D"/>
    <w:rsid w:val="00210380"/>
    <w:rsid w:val="00212AA2"/>
    <w:rsid w:val="00214C84"/>
    <w:rsid w:val="00214D31"/>
    <w:rsid w:val="00215566"/>
    <w:rsid w:val="002158B3"/>
    <w:rsid w:val="00217C21"/>
    <w:rsid w:val="002208E2"/>
    <w:rsid w:val="0022139F"/>
    <w:rsid w:val="00221BEF"/>
    <w:rsid w:val="00221D90"/>
    <w:rsid w:val="00223693"/>
    <w:rsid w:val="00224DD6"/>
    <w:rsid w:val="00225A72"/>
    <w:rsid w:val="00226461"/>
    <w:rsid w:val="00226695"/>
    <w:rsid w:val="00230D8E"/>
    <w:rsid w:val="00231057"/>
    <w:rsid w:val="00232347"/>
    <w:rsid w:val="00233B95"/>
    <w:rsid w:val="00234040"/>
    <w:rsid w:val="00236D67"/>
    <w:rsid w:val="002372C1"/>
    <w:rsid w:val="002400F7"/>
    <w:rsid w:val="002409D7"/>
    <w:rsid w:val="00241277"/>
    <w:rsid w:val="0024160A"/>
    <w:rsid w:val="00241695"/>
    <w:rsid w:val="00243395"/>
    <w:rsid w:val="00243757"/>
    <w:rsid w:val="00244008"/>
    <w:rsid w:val="002440C7"/>
    <w:rsid w:val="00244544"/>
    <w:rsid w:val="00244FB4"/>
    <w:rsid w:val="00245751"/>
    <w:rsid w:val="00245A91"/>
    <w:rsid w:val="00245BB1"/>
    <w:rsid w:val="00247A13"/>
    <w:rsid w:val="00247FB1"/>
    <w:rsid w:val="002505A9"/>
    <w:rsid w:val="00252BB1"/>
    <w:rsid w:val="00252DA2"/>
    <w:rsid w:val="00253C1D"/>
    <w:rsid w:val="00254491"/>
    <w:rsid w:val="0025577E"/>
    <w:rsid w:val="002560DA"/>
    <w:rsid w:val="00262B5E"/>
    <w:rsid w:val="002643D8"/>
    <w:rsid w:val="00265B3A"/>
    <w:rsid w:val="00271B91"/>
    <w:rsid w:val="00271D8B"/>
    <w:rsid w:val="002726A6"/>
    <w:rsid w:val="0027281B"/>
    <w:rsid w:val="00276122"/>
    <w:rsid w:val="00277945"/>
    <w:rsid w:val="00277F39"/>
    <w:rsid w:val="00280A88"/>
    <w:rsid w:val="00281FEC"/>
    <w:rsid w:val="00282131"/>
    <w:rsid w:val="002823F2"/>
    <w:rsid w:val="00285BF7"/>
    <w:rsid w:val="00287411"/>
    <w:rsid w:val="002901BA"/>
    <w:rsid w:val="00290A83"/>
    <w:rsid w:val="00292683"/>
    <w:rsid w:val="00294C05"/>
    <w:rsid w:val="00295961"/>
    <w:rsid w:val="002965B9"/>
    <w:rsid w:val="002966EF"/>
    <w:rsid w:val="002A0879"/>
    <w:rsid w:val="002A0BAF"/>
    <w:rsid w:val="002A144C"/>
    <w:rsid w:val="002A1B3F"/>
    <w:rsid w:val="002A1BB0"/>
    <w:rsid w:val="002A233A"/>
    <w:rsid w:val="002A3767"/>
    <w:rsid w:val="002A4E11"/>
    <w:rsid w:val="002A7D01"/>
    <w:rsid w:val="002B003E"/>
    <w:rsid w:val="002B0206"/>
    <w:rsid w:val="002B0D86"/>
    <w:rsid w:val="002B17D7"/>
    <w:rsid w:val="002B6E77"/>
    <w:rsid w:val="002C15F7"/>
    <w:rsid w:val="002C2431"/>
    <w:rsid w:val="002C39E1"/>
    <w:rsid w:val="002C4CA7"/>
    <w:rsid w:val="002C5952"/>
    <w:rsid w:val="002C7653"/>
    <w:rsid w:val="002D1195"/>
    <w:rsid w:val="002D146B"/>
    <w:rsid w:val="002D2C83"/>
    <w:rsid w:val="002D3227"/>
    <w:rsid w:val="002D359E"/>
    <w:rsid w:val="002D3BBB"/>
    <w:rsid w:val="002D3D21"/>
    <w:rsid w:val="002D4674"/>
    <w:rsid w:val="002D6F4C"/>
    <w:rsid w:val="002D74CA"/>
    <w:rsid w:val="002E0299"/>
    <w:rsid w:val="002E0BB4"/>
    <w:rsid w:val="002E10A5"/>
    <w:rsid w:val="002E16F1"/>
    <w:rsid w:val="002E2B69"/>
    <w:rsid w:val="002E3EEC"/>
    <w:rsid w:val="002E537B"/>
    <w:rsid w:val="002E623E"/>
    <w:rsid w:val="002E63CC"/>
    <w:rsid w:val="002E6525"/>
    <w:rsid w:val="002E6A7D"/>
    <w:rsid w:val="002E6C2A"/>
    <w:rsid w:val="002E6FDC"/>
    <w:rsid w:val="002E71FC"/>
    <w:rsid w:val="002F0FCD"/>
    <w:rsid w:val="002F196C"/>
    <w:rsid w:val="002F27C9"/>
    <w:rsid w:val="002F36F6"/>
    <w:rsid w:val="002F413B"/>
    <w:rsid w:val="002F4776"/>
    <w:rsid w:val="002F4D5C"/>
    <w:rsid w:val="002F4EFE"/>
    <w:rsid w:val="002F5A21"/>
    <w:rsid w:val="002F654D"/>
    <w:rsid w:val="003013D2"/>
    <w:rsid w:val="00304327"/>
    <w:rsid w:val="003045E8"/>
    <w:rsid w:val="00304A15"/>
    <w:rsid w:val="00305091"/>
    <w:rsid w:val="00305D7D"/>
    <w:rsid w:val="00306099"/>
    <w:rsid w:val="00307AC0"/>
    <w:rsid w:val="00311765"/>
    <w:rsid w:val="003118AA"/>
    <w:rsid w:val="00316A4F"/>
    <w:rsid w:val="00316A8F"/>
    <w:rsid w:val="00317EB8"/>
    <w:rsid w:val="00320A0D"/>
    <w:rsid w:val="003228AD"/>
    <w:rsid w:val="00322CFC"/>
    <w:rsid w:val="0032327F"/>
    <w:rsid w:val="00323323"/>
    <w:rsid w:val="00326679"/>
    <w:rsid w:val="00326736"/>
    <w:rsid w:val="003300CD"/>
    <w:rsid w:val="0033034B"/>
    <w:rsid w:val="00331D1C"/>
    <w:rsid w:val="00333237"/>
    <w:rsid w:val="00333B9A"/>
    <w:rsid w:val="00333F02"/>
    <w:rsid w:val="00334308"/>
    <w:rsid w:val="003353A9"/>
    <w:rsid w:val="0033714C"/>
    <w:rsid w:val="00337D3B"/>
    <w:rsid w:val="00341512"/>
    <w:rsid w:val="00342B97"/>
    <w:rsid w:val="003451EF"/>
    <w:rsid w:val="003466BF"/>
    <w:rsid w:val="00346B60"/>
    <w:rsid w:val="00350D86"/>
    <w:rsid w:val="00354CB5"/>
    <w:rsid w:val="00356FF9"/>
    <w:rsid w:val="0035777C"/>
    <w:rsid w:val="00357F83"/>
    <w:rsid w:val="00360524"/>
    <w:rsid w:val="00361509"/>
    <w:rsid w:val="003626EE"/>
    <w:rsid w:val="003633B5"/>
    <w:rsid w:val="003657DA"/>
    <w:rsid w:val="00366026"/>
    <w:rsid w:val="003665E1"/>
    <w:rsid w:val="003666FF"/>
    <w:rsid w:val="00366AE5"/>
    <w:rsid w:val="0037054C"/>
    <w:rsid w:val="00371558"/>
    <w:rsid w:val="00371846"/>
    <w:rsid w:val="00371D9E"/>
    <w:rsid w:val="00371E2D"/>
    <w:rsid w:val="00374413"/>
    <w:rsid w:val="003778BD"/>
    <w:rsid w:val="0038027F"/>
    <w:rsid w:val="00380473"/>
    <w:rsid w:val="0038079F"/>
    <w:rsid w:val="00380D76"/>
    <w:rsid w:val="00381732"/>
    <w:rsid w:val="003864EA"/>
    <w:rsid w:val="00386AA4"/>
    <w:rsid w:val="003879CC"/>
    <w:rsid w:val="00390A24"/>
    <w:rsid w:val="00391D3B"/>
    <w:rsid w:val="00391F62"/>
    <w:rsid w:val="0039351D"/>
    <w:rsid w:val="00393783"/>
    <w:rsid w:val="00393987"/>
    <w:rsid w:val="00396C6D"/>
    <w:rsid w:val="00397707"/>
    <w:rsid w:val="00397E15"/>
    <w:rsid w:val="003A0D49"/>
    <w:rsid w:val="003A1050"/>
    <w:rsid w:val="003A2ED3"/>
    <w:rsid w:val="003A3ECA"/>
    <w:rsid w:val="003A49C0"/>
    <w:rsid w:val="003A506A"/>
    <w:rsid w:val="003A6615"/>
    <w:rsid w:val="003A7D77"/>
    <w:rsid w:val="003B088B"/>
    <w:rsid w:val="003B287A"/>
    <w:rsid w:val="003B34BA"/>
    <w:rsid w:val="003B3AED"/>
    <w:rsid w:val="003B3BBF"/>
    <w:rsid w:val="003B5938"/>
    <w:rsid w:val="003B7C8E"/>
    <w:rsid w:val="003C3110"/>
    <w:rsid w:val="003C3853"/>
    <w:rsid w:val="003C5219"/>
    <w:rsid w:val="003C567F"/>
    <w:rsid w:val="003C5782"/>
    <w:rsid w:val="003C7097"/>
    <w:rsid w:val="003C7513"/>
    <w:rsid w:val="003C7AEF"/>
    <w:rsid w:val="003C7C10"/>
    <w:rsid w:val="003D0189"/>
    <w:rsid w:val="003D1195"/>
    <w:rsid w:val="003D18AD"/>
    <w:rsid w:val="003D1EBD"/>
    <w:rsid w:val="003D4C28"/>
    <w:rsid w:val="003D503B"/>
    <w:rsid w:val="003D7D4A"/>
    <w:rsid w:val="003E0FC6"/>
    <w:rsid w:val="003E2087"/>
    <w:rsid w:val="003E20DF"/>
    <w:rsid w:val="003E24F1"/>
    <w:rsid w:val="003E265D"/>
    <w:rsid w:val="003E2710"/>
    <w:rsid w:val="003E3854"/>
    <w:rsid w:val="003E4C93"/>
    <w:rsid w:val="003E5347"/>
    <w:rsid w:val="003E57C2"/>
    <w:rsid w:val="003E5EDF"/>
    <w:rsid w:val="003F185E"/>
    <w:rsid w:val="003F30EE"/>
    <w:rsid w:val="003F4E2A"/>
    <w:rsid w:val="003F53D1"/>
    <w:rsid w:val="003F6620"/>
    <w:rsid w:val="003F7D92"/>
    <w:rsid w:val="003F7F81"/>
    <w:rsid w:val="00400BC8"/>
    <w:rsid w:val="00401018"/>
    <w:rsid w:val="0040143C"/>
    <w:rsid w:val="00401F1F"/>
    <w:rsid w:val="00402222"/>
    <w:rsid w:val="004053EB"/>
    <w:rsid w:val="00406704"/>
    <w:rsid w:val="00406D7C"/>
    <w:rsid w:val="00407CA6"/>
    <w:rsid w:val="0041088C"/>
    <w:rsid w:val="004142B3"/>
    <w:rsid w:val="00416144"/>
    <w:rsid w:val="00420D6B"/>
    <w:rsid w:val="00421958"/>
    <w:rsid w:val="00421F30"/>
    <w:rsid w:val="00423E67"/>
    <w:rsid w:val="00424D6E"/>
    <w:rsid w:val="00426ADC"/>
    <w:rsid w:val="00427088"/>
    <w:rsid w:val="00430417"/>
    <w:rsid w:val="0043064C"/>
    <w:rsid w:val="0043165A"/>
    <w:rsid w:val="00431773"/>
    <w:rsid w:val="0043311B"/>
    <w:rsid w:val="004332F1"/>
    <w:rsid w:val="004334BE"/>
    <w:rsid w:val="004357E9"/>
    <w:rsid w:val="004368FD"/>
    <w:rsid w:val="004369DD"/>
    <w:rsid w:val="00436FC9"/>
    <w:rsid w:val="0043725F"/>
    <w:rsid w:val="00437964"/>
    <w:rsid w:val="00440170"/>
    <w:rsid w:val="00440203"/>
    <w:rsid w:val="00441795"/>
    <w:rsid w:val="004437CC"/>
    <w:rsid w:val="00445A0D"/>
    <w:rsid w:val="00447914"/>
    <w:rsid w:val="004503C3"/>
    <w:rsid w:val="0045075B"/>
    <w:rsid w:val="004512E4"/>
    <w:rsid w:val="00452EC6"/>
    <w:rsid w:val="00453762"/>
    <w:rsid w:val="00453BE3"/>
    <w:rsid w:val="004541CD"/>
    <w:rsid w:val="00455A09"/>
    <w:rsid w:val="00456ED3"/>
    <w:rsid w:val="0046203A"/>
    <w:rsid w:val="00462F1E"/>
    <w:rsid w:val="0046310F"/>
    <w:rsid w:val="0046332C"/>
    <w:rsid w:val="00465842"/>
    <w:rsid w:val="004660E7"/>
    <w:rsid w:val="0046753B"/>
    <w:rsid w:val="00467704"/>
    <w:rsid w:val="0046775E"/>
    <w:rsid w:val="004710D0"/>
    <w:rsid w:val="00471BFD"/>
    <w:rsid w:val="00472134"/>
    <w:rsid w:val="0047253A"/>
    <w:rsid w:val="00472635"/>
    <w:rsid w:val="0047326F"/>
    <w:rsid w:val="0047497D"/>
    <w:rsid w:val="004754EE"/>
    <w:rsid w:val="00475B59"/>
    <w:rsid w:val="00477DB6"/>
    <w:rsid w:val="004814AD"/>
    <w:rsid w:val="004818E6"/>
    <w:rsid w:val="004828FA"/>
    <w:rsid w:val="00484496"/>
    <w:rsid w:val="00486F7C"/>
    <w:rsid w:val="00487083"/>
    <w:rsid w:val="00487DFF"/>
    <w:rsid w:val="004901D9"/>
    <w:rsid w:val="004911D2"/>
    <w:rsid w:val="00492610"/>
    <w:rsid w:val="00492CA2"/>
    <w:rsid w:val="00494AAF"/>
    <w:rsid w:val="00494E35"/>
    <w:rsid w:val="00495051"/>
    <w:rsid w:val="004959DB"/>
    <w:rsid w:val="00496D53"/>
    <w:rsid w:val="0049710F"/>
    <w:rsid w:val="004A0D06"/>
    <w:rsid w:val="004A174F"/>
    <w:rsid w:val="004A18F0"/>
    <w:rsid w:val="004A313D"/>
    <w:rsid w:val="004A3F76"/>
    <w:rsid w:val="004A4F45"/>
    <w:rsid w:val="004A5452"/>
    <w:rsid w:val="004A61D0"/>
    <w:rsid w:val="004A6661"/>
    <w:rsid w:val="004A7079"/>
    <w:rsid w:val="004A776C"/>
    <w:rsid w:val="004B00AF"/>
    <w:rsid w:val="004B079C"/>
    <w:rsid w:val="004B30E3"/>
    <w:rsid w:val="004B3B33"/>
    <w:rsid w:val="004B5936"/>
    <w:rsid w:val="004B6517"/>
    <w:rsid w:val="004B66C9"/>
    <w:rsid w:val="004B6BEB"/>
    <w:rsid w:val="004B6BED"/>
    <w:rsid w:val="004B6F7D"/>
    <w:rsid w:val="004C089D"/>
    <w:rsid w:val="004C0920"/>
    <w:rsid w:val="004C09B1"/>
    <w:rsid w:val="004C1870"/>
    <w:rsid w:val="004C3887"/>
    <w:rsid w:val="004C471B"/>
    <w:rsid w:val="004C5226"/>
    <w:rsid w:val="004C6ABD"/>
    <w:rsid w:val="004C6F85"/>
    <w:rsid w:val="004C7A88"/>
    <w:rsid w:val="004D3CE2"/>
    <w:rsid w:val="004D52E1"/>
    <w:rsid w:val="004D69B0"/>
    <w:rsid w:val="004D7941"/>
    <w:rsid w:val="004E1891"/>
    <w:rsid w:val="004E1B2E"/>
    <w:rsid w:val="004E2127"/>
    <w:rsid w:val="004E2A2F"/>
    <w:rsid w:val="004E3BF4"/>
    <w:rsid w:val="004E4679"/>
    <w:rsid w:val="004E4BD3"/>
    <w:rsid w:val="004E5BAA"/>
    <w:rsid w:val="004E652F"/>
    <w:rsid w:val="004E711A"/>
    <w:rsid w:val="004F16ED"/>
    <w:rsid w:val="004F2681"/>
    <w:rsid w:val="004F2D8B"/>
    <w:rsid w:val="004F332B"/>
    <w:rsid w:val="004F3F32"/>
    <w:rsid w:val="004F412C"/>
    <w:rsid w:val="004F4FFD"/>
    <w:rsid w:val="004F63DB"/>
    <w:rsid w:val="004F6B06"/>
    <w:rsid w:val="004F6BDD"/>
    <w:rsid w:val="004F70C1"/>
    <w:rsid w:val="004F76B0"/>
    <w:rsid w:val="005018E9"/>
    <w:rsid w:val="00503D68"/>
    <w:rsid w:val="005049B4"/>
    <w:rsid w:val="0050512A"/>
    <w:rsid w:val="00505925"/>
    <w:rsid w:val="00506DBB"/>
    <w:rsid w:val="00507950"/>
    <w:rsid w:val="00510CA2"/>
    <w:rsid w:val="00511C1B"/>
    <w:rsid w:val="00513807"/>
    <w:rsid w:val="0051555B"/>
    <w:rsid w:val="00515920"/>
    <w:rsid w:val="00515F39"/>
    <w:rsid w:val="005170D3"/>
    <w:rsid w:val="00521044"/>
    <w:rsid w:val="00521134"/>
    <w:rsid w:val="0052167E"/>
    <w:rsid w:val="0052273D"/>
    <w:rsid w:val="005235EE"/>
    <w:rsid w:val="00523C22"/>
    <w:rsid w:val="0052419F"/>
    <w:rsid w:val="0052569A"/>
    <w:rsid w:val="00525F79"/>
    <w:rsid w:val="0052602C"/>
    <w:rsid w:val="00527BBB"/>
    <w:rsid w:val="005305D1"/>
    <w:rsid w:val="00532EA9"/>
    <w:rsid w:val="00533277"/>
    <w:rsid w:val="00534849"/>
    <w:rsid w:val="005348BE"/>
    <w:rsid w:val="00534CE4"/>
    <w:rsid w:val="0054001E"/>
    <w:rsid w:val="00540C7B"/>
    <w:rsid w:val="00540DEF"/>
    <w:rsid w:val="00542476"/>
    <w:rsid w:val="0054393A"/>
    <w:rsid w:val="00543ED5"/>
    <w:rsid w:val="00543F4E"/>
    <w:rsid w:val="005460DC"/>
    <w:rsid w:val="00547ADC"/>
    <w:rsid w:val="00550654"/>
    <w:rsid w:val="005508DD"/>
    <w:rsid w:val="00551585"/>
    <w:rsid w:val="00551942"/>
    <w:rsid w:val="00551BDB"/>
    <w:rsid w:val="00551C34"/>
    <w:rsid w:val="00552459"/>
    <w:rsid w:val="005527C8"/>
    <w:rsid w:val="00553F59"/>
    <w:rsid w:val="005553A1"/>
    <w:rsid w:val="00556193"/>
    <w:rsid w:val="005563BB"/>
    <w:rsid w:val="00556552"/>
    <w:rsid w:val="005570AC"/>
    <w:rsid w:val="00560E94"/>
    <w:rsid w:val="00562818"/>
    <w:rsid w:val="00562C38"/>
    <w:rsid w:val="00563438"/>
    <w:rsid w:val="00564D5C"/>
    <w:rsid w:val="00565560"/>
    <w:rsid w:val="00565A4A"/>
    <w:rsid w:val="00566E98"/>
    <w:rsid w:val="0056710A"/>
    <w:rsid w:val="00567C28"/>
    <w:rsid w:val="0057046D"/>
    <w:rsid w:val="00571B37"/>
    <w:rsid w:val="00572021"/>
    <w:rsid w:val="0057268E"/>
    <w:rsid w:val="00573B51"/>
    <w:rsid w:val="00575206"/>
    <w:rsid w:val="0057593B"/>
    <w:rsid w:val="00576764"/>
    <w:rsid w:val="00577A46"/>
    <w:rsid w:val="00577DD4"/>
    <w:rsid w:val="005804E2"/>
    <w:rsid w:val="005810C7"/>
    <w:rsid w:val="00581B48"/>
    <w:rsid w:val="0058225D"/>
    <w:rsid w:val="00582EB8"/>
    <w:rsid w:val="00583064"/>
    <w:rsid w:val="00583C0D"/>
    <w:rsid w:val="005852EA"/>
    <w:rsid w:val="005879F7"/>
    <w:rsid w:val="00587CE7"/>
    <w:rsid w:val="00590DF2"/>
    <w:rsid w:val="00591C16"/>
    <w:rsid w:val="00591F58"/>
    <w:rsid w:val="005926CE"/>
    <w:rsid w:val="00592889"/>
    <w:rsid w:val="00593158"/>
    <w:rsid w:val="00593428"/>
    <w:rsid w:val="005937BF"/>
    <w:rsid w:val="00595320"/>
    <w:rsid w:val="00596C7C"/>
    <w:rsid w:val="005A0576"/>
    <w:rsid w:val="005A1C49"/>
    <w:rsid w:val="005A3AE6"/>
    <w:rsid w:val="005A3F8F"/>
    <w:rsid w:val="005A5F79"/>
    <w:rsid w:val="005A645C"/>
    <w:rsid w:val="005B3FAD"/>
    <w:rsid w:val="005B4BF9"/>
    <w:rsid w:val="005B4FC1"/>
    <w:rsid w:val="005B5FF5"/>
    <w:rsid w:val="005B67CF"/>
    <w:rsid w:val="005C1137"/>
    <w:rsid w:val="005C1793"/>
    <w:rsid w:val="005C1A4E"/>
    <w:rsid w:val="005D25B0"/>
    <w:rsid w:val="005D2A69"/>
    <w:rsid w:val="005D4DE7"/>
    <w:rsid w:val="005D566C"/>
    <w:rsid w:val="005D6D46"/>
    <w:rsid w:val="005E34BE"/>
    <w:rsid w:val="005E449C"/>
    <w:rsid w:val="005E4F18"/>
    <w:rsid w:val="005E6F07"/>
    <w:rsid w:val="005F0046"/>
    <w:rsid w:val="005F2E57"/>
    <w:rsid w:val="005F5B4D"/>
    <w:rsid w:val="005F6736"/>
    <w:rsid w:val="005F74FD"/>
    <w:rsid w:val="005F7B8C"/>
    <w:rsid w:val="00601CE9"/>
    <w:rsid w:val="00602A62"/>
    <w:rsid w:val="00602A9B"/>
    <w:rsid w:val="00602FD6"/>
    <w:rsid w:val="00603115"/>
    <w:rsid w:val="00603701"/>
    <w:rsid w:val="00605C40"/>
    <w:rsid w:val="006061F7"/>
    <w:rsid w:val="00607C95"/>
    <w:rsid w:val="00607D62"/>
    <w:rsid w:val="00607EFA"/>
    <w:rsid w:val="006116CD"/>
    <w:rsid w:val="00611A60"/>
    <w:rsid w:val="00612596"/>
    <w:rsid w:val="00613B37"/>
    <w:rsid w:val="00614492"/>
    <w:rsid w:val="00614A85"/>
    <w:rsid w:val="00615B7E"/>
    <w:rsid w:val="0061797C"/>
    <w:rsid w:val="00620979"/>
    <w:rsid w:val="00622E67"/>
    <w:rsid w:val="0062435D"/>
    <w:rsid w:val="006249BD"/>
    <w:rsid w:val="00624CD4"/>
    <w:rsid w:val="00626768"/>
    <w:rsid w:val="0062682B"/>
    <w:rsid w:val="0062757B"/>
    <w:rsid w:val="006314D1"/>
    <w:rsid w:val="00632E64"/>
    <w:rsid w:val="006335BF"/>
    <w:rsid w:val="00633F07"/>
    <w:rsid w:val="006344D4"/>
    <w:rsid w:val="00634B0C"/>
    <w:rsid w:val="00635419"/>
    <w:rsid w:val="006357EC"/>
    <w:rsid w:val="00635E6F"/>
    <w:rsid w:val="00637111"/>
    <w:rsid w:val="00643183"/>
    <w:rsid w:val="00643D5D"/>
    <w:rsid w:val="00645166"/>
    <w:rsid w:val="006462A4"/>
    <w:rsid w:val="00646387"/>
    <w:rsid w:val="00646F34"/>
    <w:rsid w:val="00647194"/>
    <w:rsid w:val="00650420"/>
    <w:rsid w:val="00650869"/>
    <w:rsid w:val="00651DF3"/>
    <w:rsid w:val="00654ED5"/>
    <w:rsid w:val="006558DE"/>
    <w:rsid w:val="00655E3E"/>
    <w:rsid w:val="00656E11"/>
    <w:rsid w:val="00663D81"/>
    <w:rsid w:val="00664882"/>
    <w:rsid w:val="006655EC"/>
    <w:rsid w:val="00667F6E"/>
    <w:rsid w:val="00670870"/>
    <w:rsid w:val="00670ED7"/>
    <w:rsid w:val="00671812"/>
    <w:rsid w:val="006744C0"/>
    <w:rsid w:val="006751C5"/>
    <w:rsid w:val="00677B10"/>
    <w:rsid w:val="00681948"/>
    <w:rsid w:val="00681D6A"/>
    <w:rsid w:val="00681FCE"/>
    <w:rsid w:val="0068283C"/>
    <w:rsid w:val="00682B9F"/>
    <w:rsid w:val="00683888"/>
    <w:rsid w:val="0068578A"/>
    <w:rsid w:val="00685819"/>
    <w:rsid w:val="00686E91"/>
    <w:rsid w:val="00693261"/>
    <w:rsid w:val="00693C7D"/>
    <w:rsid w:val="00694F6E"/>
    <w:rsid w:val="00696619"/>
    <w:rsid w:val="006966B4"/>
    <w:rsid w:val="0069769C"/>
    <w:rsid w:val="006A06A9"/>
    <w:rsid w:val="006A13EA"/>
    <w:rsid w:val="006A16C1"/>
    <w:rsid w:val="006A3C94"/>
    <w:rsid w:val="006A4001"/>
    <w:rsid w:val="006A4D07"/>
    <w:rsid w:val="006A5437"/>
    <w:rsid w:val="006A5887"/>
    <w:rsid w:val="006A59CD"/>
    <w:rsid w:val="006A5EC4"/>
    <w:rsid w:val="006A6B02"/>
    <w:rsid w:val="006A76CD"/>
    <w:rsid w:val="006A7D84"/>
    <w:rsid w:val="006B2136"/>
    <w:rsid w:val="006B4889"/>
    <w:rsid w:val="006B4953"/>
    <w:rsid w:val="006B50FF"/>
    <w:rsid w:val="006B63AF"/>
    <w:rsid w:val="006C0C1A"/>
    <w:rsid w:val="006C0D49"/>
    <w:rsid w:val="006C254D"/>
    <w:rsid w:val="006C280B"/>
    <w:rsid w:val="006C3404"/>
    <w:rsid w:val="006C3FDD"/>
    <w:rsid w:val="006C4EB9"/>
    <w:rsid w:val="006C675C"/>
    <w:rsid w:val="006D1846"/>
    <w:rsid w:val="006D2324"/>
    <w:rsid w:val="006D24D5"/>
    <w:rsid w:val="006E09FD"/>
    <w:rsid w:val="006E0D96"/>
    <w:rsid w:val="006E22EB"/>
    <w:rsid w:val="006E236D"/>
    <w:rsid w:val="006E406D"/>
    <w:rsid w:val="006E4DF6"/>
    <w:rsid w:val="006E62A0"/>
    <w:rsid w:val="006E7C38"/>
    <w:rsid w:val="006F00AC"/>
    <w:rsid w:val="006F084A"/>
    <w:rsid w:val="006F0B3D"/>
    <w:rsid w:val="006F1305"/>
    <w:rsid w:val="006F2B55"/>
    <w:rsid w:val="006F3457"/>
    <w:rsid w:val="006F40D7"/>
    <w:rsid w:val="006F5830"/>
    <w:rsid w:val="006F620E"/>
    <w:rsid w:val="006F66AD"/>
    <w:rsid w:val="006F6CC9"/>
    <w:rsid w:val="006F7465"/>
    <w:rsid w:val="00700669"/>
    <w:rsid w:val="00701652"/>
    <w:rsid w:val="0070228B"/>
    <w:rsid w:val="00704ED5"/>
    <w:rsid w:val="0070614A"/>
    <w:rsid w:val="007065D7"/>
    <w:rsid w:val="00707BE8"/>
    <w:rsid w:val="00710FE8"/>
    <w:rsid w:val="00713B1B"/>
    <w:rsid w:val="00714C91"/>
    <w:rsid w:val="00715E95"/>
    <w:rsid w:val="007163DD"/>
    <w:rsid w:val="00716A2A"/>
    <w:rsid w:val="00720706"/>
    <w:rsid w:val="00721CC1"/>
    <w:rsid w:val="007252CD"/>
    <w:rsid w:val="00725511"/>
    <w:rsid w:val="00726CC0"/>
    <w:rsid w:val="00727281"/>
    <w:rsid w:val="007272FC"/>
    <w:rsid w:val="007279A2"/>
    <w:rsid w:val="00730926"/>
    <w:rsid w:val="00731598"/>
    <w:rsid w:val="00731FB1"/>
    <w:rsid w:val="007349E0"/>
    <w:rsid w:val="00734AB0"/>
    <w:rsid w:val="00735012"/>
    <w:rsid w:val="00735497"/>
    <w:rsid w:val="00735A34"/>
    <w:rsid w:val="00736870"/>
    <w:rsid w:val="0073793E"/>
    <w:rsid w:val="00737D89"/>
    <w:rsid w:val="00737EDE"/>
    <w:rsid w:val="00741FE7"/>
    <w:rsid w:val="00742A0A"/>
    <w:rsid w:val="00743740"/>
    <w:rsid w:val="00744FFD"/>
    <w:rsid w:val="007506EE"/>
    <w:rsid w:val="007513EE"/>
    <w:rsid w:val="00751EFC"/>
    <w:rsid w:val="00752489"/>
    <w:rsid w:val="00753298"/>
    <w:rsid w:val="007545EF"/>
    <w:rsid w:val="00757168"/>
    <w:rsid w:val="00757C9C"/>
    <w:rsid w:val="00761956"/>
    <w:rsid w:val="0076269E"/>
    <w:rsid w:val="00762EE6"/>
    <w:rsid w:val="00762FED"/>
    <w:rsid w:val="007656FA"/>
    <w:rsid w:val="00765BEA"/>
    <w:rsid w:val="00766B21"/>
    <w:rsid w:val="007703FC"/>
    <w:rsid w:val="00771048"/>
    <w:rsid w:val="00772236"/>
    <w:rsid w:val="00772B54"/>
    <w:rsid w:val="00773D50"/>
    <w:rsid w:val="007744CD"/>
    <w:rsid w:val="007749AC"/>
    <w:rsid w:val="007807CA"/>
    <w:rsid w:val="00782BCB"/>
    <w:rsid w:val="00782EBC"/>
    <w:rsid w:val="00783240"/>
    <w:rsid w:val="00784BCD"/>
    <w:rsid w:val="00784ECC"/>
    <w:rsid w:val="00785262"/>
    <w:rsid w:val="00785A17"/>
    <w:rsid w:val="00786C30"/>
    <w:rsid w:val="00787B0B"/>
    <w:rsid w:val="00787CF0"/>
    <w:rsid w:val="00791D73"/>
    <w:rsid w:val="00792494"/>
    <w:rsid w:val="00792B82"/>
    <w:rsid w:val="0079354E"/>
    <w:rsid w:val="00793C89"/>
    <w:rsid w:val="00796827"/>
    <w:rsid w:val="00797C20"/>
    <w:rsid w:val="007A1441"/>
    <w:rsid w:val="007A6EE1"/>
    <w:rsid w:val="007A77F0"/>
    <w:rsid w:val="007B09E0"/>
    <w:rsid w:val="007B0B22"/>
    <w:rsid w:val="007B0FB9"/>
    <w:rsid w:val="007B1754"/>
    <w:rsid w:val="007B1AC1"/>
    <w:rsid w:val="007B1B4B"/>
    <w:rsid w:val="007B214F"/>
    <w:rsid w:val="007B2DFD"/>
    <w:rsid w:val="007B3CF8"/>
    <w:rsid w:val="007B5F23"/>
    <w:rsid w:val="007B6E57"/>
    <w:rsid w:val="007C0917"/>
    <w:rsid w:val="007C0C69"/>
    <w:rsid w:val="007C15FE"/>
    <w:rsid w:val="007C3ABA"/>
    <w:rsid w:val="007C3B84"/>
    <w:rsid w:val="007C3CD7"/>
    <w:rsid w:val="007C52C4"/>
    <w:rsid w:val="007C5397"/>
    <w:rsid w:val="007C71B1"/>
    <w:rsid w:val="007D0EAC"/>
    <w:rsid w:val="007D17E3"/>
    <w:rsid w:val="007D1DFE"/>
    <w:rsid w:val="007D2086"/>
    <w:rsid w:val="007D23AE"/>
    <w:rsid w:val="007D3240"/>
    <w:rsid w:val="007D5084"/>
    <w:rsid w:val="007D59EC"/>
    <w:rsid w:val="007D5B0A"/>
    <w:rsid w:val="007D66AB"/>
    <w:rsid w:val="007D7A83"/>
    <w:rsid w:val="007D7BAA"/>
    <w:rsid w:val="007E0472"/>
    <w:rsid w:val="007E145D"/>
    <w:rsid w:val="007E2489"/>
    <w:rsid w:val="007E41C5"/>
    <w:rsid w:val="007E4299"/>
    <w:rsid w:val="007E619F"/>
    <w:rsid w:val="007E6584"/>
    <w:rsid w:val="007E6F43"/>
    <w:rsid w:val="007E7E30"/>
    <w:rsid w:val="007F035D"/>
    <w:rsid w:val="007F0E65"/>
    <w:rsid w:val="007F159F"/>
    <w:rsid w:val="007F1772"/>
    <w:rsid w:val="007F1BEB"/>
    <w:rsid w:val="007F1C24"/>
    <w:rsid w:val="007F1F17"/>
    <w:rsid w:val="007F289F"/>
    <w:rsid w:val="007F31A2"/>
    <w:rsid w:val="007F3D99"/>
    <w:rsid w:val="007F43FB"/>
    <w:rsid w:val="007F5B1E"/>
    <w:rsid w:val="007F6021"/>
    <w:rsid w:val="007F66AA"/>
    <w:rsid w:val="007F7BD7"/>
    <w:rsid w:val="008007FA"/>
    <w:rsid w:val="008012FC"/>
    <w:rsid w:val="008025D0"/>
    <w:rsid w:val="008040A9"/>
    <w:rsid w:val="00804347"/>
    <w:rsid w:val="008043ED"/>
    <w:rsid w:val="00804D0F"/>
    <w:rsid w:val="00806C67"/>
    <w:rsid w:val="0080789F"/>
    <w:rsid w:val="0081269E"/>
    <w:rsid w:val="0081336E"/>
    <w:rsid w:val="0081410B"/>
    <w:rsid w:val="00814A56"/>
    <w:rsid w:val="008150EA"/>
    <w:rsid w:val="008150FA"/>
    <w:rsid w:val="008202E2"/>
    <w:rsid w:val="00826A40"/>
    <w:rsid w:val="00826F58"/>
    <w:rsid w:val="00830747"/>
    <w:rsid w:val="00834775"/>
    <w:rsid w:val="008348EC"/>
    <w:rsid w:val="00836DE7"/>
    <w:rsid w:val="008372EC"/>
    <w:rsid w:val="00840437"/>
    <w:rsid w:val="00841EE8"/>
    <w:rsid w:val="008424BF"/>
    <w:rsid w:val="00847291"/>
    <w:rsid w:val="00850E8A"/>
    <w:rsid w:val="00851D4E"/>
    <w:rsid w:val="0085244D"/>
    <w:rsid w:val="008533F5"/>
    <w:rsid w:val="0085405D"/>
    <w:rsid w:val="008543E1"/>
    <w:rsid w:val="00854BF8"/>
    <w:rsid w:val="00855056"/>
    <w:rsid w:val="0085509B"/>
    <w:rsid w:val="00855F2D"/>
    <w:rsid w:val="00855F65"/>
    <w:rsid w:val="00856287"/>
    <w:rsid w:val="00856929"/>
    <w:rsid w:val="008579F0"/>
    <w:rsid w:val="00862486"/>
    <w:rsid w:val="00862823"/>
    <w:rsid w:val="00862E5C"/>
    <w:rsid w:val="00866188"/>
    <w:rsid w:val="00867704"/>
    <w:rsid w:val="00867733"/>
    <w:rsid w:val="00867FF3"/>
    <w:rsid w:val="00870371"/>
    <w:rsid w:val="008716D0"/>
    <w:rsid w:val="00874341"/>
    <w:rsid w:val="00875081"/>
    <w:rsid w:val="008761D3"/>
    <w:rsid w:val="008772D6"/>
    <w:rsid w:val="008772F9"/>
    <w:rsid w:val="00880471"/>
    <w:rsid w:val="00880E82"/>
    <w:rsid w:val="00880FDC"/>
    <w:rsid w:val="00884FCA"/>
    <w:rsid w:val="00886375"/>
    <w:rsid w:val="0088719B"/>
    <w:rsid w:val="00887725"/>
    <w:rsid w:val="00887A4D"/>
    <w:rsid w:val="00890138"/>
    <w:rsid w:val="00891BFD"/>
    <w:rsid w:val="00892871"/>
    <w:rsid w:val="00894667"/>
    <w:rsid w:val="0089514C"/>
    <w:rsid w:val="00895230"/>
    <w:rsid w:val="00895416"/>
    <w:rsid w:val="00896046"/>
    <w:rsid w:val="0089704C"/>
    <w:rsid w:val="008A08D2"/>
    <w:rsid w:val="008A0E23"/>
    <w:rsid w:val="008A2660"/>
    <w:rsid w:val="008A2711"/>
    <w:rsid w:val="008A4A39"/>
    <w:rsid w:val="008A4FD1"/>
    <w:rsid w:val="008A504F"/>
    <w:rsid w:val="008A7AA3"/>
    <w:rsid w:val="008B08F9"/>
    <w:rsid w:val="008B25B5"/>
    <w:rsid w:val="008B4864"/>
    <w:rsid w:val="008B7761"/>
    <w:rsid w:val="008B7DA8"/>
    <w:rsid w:val="008C1CFE"/>
    <w:rsid w:val="008C2479"/>
    <w:rsid w:val="008C2522"/>
    <w:rsid w:val="008C2649"/>
    <w:rsid w:val="008C33F6"/>
    <w:rsid w:val="008C4F82"/>
    <w:rsid w:val="008C6898"/>
    <w:rsid w:val="008C70AF"/>
    <w:rsid w:val="008C7648"/>
    <w:rsid w:val="008D0707"/>
    <w:rsid w:val="008D4ACC"/>
    <w:rsid w:val="008D51FD"/>
    <w:rsid w:val="008D5598"/>
    <w:rsid w:val="008E0883"/>
    <w:rsid w:val="008E0AE8"/>
    <w:rsid w:val="008E191C"/>
    <w:rsid w:val="008E1DAF"/>
    <w:rsid w:val="008E4605"/>
    <w:rsid w:val="008E49AF"/>
    <w:rsid w:val="008E50C7"/>
    <w:rsid w:val="008F06A8"/>
    <w:rsid w:val="008F3BC8"/>
    <w:rsid w:val="008F5F81"/>
    <w:rsid w:val="00900285"/>
    <w:rsid w:val="009004F7"/>
    <w:rsid w:val="00901083"/>
    <w:rsid w:val="009010A9"/>
    <w:rsid w:val="00901321"/>
    <w:rsid w:val="0090443C"/>
    <w:rsid w:val="009045BC"/>
    <w:rsid w:val="00904BA2"/>
    <w:rsid w:val="00911CDD"/>
    <w:rsid w:val="00915588"/>
    <w:rsid w:val="009159E0"/>
    <w:rsid w:val="00923B60"/>
    <w:rsid w:val="00923EB3"/>
    <w:rsid w:val="0092481F"/>
    <w:rsid w:val="009258AB"/>
    <w:rsid w:val="009259BE"/>
    <w:rsid w:val="00925E77"/>
    <w:rsid w:val="009264CB"/>
    <w:rsid w:val="00927CC9"/>
    <w:rsid w:val="00927DC5"/>
    <w:rsid w:val="009305DC"/>
    <w:rsid w:val="00931CB6"/>
    <w:rsid w:val="00932B8F"/>
    <w:rsid w:val="00933818"/>
    <w:rsid w:val="00934A99"/>
    <w:rsid w:val="00936164"/>
    <w:rsid w:val="00940D76"/>
    <w:rsid w:val="00940D82"/>
    <w:rsid w:val="00941943"/>
    <w:rsid w:val="00941C9E"/>
    <w:rsid w:val="00944487"/>
    <w:rsid w:val="009444AA"/>
    <w:rsid w:val="009444DA"/>
    <w:rsid w:val="00944B07"/>
    <w:rsid w:val="00946014"/>
    <w:rsid w:val="00946BBD"/>
    <w:rsid w:val="00947418"/>
    <w:rsid w:val="00950236"/>
    <w:rsid w:val="00950AD6"/>
    <w:rsid w:val="0095166D"/>
    <w:rsid w:val="0095209A"/>
    <w:rsid w:val="009524DE"/>
    <w:rsid w:val="00952939"/>
    <w:rsid w:val="0095338B"/>
    <w:rsid w:val="00953972"/>
    <w:rsid w:val="0095484A"/>
    <w:rsid w:val="0095544C"/>
    <w:rsid w:val="0095706A"/>
    <w:rsid w:val="00962032"/>
    <w:rsid w:val="00962270"/>
    <w:rsid w:val="0096288C"/>
    <w:rsid w:val="00962DB2"/>
    <w:rsid w:val="00964E04"/>
    <w:rsid w:val="00965310"/>
    <w:rsid w:val="009653AC"/>
    <w:rsid w:val="00965B98"/>
    <w:rsid w:val="0096604D"/>
    <w:rsid w:val="0096662F"/>
    <w:rsid w:val="00966BB3"/>
    <w:rsid w:val="00971626"/>
    <w:rsid w:val="00972162"/>
    <w:rsid w:val="0097284A"/>
    <w:rsid w:val="00973DE4"/>
    <w:rsid w:val="009757F0"/>
    <w:rsid w:val="00976069"/>
    <w:rsid w:val="00976B67"/>
    <w:rsid w:val="00977F8D"/>
    <w:rsid w:val="0098098F"/>
    <w:rsid w:val="00981316"/>
    <w:rsid w:val="00983904"/>
    <w:rsid w:val="00984766"/>
    <w:rsid w:val="009849EE"/>
    <w:rsid w:val="00984FF0"/>
    <w:rsid w:val="009864C9"/>
    <w:rsid w:val="009868B3"/>
    <w:rsid w:val="00986DDD"/>
    <w:rsid w:val="00986FB1"/>
    <w:rsid w:val="0098729F"/>
    <w:rsid w:val="0099076F"/>
    <w:rsid w:val="00990E3D"/>
    <w:rsid w:val="00991114"/>
    <w:rsid w:val="00991AFA"/>
    <w:rsid w:val="00992B33"/>
    <w:rsid w:val="00993F9A"/>
    <w:rsid w:val="00994678"/>
    <w:rsid w:val="009949FD"/>
    <w:rsid w:val="009951DC"/>
    <w:rsid w:val="009963EE"/>
    <w:rsid w:val="00996472"/>
    <w:rsid w:val="00996840"/>
    <w:rsid w:val="00996CDD"/>
    <w:rsid w:val="00997068"/>
    <w:rsid w:val="009970A6"/>
    <w:rsid w:val="00997C83"/>
    <w:rsid w:val="009A00BE"/>
    <w:rsid w:val="009A0714"/>
    <w:rsid w:val="009A1C22"/>
    <w:rsid w:val="009A1E33"/>
    <w:rsid w:val="009A330D"/>
    <w:rsid w:val="009A37DE"/>
    <w:rsid w:val="009A4100"/>
    <w:rsid w:val="009A4839"/>
    <w:rsid w:val="009A514D"/>
    <w:rsid w:val="009A6B55"/>
    <w:rsid w:val="009A6F5E"/>
    <w:rsid w:val="009A7261"/>
    <w:rsid w:val="009A7C46"/>
    <w:rsid w:val="009B0345"/>
    <w:rsid w:val="009B0515"/>
    <w:rsid w:val="009B2114"/>
    <w:rsid w:val="009B2275"/>
    <w:rsid w:val="009B47D1"/>
    <w:rsid w:val="009B55EE"/>
    <w:rsid w:val="009B6249"/>
    <w:rsid w:val="009B6416"/>
    <w:rsid w:val="009B667D"/>
    <w:rsid w:val="009B66E2"/>
    <w:rsid w:val="009B6BD4"/>
    <w:rsid w:val="009B6F7D"/>
    <w:rsid w:val="009C09B0"/>
    <w:rsid w:val="009C1189"/>
    <w:rsid w:val="009C13D0"/>
    <w:rsid w:val="009C1BE8"/>
    <w:rsid w:val="009C1E49"/>
    <w:rsid w:val="009C451D"/>
    <w:rsid w:val="009C6AF6"/>
    <w:rsid w:val="009C6CB7"/>
    <w:rsid w:val="009D064C"/>
    <w:rsid w:val="009D1657"/>
    <w:rsid w:val="009D2054"/>
    <w:rsid w:val="009D230D"/>
    <w:rsid w:val="009D3042"/>
    <w:rsid w:val="009D30F5"/>
    <w:rsid w:val="009D4F26"/>
    <w:rsid w:val="009E19AF"/>
    <w:rsid w:val="009E31D1"/>
    <w:rsid w:val="009E3F7B"/>
    <w:rsid w:val="009E40BE"/>
    <w:rsid w:val="009E6A0F"/>
    <w:rsid w:val="009E6A27"/>
    <w:rsid w:val="009E6DF4"/>
    <w:rsid w:val="009E707B"/>
    <w:rsid w:val="009F0B0E"/>
    <w:rsid w:val="009F223F"/>
    <w:rsid w:val="009F3956"/>
    <w:rsid w:val="009F3D28"/>
    <w:rsid w:val="009F4876"/>
    <w:rsid w:val="009F5E24"/>
    <w:rsid w:val="009F6BBB"/>
    <w:rsid w:val="009F75D4"/>
    <w:rsid w:val="009F7DC6"/>
    <w:rsid w:val="00A00CA3"/>
    <w:rsid w:val="00A0138D"/>
    <w:rsid w:val="00A0213F"/>
    <w:rsid w:val="00A02216"/>
    <w:rsid w:val="00A03479"/>
    <w:rsid w:val="00A03FCD"/>
    <w:rsid w:val="00A04796"/>
    <w:rsid w:val="00A04B63"/>
    <w:rsid w:val="00A06538"/>
    <w:rsid w:val="00A06CF1"/>
    <w:rsid w:val="00A07930"/>
    <w:rsid w:val="00A1244B"/>
    <w:rsid w:val="00A12515"/>
    <w:rsid w:val="00A1251D"/>
    <w:rsid w:val="00A13434"/>
    <w:rsid w:val="00A1417D"/>
    <w:rsid w:val="00A15B30"/>
    <w:rsid w:val="00A20378"/>
    <w:rsid w:val="00A211A3"/>
    <w:rsid w:val="00A216A0"/>
    <w:rsid w:val="00A224EC"/>
    <w:rsid w:val="00A22AD2"/>
    <w:rsid w:val="00A2631C"/>
    <w:rsid w:val="00A32F87"/>
    <w:rsid w:val="00A3442D"/>
    <w:rsid w:val="00A34CC3"/>
    <w:rsid w:val="00A351E7"/>
    <w:rsid w:val="00A35FF6"/>
    <w:rsid w:val="00A37384"/>
    <w:rsid w:val="00A40B50"/>
    <w:rsid w:val="00A41D2C"/>
    <w:rsid w:val="00A45DB8"/>
    <w:rsid w:val="00A46177"/>
    <w:rsid w:val="00A4672B"/>
    <w:rsid w:val="00A5022C"/>
    <w:rsid w:val="00A50533"/>
    <w:rsid w:val="00A51461"/>
    <w:rsid w:val="00A51979"/>
    <w:rsid w:val="00A522C1"/>
    <w:rsid w:val="00A5240E"/>
    <w:rsid w:val="00A525DB"/>
    <w:rsid w:val="00A52C88"/>
    <w:rsid w:val="00A533AC"/>
    <w:rsid w:val="00A53583"/>
    <w:rsid w:val="00A53DD4"/>
    <w:rsid w:val="00A53E62"/>
    <w:rsid w:val="00A550D0"/>
    <w:rsid w:val="00A551C9"/>
    <w:rsid w:val="00A5529E"/>
    <w:rsid w:val="00A55D39"/>
    <w:rsid w:val="00A5653D"/>
    <w:rsid w:val="00A5724C"/>
    <w:rsid w:val="00A57DE7"/>
    <w:rsid w:val="00A60DC8"/>
    <w:rsid w:val="00A611C9"/>
    <w:rsid w:val="00A63038"/>
    <w:rsid w:val="00A6311E"/>
    <w:rsid w:val="00A632D3"/>
    <w:rsid w:val="00A63323"/>
    <w:rsid w:val="00A63BD7"/>
    <w:rsid w:val="00A666DE"/>
    <w:rsid w:val="00A66E0E"/>
    <w:rsid w:val="00A677E0"/>
    <w:rsid w:val="00A71184"/>
    <w:rsid w:val="00A7276D"/>
    <w:rsid w:val="00A73377"/>
    <w:rsid w:val="00A7382C"/>
    <w:rsid w:val="00A73AD3"/>
    <w:rsid w:val="00A73E69"/>
    <w:rsid w:val="00A74BBF"/>
    <w:rsid w:val="00A75150"/>
    <w:rsid w:val="00A80328"/>
    <w:rsid w:val="00A8071C"/>
    <w:rsid w:val="00A80C3F"/>
    <w:rsid w:val="00A82825"/>
    <w:rsid w:val="00A82F18"/>
    <w:rsid w:val="00A836F9"/>
    <w:rsid w:val="00A83CD7"/>
    <w:rsid w:val="00A84359"/>
    <w:rsid w:val="00A8524D"/>
    <w:rsid w:val="00A85596"/>
    <w:rsid w:val="00A869D8"/>
    <w:rsid w:val="00A87381"/>
    <w:rsid w:val="00A9266F"/>
    <w:rsid w:val="00A92B9A"/>
    <w:rsid w:val="00A92E74"/>
    <w:rsid w:val="00A94905"/>
    <w:rsid w:val="00A97D50"/>
    <w:rsid w:val="00AA1235"/>
    <w:rsid w:val="00AA1A23"/>
    <w:rsid w:val="00AA1B09"/>
    <w:rsid w:val="00AA2D1A"/>
    <w:rsid w:val="00AA30EC"/>
    <w:rsid w:val="00AA386D"/>
    <w:rsid w:val="00AA4CAA"/>
    <w:rsid w:val="00AA58E6"/>
    <w:rsid w:val="00AA6D29"/>
    <w:rsid w:val="00AB0EC2"/>
    <w:rsid w:val="00AB3370"/>
    <w:rsid w:val="00AB44E9"/>
    <w:rsid w:val="00AB529D"/>
    <w:rsid w:val="00AB6341"/>
    <w:rsid w:val="00AB6D99"/>
    <w:rsid w:val="00AC1084"/>
    <w:rsid w:val="00AC2704"/>
    <w:rsid w:val="00AC308C"/>
    <w:rsid w:val="00AC5228"/>
    <w:rsid w:val="00AC53E7"/>
    <w:rsid w:val="00AC573D"/>
    <w:rsid w:val="00AC5E0E"/>
    <w:rsid w:val="00AD001C"/>
    <w:rsid w:val="00AD07B4"/>
    <w:rsid w:val="00AD28E4"/>
    <w:rsid w:val="00AD28E9"/>
    <w:rsid w:val="00AD522A"/>
    <w:rsid w:val="00AD5DF8"/>
    <w:rsid w:val="00AD6A21"/>
    <w:rsid w:val="00AD786E"/>
    <w:rsid w:val="00AD7E89"/>
    <w:rsid w:val="00AE2B50"/>
    <w:rsid w:val="00AE56A7"/>
    <w:rsid w:val="00AE66B9"/>
    <w:rsid w:val="00AE7AB1"/>
    <w:rsid w:val="00AE7B22"/>
    <w:rsid w:val="00AF10A8"/>
    <w:rsid w:val="00AF1618"/>
    <w:rsid w:val="00AF29A3"/>
    <w:rsid w:val="00AF3268"/>
    <w:rsid w:val="00AF5542"/>
    <w:rsid w:val="00AF6218"/>
    <w:rsid w:val="00AF6F46"/>
    <w:rsid w:val="00AF7EFD"/>
    <w:rsid w:val="00B009D2"/>
    <w:rsid w:val="00B021DF"/>
    <w:rsid w:val="00B02C17"/>
    <w:rsid w:val="00B033CA"/>
    <w:rsid w:val="00B033F4"/>
    <w:rsid w:val="00B0364E"/>
    <w:rsid w:val="00B046C2"/>
    <w:rsid w:val="00B054F9"/>
    <w:rsid w:val="00B05FD0"/>
    <w:rsid w:val="00B10C71"/>
    <w:rsid w:val="00B10E77"/>
    <w:rsid w:val="00B12ACC"/>
    <w:rsid w:val="00B15176"/>
    <w:rsid w:val="00B15750"/>
    <w:rsid w:val="00B15E0A"/>
    <w:rsid w:val="00B16C0B"/>
    <w:rsid w:val="00B17A1D"/>
    <w:rsid w:val="00B2066B"/>
    <w:rsid w:val="00B22B88"/>
    <w:rsid w:val="00B23BFC"/>
    <w:rsid w:val="00B2406E"/>
    <w:rsid w:val="00B24EF2"/>
    <w:rsid w:val="00B27C8A"/>
    <w:rsid w:val="00B3054F"/>
    <w:rsid w:val="00B30806"/>
    <w:rsid w:val="00B30884"/>
    <w:rsid w:val="00B308B9"/>
    <w:rsid w:val="00B31C1C"/>
    <w:rsid w:val="00B324D2"/>
    <w:rsid w:val="00B32C1A"/>
    <w:rsid w:val="00B33597"/>
    <w:rsid w:val="00B3411F"/>
    <w:rsid w:val="00B3480A"/>
    <w:rsid w:val="00B35790"/>
    <w:rsid w:val="00B35B30"/>
    <w:rsid w:val="00B369A3"/>
    <w:rsid w:val="00B3717C"/>
    <w:rsid w:val="00B37323"/>
    <w:rsid w:val="00B37A82"/>
    <w:rsid w:val="00B37B67"/>
    <w:rsid w:val="00B419D0"/>
    <w:rsid w:val="00B4266D"/>
    <w:rsid w:val="00B44D9E"/>
    <w:rsid w:val="00B473BD"/>
    <w:rsid w:val="00B47EF5"/>
    <w:rsid w:val="00B51EF1"/>
    <w:rsid w:val="00B527C7"/>
    <w:rsid w:val="00B53033"/>
    <w:rsid w:val="00B531EF"/>
    <w:rsid w:val="00B5427A"/>
    <w:rsid w:val="00B546E9"/>
    <w:rsid w:val="00B54B6E"/>
    <w:rsid w:val="00B54C7D"/>
    <w:rsid w:val="00B553EC"/>
    <w:rsid w:val="00B56E1C"/>
    <w:rsid w:val="00B5776D"/>
    <w:rsid w:val="00B57AC1"/>
    <w:rsid w:val="00B624D4"/>
    <w:rsid w:val="00B62BDB"/>
    <w:rsid w:val="00B62E04"/>
    <w:rsid w:val="00B63DA6"/>
    <w:rsid w:val="00B63FD5"/>
    <w:rsid w:val="00B668A5"/>
    <w:rsid w:val="00B6716D"/>
    <w:rsid w:val="00B70F99"/>
    <w:rsid w:val="00B71814"/>
    <w:rsid w:val="00B720A8"/>
    <w:rsid w:val="00B725F8"/>
    <w:rsid w:val="00B729B3"/>
    <w:rsid w:val="00B7300E"/>
    <w:rsid w:val="00B74403"/>
    <w:rsid w:val="00B74576"/>
    <w:rsid w:val="00B74B28"/>
    <w:rsid w:val="00B75070"/>
    <w:rsid w:val="00B755BC"/>
    <w:rsid w:val="00B757AE"/>
    <w:rsid w:val="00B75BE0"/>
    <w:rsid w:val="00B75C3E"/>
    <w:rsid w:val="00B7619D"/>
    <w:rsid w:val="00B77B50"/>
    <w:rsid w:val="00B801FA"/>
    <w:rsid w:val="00B812A0"/>
    <w:rsid w:val="00B81794"/>
    <w:rsid w:val="00B82321"/>
    <w:rsid w:val="00B82D59"/>
    <w:rsid w:val="00B85DEB"/>
    <w:rsid w:val="00B85FA6"/>
    <w:rsid w:val="00B862D5"/>
    <w:rsid w:val="00B908E7"/>
    <w:rsid w:val="00B91697"/>
    <w:rsid w:val="00B93545"/>
    <w:rsid w:val="00B9362E"/>
    <w:rsid w:val="00B939A0"/>
    <w:rsid w:val="00B93F41"/>
    <w:rsid w:val="00B9403F"/>
    <w:rsid w:val="00B94CFA"/>
    <w:rsid w:val="00B964F9"/>
    <w:rsid w:val="00B966D0"/>
    <w:rsid w:val="00B97D04"/>
    <w:rsid w:val="00BA0742"/>
    <w:rsid w:val="00BA165E"/>
    <w:rsid w:val="00BA17CA"/>
    <w:rsid w:val="00BA2B96"/>
    <w:rsid w:val="00BA3DB9"/>
    <w:rsid w:val="00BA4B21"/>
    <w:rsid w:val="00BA4C40"/>
    <w:rsid w:val="00BB0A6F"/>
    <w:rsid w:val="00BB0BD3"/>
    <w:rsid w:val="00BB23A6"/>
    <w:rsid w:val="00BB26C0"/>
    <w:rsid w:val="00BB28A1"/>
    <w:rsid w:val="00BB505E"/>
    <w:rsid w:val="00BB64EB"/>
    <w:rsid w:val="00BC05AE"/>
    <w:rsid w:val="00BC0C1B"/>
    <w:rsid w:val="00BC13DD"/>
    <w:rsid w:val="00BC27AD"/>
    <w:rsid w:val="00BC3A6C"/>
    <w:rsid w:val="00BC3F71"/>
    <w:rsid w:val="00BC4485"/>
    <w:rsid w:val="00BC4A97"/>
    <w:rsid w:val="00BC54B0"/>
    <w:rsid w:val="00BC71C7"/>
    <w:rsid w:val="00BC777F"/>
    <w:rsid w:val="00BD03D0"/>
    <w:rsid w:val="00BD0C5F"/>
    <w:rsid w:val="00BD19C8"/>
    <w:rsid w:val="00BD37F7"/>
    <w:rsid w:val="00BD3EF4"/>
    <w:rsid w:val="00BD5086"/>
    <w:rsid w:val="00BD5671"/>
    <w:rsid w:val="00BD6778"/>
    <w:rsid w:val="00BD76BC"/>
    <w:rsid w:val="00BD7BAD"/>
    <w:rsid w:val="00BE028F"/>
    <w:rsid w:val="00BE02F8"/>
    <w:rsid w:val="00BE0744"/>
    <w:rsid w:val="00BE299F"/>
    <w:rsid w:val="00BE29E7"/>
    <w:rsid w:val="00BE32ED"/>
    <w:rsid w:val="00BE3B93"/>
    <w:rsid w:val="00BE4317"/>
    <w:rsid w:val="00BE55A7"/>
    <w:rsid w:val="00BE5D4F"/>
    <w:rsid w:val="00BE76B7"/>
    <w:rsid w:val="00BE772F"/>
    <w:rsid w:val="00BF1417"/>
    <w:rsid w:val="00BF179C"/>
    <w:rsid w:val="00BF55E5"/>
    <w:rsid w:val="00BF5E4B"/>
    <w:rsid w:val="00BF685B"/>
    <w:rsid w:val="00C031CE"/>
    <w:rsid w:val="00C032AD"/>
    <w:rsid w:val="00C0588F"/>
    <w:rsid w:val="00C0613E"/>
    <w:rsid w:val="00C06754"/>
    <w:rsid w:val="00C10820"/>
    <w:rsid w:val="00C10B8E"/>
    <w:rsid w:val="00C13B3C"/>
    <w:rsid w:val="00C13C3F"/>
    <w:rsid w:val="00C14EB9"/>
    <w:rsid w:val="00C16724"/>
    <w:rsid w:val="00C172BD"/>
    <w:rsid w:val="00C17FBA"/>
    <w:rsid w:val="00C2072E"/>
    <w:rsid w:val="00C20984"/>
    <w:rsid w:val="00C216A7"/>
    <w:rsid w:val="00C21A29"/>
    <w:rsid w:val="00C22292"/>
    <w:rsid w:val="00C224C8"/>
    <w:rsid w:val="00C2273C"/>
    <w:rsid w:val="00C22AE4"/>
    <w:rsid w:val="00C23510"/>
    <w:rsid w:val="00C2384E"/>
    <w:rsid w:val="00C2390E"/>
    <w:rsid w:val="00C2581C"/>
    <w:rsid w:val="00C25C99"/>
    <w:rsid w:val="00C2663C"/>
    <w:rsid w:val="00C26F71"/>
    <w:rsid w:val="00C3121A"/>
    <w:rsid w:val="00C35253"/>
    <w:rsid w:val="00C352D1"/>
    <w:rsid w:val="00C35EE8"/>
    <w:rsid w:val="00C36900"/>
    <w:rsid w:val="00C371EC"/>
    <w:rsid w:val="00C37573"/>
    <w:rsid w:val="00C37794"/>
    <w:rsid w:val="00C37AF5"/>
    <w:rsid w:val="00C37D42"/>
    <w:rsid w:val="00C40931"/>
    <w:rsid w:val="00C415F1"/>
    <w:rsid w:val="00C418E1"/>
    <w:rsid w:val="00C45B0B"/>
    <w:rsid w:val="00C461DE"/>
    <w:rsid w:val="00C500A0"/>
    <w:rsid w:val="00C5033D"/>
    <w:rsid w:val="00C5084B"/>
    <w:rsid w:val="00C528D3"/>
    <w:rsid w:val="00C54372"/>
    <w:rsid w:val="00C55042"/>
    <w:rsid w:val="00C5679B"/>
    <w:rsid w:val="00C570F7"/>
    <w:rsid w:val="00C57F6D"/>
    <w:rsid w:val="00C60046"/>
    <w:rsid w:val="00C604D8"/>
    <w:rsid w:val="00C6152F"/>
    <w:rsid w:val="00C61F74"/>
    <w:rsid w:val="00C63169"/>
    <w:rsid w:val="00C6452B"/>
    <w:rsid w:val="00C7000A"/>
    <w:rsid w:val="00C7062A"/>
    <w:rsid w:val="00C70AD9"/>
    <w:rsid w:val="00C745A9"/>
    <w:rsid w:val="00C75C49"/>
    <w:rsid w:val="00C75F52"/>
    <w:rsid w:val="00C7616A"/>
    <w:rsid w:val="00C8021F"/>
    <w:rsid w:val="00C8197E"/>
    <w:rsid w:val="00C81AD2"/>
    <w:rsid w:val="00C82B48"/>
    <w:rsid w:val="00C836CF"/>
    <w:rsid w:val="00C83752"/>
    <w:rsid w:val="00C8726D"/>
    <w:rsid w:val="00C90E01"/>
    <w:rsid w:val="00C936F0"/>
    <w:rsid w:val="00C93C15"/>
    <w:rsid w:val="00C93EF8"/>
    <w:rsid w:val="00C94724"/>
    <w:rsid w:val="00C95172"/>
    <w:rsid w:val="00C96781"/>
    <w:rsid w:val="00C96991"/>
    <w:rsid w:val="00CA10DB"/>
    <w:rsid w:val="00CA256E"/>
    <w:rsid w:val="00CA268C"/>
    <w:rsid w:val="00CA2950"/>
    <w:rsid w:val="00CA30F2"/>
    <w:rsid w:val="00CA3760"/>
    <w:rsid w:val="00CA3B1E"/>
    <w:rsid w:val="00CA64AF"/>
    <w:rsid w:val="00CA6FE1"/>
    <w:rsid w:val="00CB19DA"/>
    <w:rsid w:val="00CB2243"/>
    <w:rsid w:val="00CB2DA5"/>
    <w:rsid w:val="00CB3A78"/>
    <w:rsid w:val="00CB3DAC"/>
    <w:rsid w:val="00CB4CEE"/>
    <w:rsid w:val="00CB6286"/>
    <w:rsid w:val="00CB6EB3"/>
    <w:rsid w:val="00CB71AF"/>
    <w:rsid w:val="00CC172A"/>
    <w:rsid w:val="00CC1963"/>
    <w:rsid w:val="00CC1BC6"/>
    <w:rsid w:val="00CC2424"/>
    <w:rsid w:val="00CC47AE"/>
    <w:rsid w:val="00CC62F0"/>
    <w:rsid w:val="00CC793C"/>
    <w:rsid w:val="00CD5ED9"/>
    <w:rsid w:val="00CD616C"/>
    <w:rsid w:val="00CD72C5"/>
    <w:rsid w:val="00CD7919"/>
    <w:rsid w:val="00CD7CFB"/>
    <w:rsid w:val="00CE0AEB"/>
    <w:rsid w:val="00CE1511"/>
    <w:rsid w:val="00CE2FDC"/>
    <w:rsid w:val="00CE46E9"/>
    <w:rsid w:val="00CE4FF9"/>
    <w:rsid w:val="00CE562B"/>
    <w:rsid w:val="00CE56F8"/>
    <w:rsid w:val="00CE58F6"/>
    <w:rsid w:val="00CE5DF9"/>
    <w:rsid w:val="00CE6702"/>
    <w:rsid w:val="00CF06EB"/>
    <w:rsid w:val="00CF084C"/>
    <w:rsid w:val="00CF1148"/>
    <w:rsid w:val="00CF3164"/>
    <w:rsid w:val="00CF61D0"/>
    <w:rsid w:val="00CF6DB8"/>
    <w:rsid w:val="00CF7EBC"/>
    <w:rsid w:val="00D002F0"/>
    <w:rsid w:val="00D03047"/>
    <w:rsid w:val="00D03087"/>
    <w:rsid w:val="00D032FD"/>
    <w:rsid w:val="00D04F61"/>
    <w:rsid w:val="00D0528E"/>
    <w:rsid w:val="00D05C3C"/>
    <w:rsid w:val="00D06678"/>
    <w:rsid w:val="00D07D0A"/>
    <w:rsid w:val="00D117F6"/>
    <w:rsid w:val="00D12094"/>
    <w:rsid w:val="00D12C02"/>
    <w:rsid w:val="00D12E46"/>
    <w:rsid w:val="00D1318D"/>
    <w:rsid w:val="00D14C12"/>
    <w:rsid w:val="00D15808"/>
    <w:rsid w:val="00D2155C"/>
    <w:rsid w:val="00D234C3"/>
    <w:rsid w:val="00D255F4"/>
    <w:rsid w:val="00D314DF"/>
    <w:rsid w:val="00D3175D"/>
    <w:rsid w:val="00D31D97"/>
    <w:rsid w:val="00D321D1"/>
    <w:rsid w:val="00D32501"/>
    <w:rsid w:val="00D35DDD"/>
    <w:rsid w:val="00D35FBB"/>
    <w:rsid w:val="00D373A4"/>
    <w:rsid w:val="00D40B46"/>
    <w:rsid w:val="00D4132E"/>
    <w:rsid w:val="00D41E1F"/>
    <w:rsid w:val="00D429B4"/>
    <w:rsid w:val="00D44805"/>
    <w:rsid w:val="00D4704F"/>
    <w:rsid w:val="00D472A4"/>
    <w:rsid w:val="00D50BAD"/>
    <w:rsid w:val="00D53034"/>
    <w:rsid w:val="00D5344A"/>
    <w:rsid w:val="00D53F93"/>
    <w:rsid w:val="00D545DE"/>
    <w:rsid w:val="00D55152"/>
    <w:rsid w:val="00D55535"/>
    <w:rsid w:val="00D5628A"/>
    <w:rsid w:val="00D565B9"/>
    <w:rsid w:val="00D56D71"/>
    <w:rsid w:val="00D573B3"/>
    <w:rsid w:val="00D6035A"/>
    <w:rsid w:val="00D60DD2"/>
    <w:rsid w:val="00D625E7"/>
    <w:rsid w:val="00D672EA"/>
    <w:rsid w:val="00D67329"/>
    <w:rsid w:val="00D71DB2"/>
    <w:rsid w:val="00D738A8"/>
    <w:rsid w:val="00D74C15"/>
    <w:rsid w:val="00D76FF6"/>
    <w:rsid w:val="00D8068C"/>
    <w:rsid w:val="00D80A20"/>
    <w:rsid w:val="00D817B4"/>
    <w:rsid w:val="00D82548"/>
    <w:rsid w:val="00D85502"/>
    <w:rsid w:val="00D87200"/>
    <w:rsid w:val="00D91447"/>
    <w:rsid w:val="00D91A01"/>
    <w:rsid w:val="00D91F18"/>
    <w:rsid w:val="00D939D2"/>
    <w:rsid w:val="00D94704"/>
    <w:rsid w:val="00D94F4C"/>
    <w:rsid w:val="00D95397"/>
    <w:rsid w:val="00D96945"/>
    <w:rsid w:val="00D971BE"/>
    <w:rsid w:val="00D975C8"/>
    <w:rsid w:val="00D9765E"/>
    <w:rsid w:val="00DA1106"/>
    <w:rsid w:val="00DA1504"/>
    <w:rsid w:val="00DA21D8"/>
    <w:rsid w:val="00DA257B"/>
    <w:rsid w:val="00DA3C67"/>
    <w:rsid w:val="00DA43C8"/>
    <w:rsid w:val="00DA444C"/>
    <w:rsid w:val="00DA610E"/>
    <w:rsid w:val="00DA759A"/>
    <w:rsid w:val="00DA7F2D"/>
    <w:rsid w:val="00DB0126"/>
    <w:rsid w:val="00DB07F0"/>
    <w:rsid w:val="00DB099E"/>
    <w:rsid w:val="00DB2085"/>
    <w:rsid w:val="00DB209E"/>
    <w:rsid w:val="00DB41A2"/>
    <w:rsid w:val="00DB4765"/>
    <w:rsid w:val="00DB4A7A"/>
    <w:rsid w:val="00DB51A8"/>
    <w:rsid w:val="00DB55D3"/>
    <w:rsid w:val="00DB5E2F"/>
    <w:rsid w:val="00DB6A93"/>
    <w:rsid w:val="00DB6C37"/>
    <w:rsid w:val="00DB6C44"/>
    <w:rsid w:val="00DC020F"/>
    <w:rsid w:val="00DC2B2F"/>
    <w:rsid w:val="00DC2FA9"/>
    <w:rsid w:val="00DC32FB"/>
    <w:rsid w:val="00DC345A"/>
    <w:rsid w:val="00DC56F2"/>
    <w:rsid w:val="00DC5C36"/>
    <w:rsid w:val="00DC5E1A"/>
    <w:rsid w:val="00DC5E28"/>
    <w:rsid w:val="00DC64C0"/>
    <w:rsid w:val="00DC6658"/>
    <w:rsid w:val="00DC6A81"/>
    <w:rsid w:val="00DC6BCB"/>
    <w:rsid w:val="00DC769D"/>
    <w:rsid w:val="00DD081D"/>
    <w:rsid w:val="00DD08A7"/>
    <w:rsid w:val="00DD3189"/>
    <w:rsid w:val="00DD31B8"/>
    <w:rsid w:val="00DD3F4B"/>
    <w:rsid w:val="00DD44EC"/>
    <w:rsid w:val="00DD59B1"/>
    <w:rsid w:val="00DD6195"/>
    <w:rsid w:val="00DD745C"/>
    <w:rsid w:val="00DE0F92"/>
    <w:rsid w:val="00DE1783"/>
    <w:rsid w:val="00DE18E8"/>
    <w:rsid w:val="00DE2931"/>
    <w:rsid w:val="00DE3CAE"/>
    <w:rsid w:val="00DE3FDC"/>
    <w:rsid w:val="00DE715A"/>
    <w:rsid w:val="00DF02D5"/>
    <w:rsid w:val="00DF1035"/>
    <w:rsid w:val="00DF4394"/>
    <w:rsid w:val="00DF6876"/>
    <w:rsid w:val="00DF6A60"/>
    <w:rsid w:val="00DF764D"/>
    <w:rsid w:val="00E0061D"/>
    <w:rsid w:val="00E031C3"/>
    <w:rsid w:val="00E0473D"/>
    <w:rsid w:val="00E11AB2"/>
    <w:rsid w:val="00E1212E"/>
    <w:rsid w:val="00E13EBB"/>
    <w:rsid w:val="00E14C00"/>
    <w:rsid w:val="00E15088"/>
    <w:rsid w:val="00E15435"/>
    <w:rsid w:val="00E17409"/>
    <w:rsid w:val="00E20034"/>
    <w:rsid w:val="00E21E5C"/>
    <w:rsid w:val="00E21EFD"/>
    <w:rsid w:val="00E220CB"/>
    <w:rsid w:val="00E23022"/>
    <w:rsid w:val="00E23419"/>
    <w:rsid w:val="00E26544"/>
    <w:rsid w:val="00E268FB"/>
    <w:rsid w:val="00E2724D"/>
    <w:rsid w:val="00E30F3E"/>
    <w:rsid w:val="00E3234F"/>
    <w:rsid w:val="00E34A96"/>
    <w:rsid w:val="00E35A6D"/>
    <w:rsid w:val="00E36895"/>
    <w:rsid w:val="00E36E42"/>
    <w:rsid w:val="00E36FB5"/>
    <w:rsid w:val="00E427FE"/>
    <w:rsid w:val="00E45D85"/>
    <w:rsid w:val="00E46963"/>
    <w:rsid w:val="00E5078F"/>
    <w:rsid w:val="00E524F0"/>
    <w:rsid w:val="00E52ACF"/>
    <w:rsid w:val="00E52F4B"/>
    <w:rsid w:val="00E5402F"/>
    <w:rsid w:val="00E54663"/>
    <w:rsid w:val="00E54BCA"/>
    <w:rsid w:val="00E554A0"/>
    <w:rsid w:val="00E55D5A"/>
    <w:rsid w:val="00E562EC"/>
    <w:rsid w:val="00E56BA2"/>
    <w:rsid w:val="00E57177"/>
    <w:rsid w:val="00E57554"/>
    <w:rsid w:val="00E576BC"/>
    <w:rsid w:val="00E61086"/>
    <w:rsid w:val="00E6152F"/>
    <w:rsid w:val="00E634B6"/>
    <w:rsid w:val="00E6447B"/>
    <w:rsid w:val="00E64AD9"/>
    <w:rsid w:val="00E64F9F"/>
    <w:rsid w:val="00E6542B"/>
    <w:rsid w:val="00E656CA"/>
    <w:rsid w:val="00E6609A"/>
    <w:rsid w:val="00E6631F"/>
    <w:rsid w:val="00E711B6"/>
    <w:rsid w:val="00E726E6"/>
    <w:rsid w:val="00E72708"/>
    <w:rsid w:val="00E72970"/>
    <w:rsid w:val="00E81184"/>
    <w:rsid w:val="00E82AF5"/>
    <w:rsid w:val="00E82CAD"/>
    <w:rsid w:val="00E839BB"/>
    <w:rsid w:val="00E8408F"/>
    <w:rsid w:val="00E84888"/>
    <w:rsid w:val="00E8497C"/>
    <w:rsid w:val="00E84BC6"/>
    <w:rsid w:val="00E85C30"/>
    <w:rsid w:val="00E86049"/>
    <w:rsid w:val="00E87CAF"/>
    <w:rsid w:val="00E87EA6"/>
    <w:rsid w:val="00E91664"/>
    <w:rsid w:val="00E919CC"/>
    <w:rsid w:val="00E91B22"/>
    <w:rsid w:val="00E928CA"/>
    <w:rsid w:val="00E92935"/>
    <w:rsid w:val="00E94ACD"/>
    <w:rsid w:val="00E95DA1"/>
    <w:rsid w:val="00E961CC"/>
    <w:rsid w:val="00E963AB"/>
    <w:rsid w:val="00E9649F"/>
    <w:rsid w:val="00E96EB5"/>
    <w:rsid w:val="00E977BC"/>
    <w:rsid w:val="00EA017E"/>
    <w:rsid w:val="00EA07F8"/>
    <w:rsid w:val="00EA40EE"/>
    <w:rsid w:val="00EA4CC8"/>
    <w:rsid w:val="00EA6316"/>
    <w:rsid w:val="00EB155F"/>
    <w:rsid w:val="00EB47DB"/>
    <w:rsid w:val="00EB5220"/>
    <w:rsid w:val="00EB5CD6"/>
    <w:rsid w:val="00EB6287"/>
    <w:rsid w:val="00EB7B7C"/>
    <w:rsid w:val="00EC0482"/>
    <w:rsid w:val="00EC2D63"/>
    <w:rsid w:val="00EC3177"/>
    <w:rsid w:val="00EC3C72"/>
    <w:rsid w:val="00EC41BB"/>
    <w:rsid w:val="00EC4892"/>
    <w:rsid w:val="00EC59CD"/>
    <w:rsid w:val="00EC6FEE"/>
    <w:rsid w:val="00ED09F7"/>
    <w:rsid w:val="00ED1A61"/>
    <w:rsid w:val="00ED21D9"/>
    <w:rsid w:val="00ED26CB"/>
    <w:rsid w:val="00ED3C9D"/>
    <w:rsid w:val="00EE00D3"/>
    <w:rsid w:val="00EE0D95"/>
    <w:rsid w:val="00EE3315"/>
    <w:rsid w:val="00EE4B05"/>
    <w:rsid w:val="00EE588F"/>
    <w:rsid w:val="00EE798B"/>
    <w:rsid w:val="00EE7D02"/>
    <w:rsid w:val="00EF2D3B"/>
    <w:rsid w:val="00EF45E8"/>
    <w:rsid w:val="00EF4B00"/>
    <w:rsid w:val="00EF5B13"/>
    <w:rsid w:val="00EF66FC"/>
    <w:rsid w:val="00EF72B4"/>
    <w:rsid w:val="00EF72FC"/>
    <w:rsid w:val="00EF7E25"/>
    <w:rsid w:val="00F00789"/>
    <w:rsid w:val="00F00890"/>
    <w:rsid w:val="00F01DC2"/>
    <w:rsid w:val="00F02BF0"/>
    <w:rsid w:val="00F05037"/>
    <w:rsid w:val="00F068A6"/>
    <w:rsid w:val="00F10000"/>
    <w:rsid w:val="00F106D4"/>
    <w:rsid w:val="00F10EFE"/>
    <w:rsid w:val="00F11D2F"/>
    <w:rsid w:val="00F11F42"/>
    <w:rsid w:val="00F14854"/>
    <w:rsid w:val="00F15D01"/>
    <w:rsid w:val="00F16256"/>
    <w:rsid w:val="00F1738B"/>
    <w:rsid w:val="00F20605"/>
    <w:rsid w:val="00F23C98"/>
    <w:rsid w:val="00F24999"/>
    <w:rsid w:val="00F24D2F"/>
    <w:rsid w:val="00F25320"/>
    <w:rsid w:val="00F2619D"/>
    <w:rsid w:val="00F26B39"/>
    <w:rsid w:val="00F279E2"/>
    <w:rsid w:val="00F3186A"/>
    <w:rsid w:val="00F31914"/>
    <w:rsid w:val="00F32FE0"/>
    <w:rsid w:val="00F3396F"/>
    <w:rsid w:val="00F34A70"/>
    <w:rsid w:val="00F353AF"/>
    <w:rsid w:val="00F3753D"/>
    <w:rsid w:val="00F37D70"/>
    <w:rsid w:val="00F426A6"/>
    <w:rsid w:val="00F42DFF"/>
    <w:rsid w:val="00F4346A"/>
    <w:rsid w:val="00F45E5C"/>
    <w:rsid w:val="00F506D5"/>
    <w:rsid w:val="00F50810"/>
    <w:rsid w:val="00F50B4A"/>
    <w:rsid w:val="00F5146F"/>
    <w:rsid w:val="00F51DEE"/>
    <w:rsid w:val="00F524C4"/>
    <w:rsid w:val="00F52F50"/>
    <w:rsid w:val="00F55FD7"/>
    <w:rsid w:val="00F569FE"/>
    <w:rsid w:val="00F56BA1"/>
    <w:rsid w:val="00F575A5"/>
    <w:rsid w:val="00F57B34"/>
    <w:rsid w:val="00F60BF0"/>
    <w:rsid w:val="00F6186E"/>
    <w:rsid w:val="00F61CF1"/>
    <w:rsid w:val="00F62AB1"/>
    <w:rsid w:val="00F63CB5"/>
    <w:rsid w:val="00F66C1A"/>
    <w:rsid w:val="00F66E4C"/>
    <w:rsid w:val="00F71F18"/>
    <w:rsid w:val="00F72AE4"/>
    <w:rsid w:val="00F7345E"/>
    <w:rsid w:val="00F74C02"/>
    <w:rsid w:val="00F75DB8"/>
    <w:rsid w:val="00F76AC1"/>
    <w:rsid w:val="00F77E06"/>
    <w:rsid w:val="00F80489"/>
    <w:rsid w:val="00F80885"/>
    <w:rsid w:val="00F816B6"/>
    <w:rsid w:val="00F81F70"/>
    <w:rsid w:val="00F83A69"/>
    <w:rsid w:val="00F85111"/>
    <w:rsid w:val="00F85AC5"/>
    <w:rsid w:val="00F85B31"/>
    <w:rsid w:val="00F8731D"/>
    <w:rsid w:val="00F87A02"/>
    <w:rsid w:val="00F87ACD"/>
    <w:rsid w:val="00F91214"/>
    <w:rsid w:val="00F92E85"/>
    <w:rsid w:val="00F93F73"/>
    <w:rsid w:val="00F94C0C"/>
    <w:rsid w:val="00F95479"/>
    <w:rsid w:val="00FA064F"/>
    <w:rsid w:val="00FA237F"/>
    <w:rsid w:val="00FA3577"/>
    <w:rsid w:val="00FA3A69"/>
    <w:rsid w:val="00FA6DAA"/>
    <w:rsid w:val="00FA79E8"/>
    <w:rsid w:val="00FA7E55"/>
    <w:rsid w:val="00FA7F35"/>
    <w:rsid w:val="00FA7FE1"/>
    <w:rsid w:val="00FB0B04"/>
    <w:rsid w:val="00FB0C79"/>
    <w:rsid w:val="00FB197C"/>
    <w:rsid w:val="00FB2D11"/>
    <w:rsid w:val="00FB3384"/>
    <w:rsid w:val="00FB4D4E"/>
    <w:rsid w:val="00FB4D73"/>
    <w:rsid w:val="00FB59D3"/>
    <w:rsid w:val="00FB6D56"/>
    <w:rsid w:val="00FB73E9"/>
    <w:rsid w:val="00FC26D1"/>
    <w:rsid w:val="00FC316F"/>
    <w:rsid w:val="00FC3865"/>
    <w:rsid w:val="00FC3AF2"/>
    <w:rsid w:val="00FC4431"/>
    <w:rsid w:val="00FC44CB"/>
    <w:rsid w:val="00FC47F2"/>
    <w:rsid w:val="00FC5204"/>
    <w:rsid w:val="00FC626E"/>
    <w:rsid w:val="00FC7A43"/>
    <w:rsid w:val="00FD0BD2"/>
    <w:rsid w:val="00FD13EF"/>
    <w:rsid w:val="00FD1DD4"/>
    <w:rsid w:val="00FD40D7"/>
    <w:rsid w:val="00FD5DDC"/>
    <w:rsid w:val="00FD6FB7"/>
    <w:rsid w:val="00FE12B7"/>
    <w:rsid w:val="00FE1538"/>
    <w:rsid w:val="00FE2378"/>
    <w:rsid w:val="00FE29A1"/>
    <w:rsid w:val="00FE5186"/>
    <w:rsid w:val="00FE52AB"/>
    <w:rsid w:val="00FE6AF4"/>
    <w:rsid w:val="00FF153C"/>
    <w:rsid w:val="00FF243E"/>
    <w:rsid w:val="00FF4D91"/>
    <w:rsid w:val="00FF4E38"/>
    <w:rsid w:val="00FF5BC2"/>
    <w:rsid w:val="00FF7A06"/>
    <w:rsid w:val="00FF7B4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5C985"/>
  <w15:chartTrackingRefBased/>
  <w15:docId w15:val="{2F6CED5B-6DCA-4E3F-987B-8920C8CE3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3EBB"/>
    <w:pPr>
      <w:spacing w:line="480" w:lineRule="auto"/>
      <w:jc w:val="both"/>
    </w:pPr>
    <w:rPr>
      <w:rFonts w:ascii="Times New Roman" w:hAnsi="Times New Roman"/>
      <w:noProof/>
      <w:sz w:val="20"/>
      <w:lang w:val="en-US"/>
    </w:rPr>
  </w:style>
  <w:style w:type="paragraph" w:styleId="Heading1">
    <w:name w:val="heading 1"/>
    <w:basedOn w:val="Normal"/>
    <w:next w:val="Normal"/>
    <w:link w:val="Heading1Char"/>
    <w:uiPriority w:val="9"/>
    <w:qFormat/>
    <w:rsid w:val="00E13EBB"/>
    <w:pPr>
      <w:keepNext/>
      <w:keepLines/>
      <w:numPr>
        <w:numId w:val="1"/>
      </w:numPr>
      <w:spacing w:before="240" w:after="0" w:line="240" w:lineRule="auto"/>
      <w:ind w:left="284" w:hanging="284"/>
      <w:jc w:val="left"/>
      <w:outlineLvl w:val="0"/>
    </w:pPr>
    <w:rPr>
      <w:rFonts w:eastAsiaTheme="majorEastAsia" w:cs="Times New Roman"/>
      <w:color w:val="000000" w:themeColor="text1"/>
      <w:sz w:val="32"/>
      <w:szCs w:val="32"/>
      <w:lang w:val="en-CA"/>
    </w:rPr>
  </w:style>
  <w:style w:type="paragraph" w:styleId="Heading2">
    <w:name w:val="heading 2"/>
    <w:basedOn w:val="Normal"/>
    <w:next w:val="Normal"/>
    <w:link w:val="Heading2Char"/>
    <w:uiPriority w:val="9"/>
    <w:unhideWhenUsed/>
    <w:qFormat/>
    <w:rsid w:val="00E13EBB"/>
    <w:pPr>
      <w:keepNext/>
      <w:keepLines/>
      <w:numPr>
        <w:ilvl w:val="1"/>
        <w:numId w:val="1"/>
      </w:numPr>
      <w:spacing w:before="40" w:after="0"/>
      <w:ind w:left="851" w:hanging="567"/>
      <w:outlineLvl w:val="1"/>
    </w:pPr>
    <w:rPr>
      <w:rFonts w:eastAsiaTheme="majorEastAsia" w:cs="Times New Roman"/>
      <w:color w:val="000000" w:themeColor="text1"/>
      <w:sz w:val="26"/>
      <w:szCs w:val="26"/>
      <w:lang w:val="en-CA"/>
    </w:rPr>
  </w:style>
  <w:style w:type="paragraph" w:styleId="Heading3">
    <w:name w:val="heading 3"/>
    <w:basedOn w:val="Normal"/>
    <w:next w:val="Normal"/>
    <w:link w:val="Heading3Char"/>
    <w:uiPriority w:val="9"/>
    <w:unhideWhenUsed/>
    <w:qFormat/>
    <w:rsid w:val="00E13EBB"/>
    <w:pPr>
      <w:keepNext/>
      <w:keepLines/>
      <w:numPr>
        <w:ilvl w:val="2"/>
        <w:numId w:val="1"/>
      </w:numPr>
      <w:spacing w:before="40" w:after="0"/>
      <w:outlineLvl w:val="2"/>
    </w:pPr>
    <w:rPr>
      <w:rFonts w:eastAsiaTheme="majorEastAsia" w:cs="Times New Roman"/>
      <w:i/>
      <w:color w:val="000000" w:themeColor="text1"/>
      <w:sz w:val="24"/>
      <w:szCs w:val="24"/>
    </w:rPr>
  </w:style>
  <w:style w:type="paragraph" w:styleId="Heading4">
    <w:name w:val="heading 4"/>
    <w:basedOn w:val="Normal"/>
    <w:next w:val="Normal"/>
    <w:link w:val="Heading4Char"/>
    <w:uiPriority w:val="9"/>
    <w:semiHidden/>
    <w:unhideWhenUsed/>
    <w:qFormat/>
    <w:rsid w:val="00014EC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14EC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14EC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14EC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14EC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4EC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277F39"/>
    <w:pPr>
      <w:spacing w:after="0" w:line="240" w:lineRule="auto"/>
    </w:pPr>
  </w:style>
  <w:style w:type="character" w:styleId="LineNumber">
    <w:name w:val="line number"/>
    <w:basedOn w:val="DefaultParagraphFont"/>
    <w:uiPriority w:val="99"/>
    <w:semiHidden/>
    <w:unhideWhenUsed/>
    <w:rsid w:val="00277F39"/>
  </w:style>
  <w:style w:type="character" w:customStyle="1" w:styleId="Heading1Char">
    <w:name w:val="Heading 1 Char"/>
    <w:basedOn w:val="DefaultParagraphFont"/>
    <w:link w:val="Heading1"/>
    <w:uiPriority w:val="9"/>
    <w:rsid w:val="00E13EBB"/>
    <w:rPr>
      <w:rFonts w:ascii="Times New Roman" w:eastAsiaTheme="majorEastAsia" w:hAnsi="Times New Roman" w:cs="Times New Roman"/>
      <w:noProof/>
      <w:color w:val="000000" w:themeColor="text1"/>
      <w:sz w:val="32"/>
      <w:szCs w:val="32"/>
    </w:rPr>
  </w:style>
  <w:style w:type="character" w:customStyle="1" w:styleId="Heading2Char">
    <w:name w:val="Heading 2 Char"/>
    <w:basedOn w:val="DefaultParagraphFont"/>
    <w:link w:val="Heading2"/>
    <w:uiPriority w:val="9"/>
    <w:rsid w:val="00E13EBB"/>
    <w:rPr>
      <w:rFonts w:ascii="Times New Roman" w:eastAsiaTheme="majorEastAsia" w:hAnsi="Times New Roman" w:cs="Times New Roman"/>
      <w:noProof/>
      <w:color w:val="000000" w:themeColor="text1"/>
      <w:sz w:val="26"/>
      <w:szCs w:val="26"/>
    </w:rPr>
  </w:style>
  <w:style w:type="character" w:customStyle="1" w:styleId="Heading3Char">
    <w:name w:val="Heading 3 Char"/>
    <w:basedOn w:val="DefaultParagraphFont"/>
    <w:link w:val="Heading3"/>
    <w:uiPriority w:val="9"/>
    <w:rsid w:val="00E13EBB"/>
    <w:rPr>
      <w:rFonts w:ascii="Times New Roman" w:eastAsiaTheme="majorEastAsia" w:hAnsi="Times New Roman" w:cs="Times New Roman"/>
      <w:i/>
      <w:noProof/>
      <w:color w:val="000000" w:themeColor="text1"/>
      <w:sz w:val="24"/>
      <w:szCs w:val="24"/>
      <w:lang w:val="en-US"/>
    </w:rPr>
  </w:style>
  <w:style w:type="character" w:customStyle="1" w:styleId="Heading4Char">
    <w:name w:val="Heading 4 Char"/>
    <w:basedOn w:val="DefaultParagraphFont"/>
    <w:link w:val="Heading4"/>
    <w:uiPriority w:val="9"/>
    <w:semiHidden/>
    <w:rsid w:val="00014EC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14EC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14EC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14EC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14EC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4EC7"/>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A84359"/>
    <w:rPr>
      <w:sz w:val="16"/>
      <w:szCs w:val="16"/>
    </w:rPr>
  </w:style>
  <w:style w:type="paragraph" w:styleId="CommentText">
    <w:name w:val="annotation text"/>
    <w:basedOn w:val="Normal"/>
    <w:link w:val="CommentTextChar"/>
    <w:uiPriority w:val="99"/>
    <w:unhideWhenUsed/>
    <w:rsid w:val="00A84359"/>
    <w:pPr>
      <w:spacing w:line="240" w:lineRule="auto"/>
    </w:pPr>
    <w:rPr>
      <w:szCs w:val="20"/>
    </w:rPr>
  </w:style>
  <w:style w:type="character" w:customStyle="1" w:styleId="CommentTextChar">
    <w:name w:val="Comment Text Char"/>
    <w:basedOn w:val="DefaultParagraphFont"/>
    <w:link w:val="CommentText"/>
    <w:uiPriority w:val="99"/>
    <w:rsid w:val="00A84359"/>
    <w:rPr>
      <w:sz w:val="20"/>
      <w:szCs w:val="20"/>
    </w:rPr>
  </w:style>
  <w:style w:type="paragraph" w:styleId="CommentSubject">
    <w:name w:val="annotation subject"/>
    <w:basedOn w:val="CommentText"/>
    <w:next w:val="CommentText"/>
    <w:link w:val="CommentSubjectChar"/>
    <w:uiPriority w:val="99"/>
    <w:semiHidden/>
    <w:unhideWhenUsed/>
    <w:rsid w:val="00A84359"/>
    <w:rPr>
      <w:b/>
      <w:bCs/>
    </w:rPr>
  </w:style>
  <w:style w:type="character" w:customStyle="1" w:styleId="CommentSubjectChar">
    <w:name w:val="Comment Subject Char"/>
    <w:basedOn w:val="CommentTextChar"/>
    <w:link w:val="CommentSubject"/>
    <w:uiPriority w:val="99"/>
    <w:semiHidden/>
    <w:rsid w:val="00A84359"/>
    <w:rPr>
      <w:b/>
      <w:bCs/>
      <w:sz w:val="20"/>
      <w:szCs w:val="20"/>
    </w:rPr>
  </w:style>
  <w:style w:type="paragraph" w:styleId="BalloonText">
    <w:name w:val="Balloon Text"/>
    <w:basedOn w:val="Normal"/>
    <w:link w:val="BalloonTextChar"/>
    <w:uiPriority w:val="99"/>
    <w:semiHidden/>
    <w:unhideWhenUsed/>
    <w:rsid w:val="00A843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4359"/>
    <w:rPr>
      <w:rFonts w:ascii="Segoe UI" w:hAnsi="Segoe UI" w:cs="Segoe UI"/>
      <w:sz w:val="18"/>
      <w:szCs w:val="18"/>
    </w:rPr>
  </w:style>
  <w:style w:type="paragraph" w:styleId="Bibliography">
    <w:name w:val="Bibliography"/>
    <w:basedOn w:val="Normal"/>
    <w:next w:val="Normal"/>
    <w:uiPriority w:val="37"/>
    <w:unhideWhenUsed/>
    <w:rsid w:val="00AC2704"/>
    <w:pPr>
      <w:spacing w:after="0" w:line="240" w:lineRule="auto"/>
      <w:ind w:left="720" w:hanging="720"/>
    </w:pPr>
  </w:style>
  <w:style w:type="paragraph" w:styleId="Header">
    <w:name w:val="header"/>
    <w:basedOn w:val="Normal"/>
    <w:link w:val="HeaderChar"/>
    <w:uiPriority w:val="99"/>
    <w:unhideWhenUsed/>
    <w:rsid w:val="004B07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079C"/>
  </w:style>
  <w:style w:type="paragraph" w:styleId="Footer">
    <w:name w:val="footer"/>
    <w:basedOn w:val="Normal"/>
    <w:link w:val="FooterChar"/>
    <w:uiPriority w:val="99"/>
    <w:unhideWhenUsed/>
    <w:rsid w:val="004B07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79C"/>
  </w:style>
  <w:style w:type="paragraph" w:styleId="ListParagraph">
    <w:name w:val="List Paragraph"/>
    <w:basedOn w:val="Normal"/>
    <w:uiPriority w:val="34"/>
    <w:qFormat/>
    <w:rsid w:val="00346B60"/>
    <w:pPr>
      <w:ind w:left="720"/>
      <w:contextualSpacing/>
    </w:pPr>
  </w:style>
  <w:style w:type="paragraph" w:styleId="Caption">
    <w:name w:val="caption"/>
    <w:basedOn w:val="Normal"/>
    <w:next w:val="Normal"/>
    <w:uiPriority w:val="35"/>
    <w:unhideWhenUsed/>
    <w:qFormat/>
    <w:rsid w:val="00614492"/>
    <w:pPr>
      <w:spacing w:after="200" w:line="240" w:lineRule="auto"/>
    </w:pPr>
    <w:rPr>
      <w:rFonts w:ascii="Calibri" w:hAnsi="Calibri" w:cs="Calibri"/>
      <w:i/>
      <w:iCs/>
      <w:noProof w:val="0"/>
      <w:color w:val="767171" w:themeColor="background2" w:themeShade="80"/>
      <w:sz w:val="18"/>
      <w:szCs w:val="18"/>
      <w:lang w:val="en-CA"/>
    </w:rPr>
  </w:style>
  <w:style w:type="table" w:styleId="TableGrid">
    <w:name w:val="Table Grid"/>
    <w:basedOn w:val="TableNormal"/>
    <w:uiPriority w:val="39"/>
    <w:rsid w:val="004F33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B0B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0B04"/>
    <w:rPr>
      <w:rFonts w:asciiTheme="majorHAnsi" w:eastAsiaTheme="majorEastAsia" w:hAnsiTheme="majorHAnsi" w:cstheme="majorBidi"/>
      <w:noProof/>
      <w:spacing w:val="-10"/>
      <w:kern w:val="28"/>
      <w:sz w:val="56"/>
      <w:szCs w:val="56"/>
      <w:lang w:val="en-US"/>
    </w:rPr>
  </w:style>
  <w:style w:type="character" w:styleId="Emphasis">
    <w:name w:val="Emphasis"/>
    <w:basedOn w:val="DefaultParagraphFont"/>
    <w:uiPriority w:val="20"/>
    <w:qFormat/>
    <w:rsid w:val="00EF5B13"/>
    <w:rPr>
      <w:i/>
      <w:iCs/>
    </w:rPr>
  </w:style>
  <w:style w:type="character" w:styleId="PlaceholderText">
    <w:name w:val="Placeholder Text"/>
    <w:basedOn w:val="DefaultParagraphFont"/>
    <w:uiPriority w:val="99"/>
    <w:semiHidden/>
    <w:rsid w:val="008B7DA8"/>
    <w:rPr>
      <w:color w:val="808080"/>
    </w:rPr>
  </w:style>
  <w:style w:type="character" w:styleId="Hyperlink">
    <w:name w:val="Hyperlink"/>
    <w:basedOn w:val="DefaultParagraphFont"/>
    <w:uiPriority w:val="99"/>
    <w:unhideWhenUsed/>
    <w:rsid w:val="00BF179C"/>
    <w:rPr>
      <w:color w:val="0000FF"/>
      <w:u w:val="single"/>
    </w:rPr>
  </w:style>
  <w:style w:type="character" w:styleId="UnresolvedMention">
    <w:name w:val="Unresolved Mention"/>
    <w:basedOn w:val="DefaultParagraphFont"/>
    <w:uiPriority w:val="99"/>
    <w:semiHidden/>
    <w:unhideWhenUsed/>
    <w:rsid w:val="000918D9"/>
    <w:rPr>
      <w:color w:val="605E5C"/>
      <w:shd w:val="clear" w:color="auto" w:fill="E1DFDD"/>
    </w:rPr>
  </w:style>
  <w:style w:type="character" w:styleId="FollowedHyperlink">
    <w:name w:val="FollowedHyperlink"/>
    <w:basedOn w:val="DefaultParagraphFont"/>
    <w:uiPriority w:val="99"/>
    <w:semiHidden/>
    <w:unhideWhenUsed/>
    <w:rsid w:val="00195CFC"/>
    <w:rPr>
      <w:color w:val="954F72" w:themeColor="followedHyperlink"/>
      <w:u w:val="single"/>
    </w:rPr>
  </w:style>
  <w:style w:type="paragraph" w:customStyle="1" w:styleId="TableText">
    <w:name w:val="Table Text"/>
    <w:basedOn w:val="Normal"/>
    <w:qFormat/>
    <w:rsid w:val="00B23BFC"/>
    <w:pPr>
      <w:spacing w:after="0" w:line="240" w:lineRule="auto"/>
      <w:jc w:val="left"/>
    </w:pPr>
    <w:rPr>
      <w:rFonts w:ascii="Calibri" w:eastAsia="Times New Roman" w:hAnsi="Calibri" w:cs="Calibri"/>
      <w:noProof w:val="0"/>
      <w:color w:val="000000"/>
      <w:sz w:val="18"/>
      <w:szCs w:val="18"/>
      <w:lang w:val="en-CA"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98613">
      <w:bodyDiv w:val="1"/>
      <w:marLeft w:val="0"/>
      <w:marRight w:val="0"/>
      <w:marTop w:val="0"/>
      <w:marBottom w:val="0"/>
      <w:divBdr>
        <w:top w:val="none" w:sz="0" w:space="0" w:color="auto"/>
        <w:left w:val="none" w:sz="0" w:space="0" w:color="auto"/>
        <w:bottom w:val="none" w:sz="0" w:space="0" w:color="auto"/>
        <w:right w:val="none" w:sz="0" w:space="0" w:color="auto"/>
      </w:divBdr>
    </w:div>
    <w:div w:id="79837926">
      <w:bodyDiv w:val="1"/>
      <w:marLeft w:val="0"/>
      <w:marRight w:val="0"/>
      <w:marTop w:val="0"/>
      <w:marBottom w:val="0"/>
      <w:divBdr>
        <w:top w:val="none" w:sz="0" w:space="0" w:color="auto"/>
        <w:left w:val="none" w:sz="0" w:space="0" w:color="auto"/>
        <w:bottom w:val="none" w:sz="0" w:space="0" w:color="auto"/>
        <w:right w:val="none" w:sz="0" w:space="0" w:color="auto"/>
      </w:divBdr>
    </w:div>
    <w:div w:id="210196580">
      <w:bodyDiv w:val="1"/>
      <w:marLeft w:val="0"/>
      <w:marRight w:val="0"/>
      <w:marTop w:val="0"/>
      <w:marBottom w:val="0"/>
      <w:divBdr>
        <w:top w:val="none" w:sz="0" w:space="0" w:color="auto"/>
        <w:left w:val="none" w:sz="0" w:space="0" w:color="auto"/>
        <w:bottom w:val="none" w:sz="0" w:space="0" w:color="auto"/>
        <w:right w:val="none" w:sz="0" w:space="0" w:color="auto"/>
      </w:divBdr>
    </w:div>
    <w:div w:id="268590366">
      <w:bodyDiv w:val="1"/>
      <w:marLeft w:val="0"/>
      <w:marRight w:val="0"/>
      <w:marTop w:val="0"/>
      <w:marBottom w:val="0"/>
      <w:divBdr>
        <w:top w:val="none" w:sz="0" w:space="0" w:color="auto"/>
        <w:left w:val="none" w:sz="0" w:space="0" w:color="auto"/>
        <w:bottom w:val="none" w:sz="0" w:space="0" w:color="auto"/>
        <w:right w:val="none" w:sz="0" w:space="0" w:color="auto"/>
      </w:divBdr>
    </w:div>
    <w:div w:id="290944194">
      <w:bodyDiv w:val="1"/>
      <w:marLeft w:val="0"/>
      <w:marRight w:val="0"/>
      <w:marTop w:val="0"/>
      <w:marBottom w:val="0"/>
      <w:divBdr>
        <w:top w:val="none" w:sz="0" w:space="0" w:color="auto"/>
        <w:left w:val="none" w:sz="0" w:space="0" w:color="auto"/>
        <w:bottom w:val="none" w:sz="0" w:space="0" w:color="auto"/>
        <w:right w:val="none" w:sz="0" w:space="0" w:color="auto"/>
      </w:divBdr>
    </w:div>
    <w:div w:id="349795161">
      <w:bodyDiv w:val="1"/>
      <w:marLeft w:val="0"/>
      <w:marRight w:val="0"/>
      <w:marTop w:val="0"/>
      <w:marBottom w:val="0"/>
      <w:divBdr>
        <w:top w:val="none" w:sz="0" w:space="0" w:color="auto"/>
        <w:left w:val="none" w:sz="0" w:space="0" w:color="auto"/>
        <w:bottom w:val="none" w:sz="0" w:space="0" w:color="auto"/>
        <w:right w:val="none" w:sz="0" w:space="0" w:color="auto"/>
      </w:divBdr>
    </w:div>
    <w:div w:id="437411128">
      <w:bodyDiv w:val="1"/>
      <w:marLeft w:val="0"/>
      <w:marRight w:val="0"/>
      <w:marTop w:val="0"/>
      <w:marBottom w:val="0"/>
      <w:divBdr>
        <w:top w:val="none" w:sz="0" w:space="0" w:color="auto"/>
        <w:left w:val="none" w:sz="0" w:space="0" w:color="auto"/>
        <w:bottom w:val="none" w:sz="0" w:space="0" w:color="auto"/>
        <w:right w:val="none" w:sz="0" w:space="0" w:color="auto"/>
      </w:divBdr>
    </w:div>
    <w:div w:id="452099942">
      <w:bodyDiv w:val="1"/>
      <w:marLeft w:val="0"/>
      <w:marRight w:val="0"/>
      <w:marTop w:val="0"/>
      <w:marBottom w:val="0"/>
      <w:divBdr>
        <w:top w:val="none" w:sz="0" w:space="0" w:color="auto"/>
        <w:left w:val="none" w:sz="0" w:space="0" w:color="auto"/>
        <w:bottom w:val="none" w:sz="0" w:space="0" w:color="auto"/>
        <w:right w:val="none" w:sz="0" w:space="0" w:color="auto"/>
      </w:divBdr>
    </w:div>
    <w:div w:id="740566396">
      <w:bodyDiv w:val="1"/>
      <w:marLeft w:val="0"/>
      <w:marRight w:val="0"/>
      <w:marTop w:val="0"/>
      <w:marBottom w:val="0"/>
      <w:divBdr>
        <w:top w:val="none" w:sz="0" w:space="0" w:color="auto"/>
        <w:left w:val="none" w:sz="0" w:space="0" w:color="auto"/>
        <w:bottom w:val="none" w:sz="0" w:space="0" w:color="auto"/>
        <w:right w:val="none" w:sz="0" w:space="0" w:color="auto"/>
      </w:divBdr>
    </w:div>
    <w:div w:id="791896257">
      <w:bodyDiv w:val="1"/>
      <w:marLeft w:val="0"/>
      <w:marRight w:val="0"/>
      <w:marTop w:val="0"/>
      <w:marBottom w:val="0"/>
      <w:divBdr>
        <w:top w:val="none" w:sz="0" w:space="0" w:color="auto"/>
        <w:left w:val="none" w:sz="0" w:space="0" w:color="auto"/>
        <w:bottom w:val="none" w:sz="0" w:space="0" w:color="auto"/>
        <w:right w:val="none" w:sz="0" w:space="0" w:color="auto"/>
      </w:divBdr>
    </w:div>
    <w:div w:id="799956554">
      <w:bodyDiv w:val="1"/>
      <w:marLeft w:val="0"/>
      <w:marRight w:val="0"/>
      <w:marTop w:val="0"/>
      <w:marBottom w:val="0"/>
      <w:divBdr>
        <w:top w:val="none" w:sz="0" w:space="0" w:color="auto"/>
        <w:left w:val="none" w:sz="0" w:space="0" w:color="auto"/>
        <w:bottom w:val="none" w:sz="0" w:space="0" w:color="auto"/>
        <w:right w:val="none" w:sz="0" w:space="0" w:color="auto"/>
      </w:divBdr>
    </w:div>
    <w:div w:id="866913180">
      <w:bodyDiv w:val="1"/>
      <w:marLeft w:val="0"/>
      <w:marRight w:val="0"/>
      <w:marTop w:val="0"/>
      <w:marBottom w:val="0"/>
      <w:divBdr>
        <w:top w:val="none" w:sz="0" w:space="0" w:color="auto"/>
        <w:left w:val="none" w:sz="0" w:space="0" w:color="auto"/>
        <w:bottom w:val="none" w:sz="0" w:space="0" w:color="auto"/>
        <w:right w:val="none" w:sz="0" w:space="0" w:color="auto"/>
      </w:divBdr>
    </w:div>
    <w:div w:id="1049457951">
      <w:bodyDiv w:val="1"/>
      <w:marLeft w:val="0"/>
      <w:marRight w:val="0"/>
      <w:marTop w:val="0"/>
      <w:marBottom w:val="0"/>
      <w:divBdr>
        <w:top w:val="none" w:sz="0" w:space="0" w:color="auto"/>
        <w:left w:val="none" w:sz="0" w:space="0" w:color="auto"/>
        <w:bottom w:val="none" w:sz="0" w:space="0" w:color="auto"/>
        <w:right w:val="none" w:sz="0" w:space="0" w:color="auto"/>
      </w:divBdr>
    </w:div>
    <w:div w:id="1091704863">
      <w:bodyDiv w:val="1"/>
      <w:marLeft w:val="0"/>
      <w:marRight w:val="0"/>
      <w:marTop w:val="0"/>
      <w:marBottom w:val="0"/>
      <w:divBdr>
        <w:top w:val="none" w:sz="0" w:space="0" w:color="auto"/>
        <w:left w:val="none" w:sz="0" w:space="0" w:color="auto"/>
        <w:bottom w:val="none" w:sz="0" w:space="0" w:color="auto"/>
        <w:right w:val="none" w:sz="0" w:space="0" w:color="auto"/>
      </w:divBdr>
    </w:div>
    <w:div w:id="1220705045">
      <w:bodyDiv w:val="1"/>
      <w:marLeft w:val="0"/>
      <w:marRight w:val="0"/>
      <w:marTop w:val="0"/>
      <w:marBottom w:val="0"/>
      <w:divBdr>
        <w:top w:val="none" w:sz="0" w:space="0" w:color="auto"/>
        <w:left w:val="none" w:sz="0" w:space="0" w:color="auto"/>
        <w:bottom w:val="none" w:sz="0" w:space="0" w:color="auto"/>
        <w:right w:val="none" w:sz="0" w:space="0" w:color="auto"/>
      </w:divBdr>
    </w:div>
    <w:div w:id="1365667868">
      <w:bodyDiv w:val="1"/>
      <w:marLeft w:val="0"/>
      <w:marRight w:val="0"/>
      <w:marTop w:val="0"/>
      <w:marBottom w:val="0"/>
      <w:divBdr>
        <w:top w:val="none" w:sz="0" w:space="0" w:color="auto"/>
        <w:left w:val="none" w:sz="0" w:space="0" w:color="auto"/>
        <w:bottom w:val="none" w:sz="0" w:space="0" w:color="auto"/>
        <w:right w:val="none" w:sz="0" w:space="0" w:color="auto"/>
      </w:divBdr>
    </w:div>
    <w:div w:id="1542937641">
      <w:bodyDiv w:val="1"/>
      <w:marLeft w:val="0"/>
      <w:marRight w:val="0"/>
      <w:marTop w:val="0"/>
      <w:marBottom w:val="0"/>
      <w:divBdr>
        <w:top w:val="none" w:sz="0" w:space="0" w:color="auto"/>
        <w:left w:val="none" w:sz="0" w:space="0" w:color="auto"/>
        <w:bottom w:val="none" w:sz="0" w:space="0" w:color="auto"/>
        <w:right w:val="none" w:sz="0" w:space="0" w:color="auto"/>
      </w:divBdr>
    </w:div>
    <w:div w:id="1546018868">
      <w:bodyDiv w:val="1"/>
      <w:marLeft w:val="0"/>
      <w:marRight w:val="0"/>
      <w:marTop w:val="0"/>
      <w:marBottom w:val="0"/>
      <w:divBdr>
        <w:top w:val="none" w:sz="0" w:space="0" w:color="auto"/>
        <w:left w:val="none" w:sz="0" w:space="0" w:color="auto"/>
        <w:bottom w:val="none" w:sz="0" w:space="0" w:color="auto"/>
        <w:right w:val="none" w:sz="0" w:space="0" w:color="auto"/>
      </w:divBdr>
      <w:divsChild>
        <w:div w:id="657467444">
          <w:marLeft w:val="0"/>
          <w:marRight w:val="0"/>
          <w:marTop w:val="0"/>
          <w:marBottom w:val="0"/>
          <w:divBdr>
            <w:top w:val="none" w:sz="0" w:space="0" w:color="auto"/>
            <w:left w:val="none" w:sz="0" w:space="0" w:color="auto"/>
            <w:bottom w:val="none" w:sz="0" w:space="0" w:color="auto"/>
            <w:right w:val="none" w:sz="0" w:space="0" w:color="auto"/>
          </w:divBdr>
        </w:div>
      </w:divsChild>
    </w:div>
    <w:div w:id="1777408847">
      <w:bodyDiv w:val="1"/>
      <w:marLeft w:val="0"/>
      <w:marRight w:val="0"/>
      <w:marTop w:val="0"/>
      <w:marBottom w:val="0"/>
      <w:divBdr>
        <w:top w:val="none" w:sz="0" w:space="0" w:color="auto"/>
        <w:left w:val="none" w:sz="0" w:space="0" w:color="auto"/>
        <w:bottom w:val="none" w:sz="0" w:space="0" w:color="auto"/>
        <w:right w:val="none" w:sz="0" w:space="0" w:color="auto"/>
      </w:divBdr>
    </w:div>
    <w:div w:id="1808817345">
      <w:bodyDiv w:val="1"/>
      <w:marLeft w:val="0"/>
      <w:marRight w:val="0"/>
      <w:marTop w:val="0"/>
      <w:marBottom w:val="0"/>
      <w:divBdr>
        <w:top w:val="none" w:sz="0" w:space="0" w:color="auto"/>
        <w:left w:val="none" w:sz="0" w:space="0" w:color="auto"/>
        <w:bottom w:val="none" w:sz="0" w:space="0" w:color="auto"/>
        <w:right w:val="none" w:sz="0" w:space="0" w:color="auto"/>
      </w:divBdr>
    </w:div>
    <w:div w:id="1883246931">
      <w:bodyDiv w:val="1"/>
      <w:marLeft w:val="0"/>
      <w:marRight w:val="0"/>
      <w:marTop w:val="0"/>
      <w:marBottom w:val="0"/>
      <w:divBdr>
        <w:top w:val="none" w:sz="0" w:space="0" w:color="auto"/>
        <w:left w:val="none" w:sz="0" w:space="0" w:color="auto"/>
        <w:bottom w:val="none" w:sz="0" w:space="0" w:color="auto"/>
        <w:right w:val="none" w:sz="0" w:space="0" w:color="auto"/>
      </w:divBdr>
    </w:div>
    <w:div w:id="2001998548">
      <w:bodyDiv w:val="1"/>
      <w:marLeft w:val="0"/>
      <w:marRight w:val="0"/>
      <w:marTop w:val="0"/>
      <w:marBottom w:val="0"/>
      <w:divBdr>
        <w:top w:val="none" w:sz="0" w:space="0" w:color="auto"/>
        <w:left w:val="none" w:sz="0" w:space="0" w:color="auto"/>
        <w:bottom w:val="none" w:sz="0" w:space="0" w:color="auto"/>
        <w:right w:val="none" w:sz="0" w:space="0" w:color="auto"/>
      </w:divBdr>
    </w:div>
    <w:div w:id="2022509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Mar17</b:Tag>
    <b:SourceType>JournalArticle</b:SourceType>
    <b:Guid>{BB7BB302-5003-5045-99CB-66EAD76CAA79}</b:Guid>
    <b:Title>Marsh Recession and Erosion study of the Fraser Delta, B.C., Canada from Historic Satellite Imagery</b:Title>
    <b:Publisher>Delft University of Technology</b:Publisher>
    <b:Year>2017</b:Year>
    <b:Author>
      <b:Author>
        <b:NameList>
          <b:Person>
            <b:Last>Marijnissen</b:Last>
            <b:First>Richard</b:First>
          </b:Person>
          <b:Person>
            <b:Last>Aarninkhof</b:Last>
            <b:First>Stefan</b:First>
          </b:Person>
        </b:NameList>
      </b:Author>
    </b:Author>
    <b:JournalName>Communications on Hydraulic and Geotechnical Engineering</b:JournalName>
    <b:Volume>2017-1</b:Volume>
    <b:Issue>1</b:Issue>
    <b:RefOrder>11</b:RefOrder>
  </b:Source>
</b:Sources>
</file>

<file path=customXml/itemProps1.xml><?xml version="1.0" encoding="utf-8"?>
<ds:datastoreItem xmlns:ds="http://schemas.openxmlformats.org/officeDocument/2006/customXml" ds:itemID="{C826A651-A775-4FEA-89D9-9B40E2BB1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2663</TotalTime>
  <Pages>35</Pages>
  <Words>56582</Words>
  <Characters>322520</Characters>
  <Application>Microsoft Office Word</Application>
  <DocSecurity>0</DocSecurity>
  <Lines>2687</Lines>
  <Paragraphs>756</Paragraphs>
  <ScaleCrop>false</ScaleCrop>
  <HeadingPairs>
    <vt:vector size="2" baseType="variant">
      <vt:variant>
        <vt:lpstr>Title</vt:lpstr>
      </vt:variant>
      <vt:variant>
        <vt:i4>1</vt:i4>
      </vt:variant>
    </vt:vector>
  </HeadingPairs>
  <TitlesOfParts>
    <vt:vector size="1" baseType="lpstr">
      <vt:lpstr>Undetected but widespread: the cryptic invasion of non-native cattail (Typha spp.) in a Pacific Northwest estuary</vt:lpstr>
    </vt:vector>
  </TitlesOfParts>
  <Manager/>
  <Company/>
  <LinksUpToDate>false</LinksUpToDate>
  <CharactersWithSpaces>378346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Undetected but widespread: the cryptic invasion of non-native cattail (Typha spp.) in a Pacific Northwest estuary</dc:title>
  <dc:subject/>
  <dc:creator>Stewart, Daniel; Hood, W. Gregory, Martin, Tara G.</dc:creator>
  <cp:keywords/>
  <dc:description/>
  <cp:lastModifiedBy>Daniel Stewart</cp:lastModifiedBy>
  <cp:revision>42</cp:revision>
  <dcterms:created xsi:type="dcterms:W3CDTF">2022-03-17T21:16:00Z</dcterms:created>
  <dcterms:modified xsi:type="dcterms:W3CDTF">2022-04-02T04:06:00Z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zotero-version="6.0.3"&gt;&lt;session id="4LsnhJz1"/&gt;&lt;style id="http://www.zotero.org/styles/conservation-biology" hasBibliography="1" bibliographyStyleHasBeenSet="1"/&gt;&lt;prefs&gt;&lt;pref name="fieldType" value="Field"/&gt;&lt;/prefs&gt;&lt;/data&gt;</vt:lpwstr>
  </property>
  <property fmtid="{D5CDD505-2E9C-101B-9397-08002B2CF9AE}" pid="3" name="ZOTERO_BREF_ZwCAYia5eXGg_1">
    <vt:lpwstr>ZOTERO_ITEM CSL_CITATION {"citationID":"v0NVvW6M","properties":{"formattedCitation":"(Blackburn et al. 2019)","plainCitation":"(Blackburn et al. 2019)","noteIndex":0},"citationItems":[{"id":433,"uris":["http://zotero.org/users/6112721/items/S4XEFID4"],"ur</vt:lpwstr>
  </property>
  <property fmtid="{D5CDD505-2E9C-101B-9397-08002B2CF9AE}" pid="4" name="ZOTERO_BREF_ZwCAYia5eXGg_2">
    <vt:lpwstr>i":["http://zotero.org/users/6112721/items/S4XEFID4"],"itemData":{"id":433,"type":"article-journal","title":"Alien versus native species as drivers of recent extinctions","container-title":"Frontiers in Ecology and the Environment","page":"203-207","volum</vt:lpwstr>
  </property>
  <property fmtid="{D5CDD505-2E9C-101B-9397-08002B2CF9AE}" pid="5" name="ZOTERO_BREF_ZwCAYia5eXGg_3">
    <vt:lpwstr>e":"17","issue":"4","source":"Wiley Online Library","abstract":"Native plants and animals can rapidly become superabundant and dominate ecosystems, leading to claims that native species are no less likely than alien species to cause environmental damage, </vt:lpwstr>
  </property>
  <property fmtid="{D5CDD505-2E9C-101B-9397-08002B2CF9AE}" pid="6" name="ZOTERO_BREF_ZwCAYia5eXGg_4">
    <vt:lpwstr>including biodiversity loss. We compared how frequently alien and native species have been implicated as drivers of recent extinctions in a comprehensive global database, the 2017 International Union for Conservation of Nature (IUCN) Red List of Threatene</vt:lpwstr>
  </property>
  <property fmtid="{D5CDD505-2E9C-101B-9397-08002B2CF9AE}" pid="7" name="ZOTERO_BREF_ZwCAYia5eXGg_5">
    <vt:lpwstr>d Species. Alien species were considered to be a contributing cause of 25% of plant extinctions and 33% of animal extinctions, whereas native species were implicated in less than 5% and 3% of plant and animal extinctions, respectively. When listed as a pu</vt:lpwstr>
  </property>
  <property fmtid="{D5CDD505-2E9C-101B-9397-08002B2CF9AE}" pid="8" name="ZOTERO_BREF_ZwCAYia5eXGg_6">
    <vt:lpwstr>tative driver of recent extinctions, native species were more often associated with other extinction drivers than were alien species. Our results offer additional evidence that the biogeographic origin, and hence evolutionary history, of a species are det</vt:lpwstr>
  </property>
  <property fmtid="{D5CDD505-2E9C-101B-9397-08002B2CF9AE}" pid="9" name="ZOTERO_BREF_ZwCAYia5eXGg_7">
    <vt:lpwstr>ermining factors of its potential to cause disruptive environmental impacts.","DOI":"10.1002/fee.2020","ISSN":"1540-9309","language":"en","author":[{"family":"Blackburn","given":"Tim M."},{"family":"Bellard","given":"Céline"},{"family":"Ricciardi","given"</vt:lpwstr>
  </property>
  <property fmtid="{D5CDD505-2E9C-101B-9397-08002B2CF9AE}" pid="10" name="ZOTERO_BREF_ZwCAYia5eXGg_8">
    <vt:lpwstr>:"Anthony"}],"issued":{"date-parts":[["2019"]]}}}],"schema":"https://github.com/citation-style-language/schema/raw/master/csl-citation.json"}</vt:lpwstr>
  </property>
  <property fmtid="{D5CDD505-2E9C-101B-9397-08002B2CF9AE}" pid="11" name="ZOTERO_BREF_0IlCN8drrno2_1">
    <vt:lpwstr>ZOTERO_ITEM CSL_CITATION {"citationID":"lecBU3yn","properties":{"formattedCitation":"(Hejda et al. 2009; Litt et al. 2014)","plainCitation":"(Hejda et al. 2009; Litt et al. 2014)","noteIndex":0},"citationItems":[{"id":412,"uris":["http://zotero.org/users/</vt:lpwstr>
  </property>
  <property fmtid="{D5CDD505-2E9C-101B-9397-08002B2CF9AE}" pid="12" name="ZOTERO_BREF_0IlCN8drrno2_2">
    <vt:lpwstr>6112721/items/4P7WCWMR"],"uri":["http://zotero.org/users/6112721/items/4P7WCWMR"],"itemData":{"id":412,"type":"article-journal","title":"Impact of invasive plants on the species richness, diversity and composition of invaded communities","container-title"</vt:lpwstr>
  </property>
  <property fmtid="{D5CDD505-2E9C-101B-9397-08002B2CF9AE}" pid="13" name="ZOTERO_BREF_0IlCN8drrno2_3">
    <vt:lpwstr>:"Journal of Ecology","page":"393-403","volume":"97","issue":"3","source":"DOI.org (Crossref)","DOI":"10.1111/j.1365-2745.2009.01480.x","ISSN":"00220477, 13652745","language":"en","author":[{"family":"Hejda","given":"Martin"},{"family":"Pyšek","given":"Pe</vt:lpwstr>
  </property>
  <property fmtid="{D5CDD505-2E9C-101B-9397-08002B2CF9AE}" pid="14" name="ZOTERO_BREF_0IlCN8drrno2_4">
    <vt:lpwstr>tr"},{"family":"Jarošík","given":"Vojtěch"}],"issued":{"date-parts":[["2009",5]]}}},{"id":436,"uris":["http://zotero.org/users/6112721/items/2CIWNAFF"],"uri":["http://zotero.org/users/6112721/items/2CIWNAFF"],"itemData":{"id":436,"type":"article-journal",</vt:lpwstr>
  </property>
  <property fmtid="{D5CDD505-2E9C-101B-9397-08002B2CF9AE}" pid="15" name="ZOTERO_BREF_0IlCN8drrno2_5">
    <vt:lpwstr>"title":"Effects of Invasive Plants on Arthropods","container-title":"Conservation Biology","page":"1532-1549","volume":"28","issue":"6","source":"Wiley Online Library","abstract":"Non-native plants have invaded nearly all ecosystems and represent a major</vt:lpwstr>
  </property>
  <property fmtid="{D5CDD505-2E9C-101B-9397-08002B2CF9AE}" pid="16" name="ZOTERO_BREF_0IlCN8drrno2_6">
    <vt:lpwstr> component of global ecological change. Plant invasions frequently change the composition and structure of vegetation communities, which can alter animal communities and ecosystem processes. We reviewed 87 articles published in the peer-reviewed literatur</vt:lpwstr>
  </property>
  <property fmtid="{D5CDD505-2E9C-101B-9397-08002B2CF9AE}" pid="17" name="ZOTERO_BREF_0IlCN8drrno2_7">
    <vt:lpwstr>e to evaluate responses of arthropod communities and functional groups to non-native invasive plants. Total abundance of arthropods decreased in 62% of studies and increased in 15%. Taxonomic richness decreased in 48% of studies and increased in 13%. Herb</vt:lpwstr>
  </property>
  <property fmtid="{D5CDD505-2E9C-101B-9397-08002B2CF9AE}" pid="18" name="ZOTERO_BREF_0IlCN8drrno2_8">
    <vt:lpwstr>ivorous arthropods decreased in response to plant invasions in 48% of studies and increased in 17%, likely due to direct effects of decreased plant diversity. Predaceous arthropods decreased in response to invasive plants in 44% of studies, which may refl</vt:lpwstr>
  </property>
  <property fmtid="{D5CDD505-2E9C-101B-9397-08002B2CF9AE}" pid="19" name="ZOTERO_BREF_0IlCN8drrno2_9">
    <vt:lpwstr>ect indirect effects due to reductions in prey. Twenty-two percent of studies documented increases in predators, which may reflect changes in vegetation structure that improved mobility, survival, or web-building for these species. Detritivores increased </vt:lpwstr>
  </property>
  <property fmtid="{D5CDD505-2E9C-101B-9397-08002B2CF9AE}" pid="20" name="ZOTERO_BREF_0IlCN8drrno2_10">
    <vt:lpwstr>in 67% of studies, likely in response to increased litter and decaying vegetation; no studies documented decreased abundance in this functional group. Although many researchers have examined effects of plant invasions on arthropods, sizeable information g</vt:lpwstr>
  </property>
  <property fmtid="{D5CDD505-2E9C-101B-9397-08002B2CF9AE}" pid="21" name="ZOTERO_BREF_0IlCN8drrno2_11">
    <vt:lpwstr>aps remain, specifically regarding how invasive plants influence habitat and dietary requirements. Beyond this, the ability to predict changes in arthropod populations and communities associated with plant invasions could be improved by adopting a more fu</vt:lpwstr>
  </property>
  <property fmtid="{D5CDD505-2E9C-101B-9397-08002B2CF9AE}" pid="22" name="ZOTERO_BREF_0IlCN8drrno2_12">
    <vt:lpwstr>nctional and mechanistic approach. Understanding responses of arthropods to invasive plants will critically inform conservation of virtually all biodiversity and ecological processes because so many organisms depend on arthropods as prey or for their func</vt:lpwstr>
  </property>
  <property fmtid="{D5CDD505-2E9C-101B-9397-08002B2CF9AE}" pid="23" name="ZOTERO_BREF_0IlCN8drrno2_13">
    <vt:lpwstr>tional roles, including pollination, seed dispersal, and decomposition. Given their short generation times and ability to respond rapidly to ecological change, arthropods may be ideal targets for restoration and conservation activities. Efectos de las Pla</vt:lpwstr>
  </property>
  <property fmtid="{D5CDD505-2E9C-101B-9397-08002B2CF9AE}" pid="24" name="ZOTERO_BREF_0IlCN8drrno2_14">
    <vt:lpwstr>ntas Invasoras sobre los Artrópodos","DOI":"10.1111/cobi.12350","ISSN":"1523-1739","language":"es","author":[{"family":"Litt","given":"Andrea R."},{"family":"Cord","given":"Erin E."},{"family":"Fulbright","given":"Timothy E."},{"family":"Schuster","given"</vt:lpwstr>
  </property>
  <property fmtid="{D5CDD505-2E9C-101B-9397-08002B2CF9AE}" pid="25" name="ZOTERO_BREF_0IlCN8drrno2_15">
    <vt:lpwstr>:"Greta L."}],"issued":{"date-parts":[["2014"]]}}}],"schema":"https://github.com/citation-style-language/schema/raw/master/csl-citation.json"}</vt:lpwstr>
  </property>
  <property fmtid="{D5CDD505-2E9C-101B-9397-08002B2CF9AE}" pid="26" name="ZOTERO_BREF_EbhJTlelq0a7_1">
    <vt:lpwstr>ZOTERO_ITEM CSL_CITATION {"citationID":"s0b2UZrA","properties":{"formattedCitation":"(Rout &amp; Callaway 2009; Jo et al. 2017)","plainCitation":"(Rout &amp; Callaway 2009; Jo et al. 2017)","noteIndex":0},"citationItems":[{"id":445,"uris":["http://zotero.org/user</vt:lpwstr>
  </property>
  <property fmtid="{D5CDD505-2E9C-101B-9397-08002B2CF9AE}" pid="27" name="ZOTERO_BREF_EbhJTlelq0a7_2">
    <vt:lpwstr>s/6112721/items/IB78UVBW"],"uri":["http://zotero.org/users/6112721/items/IB78UVBW"],"itemData":{"id":445,"type":"article-journal","title":"An Invasive Plant Paradox","container-title":"Science","page":"734-735","volume":"324","issue":"5928","source":"JSTO</vt:lpwstr>
  </property>
  <property fmtid="{D5CDD505-2E9C-101B-9397-08002B2CF9AE}" pid="28" name="ZOTERO_BREF_EbhJTlelq0a7_3">
    <vt:lpwstr>R","archive":"JSTOR","abstract":"One reason that invasive plants may thrive in new environments is their interactions with soil microbes that increase nitrogen cycling.","ISSN":"0036-8075","author":[{"family":"Rout","given":"Marnie E."},{"family":"Callawa</vt:lpwstr>
  </property>
  <property fmtid="{D5CDD505-2E9C-101B-9397-08002B2CF9AE}" pid="29" name="ZOTERO_BREF_EbhJTlelq0a7_4">
    <vt:lpwstr>y","given":"Ragan M."}],"issued":{"date-parts":[["2009"]]}}},{"id":442,"uris":["http://zotero.org/users/6112721/items/MQ6EWH9R"],"uri":["http://zotero.org/users/6112721/items/MQ6EWH9R"],"itemData":{"id":442,"type":"article-journal","title":"Invasive plant</vt:lpwstr>
  </property>
  <property fmtid="{D5CDD505-2E9C-101B-9397-08002B2CF9AE}" pid="30" name="ZOTERO_BREF_EbhJTlelq0a7_5">
    <vt:lpwstr>s accelerate nitrogen cycling: evidence from experimental woody monocultures","container-title":"Journal of Ecology","page":"1105-1110","volume":"105","issue":"4","source":"Wiley Online Library","abstract":"Although it is widely believed that non-native i</vt:lpwstr>
  </property>
  <property fmtid="{D5CDD505-2E9C-101B-9397-08002B2CF9AE}" pid="31" name="ZOTERO_BREF_EbhJTlelq0a7_6">
    <vt:lpwstr>nvasive species threaten the functional integrity of forest ecosystems, their impact on important ecosystem processes such as nitrogen (N) cycling is not well understood. To examine how invasive species alter ecosystem N dynamics, we established monocultu</vt:lpwstr>
  </property>
  <property fmtid="{D5CDD505-2E9C-101B-9397-08002B2CF9AE}" pid="32" name="ZOTERO_BREF_EbhJTlelq0a7_7">
    <vt:lpwstr>res of five phylogenetic pairs of native and non-native invasive understory woody species common to Eastern U.S. forests. After 3 years, we found invaders increased N cycling by enhancing the flow of N to the soil through greater litter N production and l</vt:lpwstr>
  </property>
  <property fmtid="{D5CDD505-2E9C-101B-9397-08002B2CF9AE}" pid="33" name="ZOTERO_BREF_EbhJTlelq0a7_8">
    <vt:lpwstr>itter N content, and increased the uptake of available soil N, via greater fine root production and specific root length. Synthesis. Our results highlight the importance of linking above- and below-ground processes to better understand invader impacts on </vt:lpwstr>
  </property>
  <property fmtid="{D5CDD505-2E9C-101B-9397-08002B2CF9AE}" pid="34" name="ZOTERO_BREF_EbhJTlelq0a7_9">
    <vt:lpwstr>ecosystem nutrient processes. The rapid shifts in soil N processes as a result of invader dominance observed in our study suggest that invaders may be an important driver of forest ecosystem functioning.","DOI":"10.1111/1365-2745.12732","ISSN":"1365-2745"</vt:lpwstr>
  </property>
  <property fmtid="{D5CDD505-2E9C-101B-9397-08002B2CF9AE}" pid="35" name="ZOTERO_BREF_EbhJTlelq0a7_10">
    <vt:lpwstr>,"title-short":"Invasive plants accelerate nitrogen cycling","language":"en","author":[{"family":"Jo","given":"Insu"},{"family":"Fridley","given":"Jason D."},{"family":"Frank","given":"Douglas A."}],"issued":{"date-parts":[["2017"]]}}}],"schema":"https://</vt:lpwstr>
  </property>
  <property fmtid="{D5CDD505-2E9C-101B-9397-08002B2CF9AE}" pid="36" name="ZOTERO_BREF_EbhJTlelq0a7_11">
    <vt:lpwstr>github.com/citation-style-language/schema/raw/master/csl-citation.json"}</vt:lpwstr>
  </property>
  <property fmtid="{D5CDD505-2E9C-101B-9397-08002B2CF9AE}" pid="37" name="ZOTERO_BREF_3G2DMMUQiXqB_1">
    <vt:lpwstr>ZOTERO_ITEM CSL_CITATION {"citationID":"LNnRL60n","properties":{"formattedCitation":"(Smith et al. 1999; Rejm\\uc0\\u225{}nek &amp; Pitcairn 2002; Simberloff et al. 2013)","plainCitation":"(Smith et al. 1999; Rejmánek &amp; Pitcairn 2002; Simberloff et al. 2013)"</vt:lpwstr>
  </property>
  <property fmtid="{D5CDD505-2E9C-101B-9397-08002B2CF9AE}" pid="38" name="ZOTERO_BREF_3G2DMMUQiXqB_2">
    <vt:lpwstr>,"noteIndex":0},"citationItems":[{"id":391,"uris":["http://zotero.org/users/6112721/items/DMC9IV4N"],"uri":["http://zotero.org/users/6112721/items/DMC9IV4N"],"itemData":{"id":391,"type":"article-journal","title":"The implications of variable or constant e</vt:lpwstr>
  </property>
  <property fmtid="{D5CDD505-2E9C-101B-9397-08002B2CF9AE}" pid="39" name="ZOTERO_BREF_3G2DMMUQiXqB_3">
    <vt:lpwstr>xpansion rates in invasive weed infestations","container-title":"Weed Science","page":"62-66","volume":"47","issue":"1","source":"DOI.org (Crossref)","abstract":"Data on the spread of invasive weeds into arid western lands are used to evaluate the environ</vt:lpwstr>
  </property>
  <property fmtid="{D5CDD505-2E9C-101B-9397-08002B2CF9AE}" pid="40" name="ZOTERO_BREF_3G2DMMUQiXqB_4">
    <vt:lpwstr>mental and economic importance of controlling invasive weed infestations early. Variable rate and constant rate infestation expansion paths are estimated. The implications of variable vs. constant infestation growth rates for projecting both biophysical a</vt:lpwstr>
  </property>
  <property fmtid="{D5CDD505-2E9C-101B-9397-08002B2CF9AE}" pid="41" name="ZOTERO_BREF_3G2DMMUQiXqB_5">
    <vt:lpwstr>nd economic effects are illustrated. The projections derived from both constant and variable growth rate expansion paths support the contention that it is expedient to control new infestations early.","DOI":"10.1017/S0043174500090664","ISSN":"0043-1745, 1</vt:lpwstr>
  </property>
  <property fmtid="{D5CDD505-2E9C-101B-9397-08002B2CF9AE}" pid="42" name="ZOTERO_BREF_3G2DMMUQiXqB_6">
    <vt:lpwstr>550-2759","journalAbbreviation":"Weed sci.","language":"en","author":[{"family":"Smith","given":"H. Arlen"},{"family":"Johnson","given":"Wayne S."},{"family":"Shonkwiler","given":"J. Scott"},{"family":"Swanson","given":"Sherm R."}],"issued":{"date-parts":</vt:lpwstr>
  </property>
  <property fmtid="{D5CDD505-2E9C-101B-9397-08002B2CF9AE}" pid="43" name="ZOTERO_BREF_3G2DMMUQiXqB_7">
    <vt:lpwstr>[["1999",2]]}}},{"id":450,"uris":["http://zotero.org/users/6112721/items/W84I7AY6"],"uri":["http://zotero.org/users/6112721/items/W84I7AY6"],"itemData":{"id":450,"type":"chapter","title":"When is eradication of exotic pest plants a realistic goal?","conta</vt:lpwstr>
  </property>
  <property fmtid="{D5CDD505-2E9C-101B-9397-08002B2CF9AE}" pid="44" name="ZOTERO_BREF_3G2DMMUQiXqB_8">
    <vt:lpwstr>iner-title":"Turning the tide: the eradication of invasive species","page":"249-252","source":"Zotero","abstract":"Using a unique data set on eradication attempts by the California Department of Food and Agriculture on 18\nspecies and 53 separate infestat</vt:lpwstr>
  </property>
  <property fmtid="{D5CDD505-2E9C-101B-9397-08002B2CF9AE}" pid="45" name="ZOTERO_BREF_3G2DMMUQiXqB_9">
    <vt:lpwstr>ions targeted for eradication in the period 1972-2000, we show that professional eradication of exotic weed infestations smaller than one hectare is usually possible. In addition, about 1/3 of infestations\nbetween 1 ha and 100 ha and 1/4 of infestations </vt:lpwstr>
  </property>
  <property fmtid="{D5CDD505-2E9C-101B-9397-08002B2CF9AE}" pid="46" name="ZOTERO_BREF_3G2DMMUQiXqB_10">
    <vt:lpwstr>between 101 and 1000 ha have been eradicated. However, costs of\neradication projects increase dramatically. With a realistic amount of resources, it is very unlikely that infestations\nlarger than 1000 ha can be eradicated. Early detection of the presenc</vt:lpwstr>
  </property>
  <property fmtid="{D5CDD505-2E9C-101B-9397-08002B2CF9AE}" pid="47" name="ZOTERO_BREF_3G2DMMUQiXqB_11">
    <vt:lpwstr>e of an invasive taxon can make the difference\nbetween being able to employ offensive strategies (eradication), and the necessity of retreating to a defensive strategy\nthat usually means an infinite financial commitment. Nevertheless, depending on the p</vt:lpwstr>
  </property>
  <property fmtid="{D5CDD505-2E9C-101B-9397-08002B2CF9AE}" pid="48" name="ZOTERO_BREF_3G2DMMUQiXqB_12">
    <vt:lpwstr>otential impact of individual\nweedy species, even infestations larger than 1000 hectares should be targeted for eradication effort or, at least, substantial reduction and containment. If an exotic weed is already widespread, then species-specific biologi</vt:lpwstr>
  </property>
  <property fmtid="{D5CDD505-2E9C-101B-9397-08002B2CF9AE}" pid="49" name="ZOTERO_BREF_3G2DMMUQiXqB_13">
    <vt:lpwstr>cal control may be\nthe only long-term effective method able to suppress its abundance over large areas.","language":"en","editor":[{"family":"Veitch","given":"C R"},{"family":"Clout","given":"M N"}],"author":[{"family":"Rejmánek","given":"M"},{"family":"</vt:lpwstr>
  </property>
  <property fmtid="{D5CDD505-2E9C-101B-9397-08002B2CF9AE}" pid="50" name="ZOTERO_BREF_3G2DMMUQiXqB_14">
    <vt:lpwstr>Pitcairn","given":"M J"}],"issued":{"date-parts":[["2002"]]}}},{"id":446,"uris":["http://zotero.org/users/6112721/items/QYVFRPJU"],"uri":["http://zotero.org/users/6112721/items/QYVFRPJU"],"itemData":{"id":446,"type":"article-journal","title":"Impacts of b</vt:lpwstr>
  </property>
  <property fmtid="{D5CDD505-2E9C-101B-9397-08002B2CF9AE}" pid="51" name="ZOTERO_BREF_3G2DMMUQiXqB_15">
    <vt:lpwstr>iological invasions: what's what and the way forward","container-title":"Trends in Ecology &amp; Evolution","page":"58-66","volume":"28","issue":"1","source":"ScienceDirect","abstract":"Study of the impacts of biological invasions, a pervasive component of gl</vt:lpwstr>
  </property>
  <property fmtid="{D5CDD505-2E9C-101B-9397-08002B2CF9AE}" pid="52" name="ZOTERO_BREF_3G2DMMUQiXqB_16">
    <vt:lpwstr>obal change, has generated remarkable understanding of the mechanisms and consequences of the spread of introduced populations. The growing field of invasion science, poised at a crossroads where ecology, social sciences, resource management, and public p</vt:lpwstr>
  </property>
  <property fmtid="{D5CDD505-2E9C-101B-9397-08002B2CF9AE}" pid="53" name="ZOTERO_BREF_3G2DMMUQiXqB_17">
    <vt:lpwstr>erception meet, is increasingly exposed to critical scrutiny from several perspectives. Although the rate of biological invasions, elucidation of their consequences, and knowledge about mitigation are growing rapidly, the very need for invasion science is</vt:lpwstr>
  </property>
  <property fmtid="{D5CDD505-2E9C-101B-9397-08002B2CF9AE}" pid="54" name="ZOTERO_BREF_3G2DMMUQiXqB_18">
    <vt:lpwstr> disputed. Here, we highlight recent progress in understanding invasion impacts and management, and discuss the challenges that the discipline faces in its science and interactions with society.","DOI":"10.1016/j.tree.2012.07.013","ISSN":"0169-5347","titl</vt:lpwstr>
  </property>
  <property fmtid="{D5CDD505-2E9C-101B-9397-08002B2CF9AE}" pid="55" name="ZOTERO_BREF_3G2DMMUQiXqB_19">
    <vt:lpwstr>e-short":"Impacts of biological invasions","journalAbbreviation":"Trends in Ecology &amp; Evolution","language":"en","author":[{"family":"Simberloff","given":"Daniel"},{"family":"Martin","given":"Jean-Louis"},{"family":"Genovesi","given":"Piero"},{"family":"M</vt:lpwstr>
  </property>
  <property fmtid="{D5CDD505-2E9C-101B-9397-08002B2CF9AE}" pid="56" name="ZOTERO_BREF_3G2DMMUQiXqB_20">
    <vt:lpwstr>aris","given":"Virginie"},{"family":"Wardle","given":"David A."},{"family":"Aronson","given":"James"},{"family":"Courchamp","given":"Franck"},{"family":"Galil","given":"Bella"},{"family":"García-Berthou","given":"Emili"},{"family":"Pascal","given":"Michel</vt:lpwstr>
  </property>
  <property fmtid="{D5CDD505-2E9C-101B-9397-08002B2CF9AE}" pid="57" name="ZOTERO_BREF_3G2DMMUQiXqB_21">
    <vt:lpwstr>"},{"family":"Pyšek","given":"Petr"},{"family":"Sousa","given":"Ronaldo"},{"family":"Tabacchi","given":"Eric"},{"family":"Vilà","given":"Montserrat"}],"issued":{"date-parts":[["2013",1,1]]}}}],"schema":"https://github.com/citation-style-language/schema/ra</vt:lpwstr>
  </property>
  <property fmtid="{D5CDD505-2E9C-101B-9397-08002B2CF9AE}" pid="58" name="ZOTERO_BREF_3G2DMMUQiXqB_22">
    <vt:lpwstr>w/master/csl-citation.json"}</vt:lpwstr>
  </property>
  <property fmtid="{D5CDD505-2E9C-101B-9397-08002B2CF9AE}" pid="59" name="ZOTERO_BREF_u7jCjYsEUfq9_1">
    <vt:lpwstr>ZOTERO_ITEM CSL_CITATION {"citationID":"7jBWOWgr","properties":{"formattedCitation":"(Hobbs et al. 2009)","plainCitation":"(Hobbs et al. 2009)","noteIndex":0},"citationItems":[{"id":330,"uris":["http://zotero.org/users/6112721/items/VFF8ZNSU"],"uri":["htt</vt:lpwstr>
  </property>
  <property fmtid="{D5CDD505-2E9C-101B-9397-08002B2CF9AE}" pid="60" name="ZOTERO_BREF_u7jCjYsEUfq9_2">
    <vt:lpwstr>p://zotero.org/users/6112721/items/VFF8ZNSU"],"itemData":{"id":330,"type":"article-journal","title":"Novel ecosystems: implications for conservation and restoration","container-title":"Trends in Ecology &amp; Evolution","page":"599-605","volume":"24","issue":</vt:lpwstr>
  </property>
  <property fmtid="{D5CDD505-2E9C-101B-9397-08002B2CF9AE}" pid="61" name="ZOTERO_BREF_u7jCjYsEUfq9_3">
    <vt:lpwstr>"11","source":"DOI.org (Crossref)","DOI":"10.1016/j.tree.2009.05.012","ISSN":"01695347","title-short":"Novel ecosystems","journalAbbreviation":"Trends in Ecology &amp; Evolution","language":"en","author":[{"family":"Hobbs","given":"Richard J."},{"family":"Hig</vt:lpwstr>
  </property>
  <property fmtid="{D5CDD505-2E9C-101B-9397-08002B2CF9AE}" pid="62" name="ZOTERO_BREF_u7jCjYsEUfq9_4">
    <vt:lpwstr>gs","given":"Eric"},{"family":"Harris","given":"James A."}],"issued":{"date-parts":[["2009",11]]}}}],"schema":"https://github.com/citation-style-language/schema/raw/master/csl-citation.json"}</vt:lpwstr>
  </property>
  <property fmtid="{D5CDD505-2E9C-101B-9397-08002B2CF9AE}" pid="63" name="ZOTERO_BREF_eSAyJdlj72kG_1">
    <vt:lpwstr>ZOTERO_ITEM CSL_CITATION {"citationID":"QJYyUOPe","properties":{"formattedCitation":"(Ciotir et al. 2013; Ciotir &amp; Freeland 2016)","plainCitation":"(Ciotir et al. 2013; Ciotir &amp; Freeland 2016)","noteIndex":0},"citationItems":[{"id":281,"uris":["http://zot</vt:lpwstr>
  </property>
  <property fmtid="{D5CDD505-2E9C-101B-9397-08002B2CF9AE}" pid="64" name="ZOTERO_BREF_eSAyJdlj72kG_2">
    <vt:lpwstr>ero.org/users/6112721/items/IUHN4LJ9"],"uri":["http://zotero.org/users/6112721/items/IUHN4LJ9"],"itemData":{"id":281,"type":"article-journal","title":"Intercontinental dispersal of Typha angustifolia and T. latifolia between Europe and North America has i</vt:lpwstr>
  </property>
  <property fmtid="{D5CDD505-2E9C-101B-9397-08002B2CF9AE}" pid="65" name="ZOTERO_BREF_eSAyJdlj72kG_3">
    <vt:lpwstr>mplications for Typha invasions","container-title":"Biological Invasions","page":"1377-1390","volume":"15","issue":"6","source":"DOI.org (Crossref)","DOI":"10.1007/s10530-012-0377-8","ISSN":"1387-3547, 1573-1464","journalAbbreviation":"Biol Invasions","la</vt:lpwstr>
  </property>
  <property fmtid="{D5CDD505-2E9C-101B-9397-08002B2CF9AE}" pid="66" name="ZOTERO_BREF_eSAyJdlj72kG_4">
    <vt:lpwstr>nguage":"en","author":[{"family":"Ciotir","given":"Claudia"},{"family":"Kirk","given":"Heather"},{"family":"Row","given":"Jeffrey R."},{"family":"Freeland","given":"Joanna R."}],"issued":{"date-parts":[["2013",6]]}}},{"id":282,"uris":["http://zotero.org/u</vt:lpwstr>
  </property>
  <property fmtid="{D5CDD505-2E9C-101B-9397-08002B2CF9AE}" pid="67" name="ZOTERO_BREF_eSAyJdlj72kG_5">
    <vt:lpwstr>sers/6112721/items/TYXM8ANT"],"uri":["http://zotero.org/users/6112721/items/TYXM8ANT"],"itemData":{"id":282,"type":"article-journal","title":"Cryptic intercontinental dispersal, commercial retailers, and the genetic diversity of native and non-native catt</vt:lpwstr>
  </property>
  <property fmtid="{D5CDD505-2E9C-101B-9397-08002B2CF9AE}" pid="68" name="ZOTERO_BREF_eSAyJdlj72kG_6">
    <vt:lpwstr>ails (Typha spp.) in North America","container-title":"Hydrobiologia","page":"137-150","volume":"768","issue":"1","source":"DOI.org (Crossref)","abstract":"Although cattails (Typha spp.) are important components of wetlands around the world, the three mos</vt:lpwstr>
  </property>
  <property fmtid="{D5CDD505-2E9C-101B-9397-08002B2CF9AE}" pid="69" name="ZOTERO_BREF_eSAyJdlj72kG_7">
    <vt:lpwstr>t widespread species (T. angustifolia, T. domingensis, T. latifolia) are becoming increasingly dominant. We used global phylogenetic and phylogeographic assessments to test the hypotheses that each species has experienced multiple introductions of diverge</vt:lpwstr>
  </property>
  <property fmtid="{D5CDD505-2E9C-101B-9397-08002B2CF9AE}" pid="70" name="ZOTERO_BREF_eSAyJdlj72kG_8">
    <vt:lpwstr>nt lineages into North America and that commercial retailers are aiding long-distance dispersal. Our analyses identiﬁed T. angustifolia as a paraphyletic species with a highly divergent lineage. We found evidence for at least one introduced T. angustifoli</vt:lpwstr>
  </property>
  <property fmtid="{D5CDD505-2E9C-101B-9397-08002B2CF9AE}" pid="71" name="ZOTERO_BREF_eSAyJdlj72kG_9">
    <vt:lpwstr>a lineage in wild populations and garden centres of North America. Although potentially complicated by incomplete lineage sorting, our data suggest dispersal of T. domingensis between Europe and Australia, and further investigation should assess a possibl</vt:lpwstr>
  </property>
  <property fmtid="{D5CDD505-2E9C-101B-9397-08002B2CF9AE}" pid="72" name="ZOTERO_BREF_eSAyJdlj72kG_10">
    <vt:lpwstr>e introduction of a non-native T. domingensis lineage into North America.","DOI":"10.1007/s10750-015-2538-0","ISSN":"0018-8158, 1573-5117","journalAbbreviation":"Hydrobiologia","language":"en","author":[{"family":"Ciotir","given":"Claudia"},{"family":"Fre</vt:lpwstr>
  </property>
  <property fmtid="{D5CDD505-2E9C-101B-9397-08002B2CF9AE}" pid="73" name="ZOTERO_BREF_eSAyJdlj72kG_11">
    <vt:lpwstr>eland","given":"Joanna"}],"issued":{"date-parts":[["2016",3]]}}}],"schema":"https://github.com/citation-style-language/schema/raw/master/csl-citation.json"}</vt:lpwstr>
  </property>
  <property fmtid="{D5CDD505-2E9C-101B-9397-08002B2CF9AE}" pid="74" name="ZOTERO_BREF_0eNA7O9ixZt9_1">
    <vt:lpwstr>ZOTERO_ITEM CSL_CITATION {"citationID":"a2BPX7Nk","properties":{"formattedCitation":"(Smith 1986; Ciotir &amp; Freeland 2016)","plainCitation":"(Smith 1986; Ciotir &amp; Freeland 2016)","noteIndex":0},"citationItems":[{"id":390,"uris":["http://zotero.org/users/61</vt:lpwstr>
  </property>
  <property fmtid="{D5CDD505-2E9C-101B-9397-08002B2CF9AE}" pid="75" name="ZOTERO_BREF_0eNA7O9ixZt9_2">
    <vt:lpwstr>12721/items/LL7ZMLN6"],"uri":["http://zotero.org/users/6112721/items/LL7ZMLN6"],"itemData":{"id":390,"type":"article-journal","title":"THE CATTAILS ( &lt;i&gt;TYPHA&lt;/i&gt; ): INTERSPECIFIC ECOLOGICAL DIFFERENCES AND PROBLEMS OF IDENTIFICATION","container-title":"L</vt:lpwstr>
  </property>
  <property fmtid="{D5CDD505-2E9C-101B-9397-08002B2CF9AE}" pid="76" name="ZOTERO_BREF_0eNA7O9ixZt9_3">
    <vt:lpwstr>ake and Reservoir Management","page":"357-362","volume":"2","issue":"1","source":"DOI.org (Crossref)","DOI":"10.1080/07438148609354657","ISSN":"1040-2381, 2151-5530","title-short":"THE CATTAILS ( &lt;i&gt;TYPHA&lt;/i&gt; )","journalAbbreviation":"Lake and Reservoir M</vt:lpwstr>
  </property>
  <property fmtid="{D5CDD505-2E9C-101B-9397-08002B2CF9AE}" pid="77" name="ZOTERO_BREF_0eNA7O9ixZt9_4">
    <vt:lpwstr>anagement","language":"en","author":[{"family":"Smith","given":"S. Galen"}],"issued":{"date-parts":[["1986",1]]}}},{"id":282,"uris":["http://zotero.org/users/6112721/items/TYXM8ANT"],"uri":["http://zotero.org/users/6112721/items/TYXM8ANT"],"itemData":{"id</vt:lpwstr>
  </property>
  <property fmtid="{D5CDD505-2E9C-101B-9397-08002B2CF9AE}" pid="78" name="ZOTERO_BREF_0eNA7O9ixZt9_5">
    <vt:lpwstr>":282,"type":"article-journal","title":"Cryptic intercontinental dispersal, commercial retailers, and the genetic diversity of native and non-native cattails (Typha spp.) in North America","container-title":"Hydrobiologia","page":"137-150","volume":"768",</vt:lpwstr>
  </property>
  <property fmtid="{D5CDD505-2E9C-101B-9397-08002B2CF9AE}" pid="79" name="ZOTERO_BREF_0eNA7O9ixZt9_6">
    <vt:lpwstr>"issue":"1","source":"DOI.org (Crossref)","abstract":"Although cattails (Typha spp.) are important components of wetlands around the world, the three most widespread species (T. angustifolia, T. domingensis, T. latifolia) are becoming increasingly dominan</vt:lpwstr>
  </property>
  <property fmtid="{D5CDD505-2E9C-101B-9397-08002B2CF9AE}" pid="80" name="ZOTERO_BREF_0eNA7O9ixZt9_7">
    <vt:lpwstr>t. We used global phylogenetic and phylogeographic assessments to test the hypotheses that each species has experienced multiple introductions of divergent lineages into North America and that commercial retailers are aiding long-distance dispersal. Our a</vt:lpwstr>
  </property>
  <property fmtid="{D5CDD505-2E9C-101B-9397-08002B2CF9AE}" pid="81" name="ZOTERO_BREF_0eNA7O9ixZt9_8">
    <vt:lpwstr>nalyses identiﬁed T. angustifolia as a paraphyletic species with a highly divergent lineage. We found evidence for at least one introduced T. angustifolia lineage in wild populations and garden centres of North America. Although potentially complicated by</vt:lpwstr>
  </property>
  <property fmtid="{D5CDD505-2E9C-101B-9397-08002B2CF9AE}" pid="82" name="ZOTERO_BREF_0eNA7O9ixZt9_9">
    <vt:lpwstr> incomplete lineage sorting, our data suggest dispersal of T. domingensis between Europe and Australia, and further investigation should assess a possible introduction of a non-native T. domingensis lineage into North America.","DOI":"10.1007/s10750-015-2</vt:lpwstr>
  </property>
  <property fmtid="{D5CDD505-2E9C-101B-9397-08002B2CF9AE}" pid="83" name="ZOTERO_BREF_0eNA7O9ixZt9_10">
    <vt:lpwstr>538-0","ISSN":"0018-8158, 1573-5117","journalAbbreviation":"Hydrobiologia","language":"en","author":[{"family":"Ciotir","given":"Claudia"},{"family":"Freeland","given":"Joanna"}],"issued":{"date-parts":[["2016",3]]}}}],"schema":"https://github.com/citatio</vt:lpwstr>
  </property>
  <property fmtid="{D5CDD505-2E9C-101B-9397-08002B2CF9AE}" pid="84" name="ZOTERO_BREF_0eNA7O9ixZt9_11">
    <vt:lpwstr>n-style-language/schema/raw/master/csl-citation.json"}</vt:lpwstr>
  </property>
  <property fmtid="{D5CDD505-2E9C-101B-9397-08002B2CF9AE}" pid="85" name="ZOTERO_BREF_vumqDdhu2fHH_1">
    <vt:lpwstr>ZOTERO_BIBL {"uncited":[],"omitted":[],"custom":[]} CSL_BIBLIOGRAPHY</vt:lpwstr>
  </property>
  <property fmtid="{D5CDD505-2E9C-101B-9397-08002B2CF9AE}" pid="86" name="ZOTERO_BREF_LDrKb3uSMmLf_1">
    <vt:lpwstr>ZOTERO_ITEM CSL_CITATION {"citationID":"Ot2wbBrh","properties":{"formattedCitation":"(Hotchkiss &amp; Dozier 1949)","plainCitation":"(Hotchkiss &amp; Dozier 1949)","noteIndex":0},"citationItems":[{"id":475,"uris":["http://zotero.org/users/6112721/items/T3D5MYQ8"]</vt:lpwstr>
  </property>
  <property fmtid="{D5CDD505-2E9C-101B-9397-08002B2CF9AE}" pid="87" name="ZOTERO_BREF_LDrKb3uSMmLf_2">
    <vt:lpwstr>,"uri":["http://zotero.org/users/6112721/items/T3D5MYQ8"],"itemData":{"id":475,"type":"article-journal","container-title":"American Midland Naturalist","DOI":"10.2307/2422028","ISSN":"00030031","issue":"1","journalAbbreviation":"American Midland Naturalis</vt:lpwstr>
  </property>
  <property fmtid="{D5CDD505-2E9C-101B-9397-08002B2CF9AE}" pid="88" name="ZOTERO_BREF_LDrKb3uSMmLf_3">
    <vt:lpwstr>t","language":"en","page":"237","source":"DOI.org (Crossref)","title":"Taxonomy and Distribution of N. American Cat-Tails","volume":"41","author":[{"family":"Hotchkiss","given":"Neil"},{"family":"Dozier","given":"Herbert L."}],"issued":{"date-parts":[["19</vt:lpwstr>
  </property>
  <property fmtid="{D5CDD505-2E9C-101B-9397-08002B2CF9AE}" pid="89" name="ZOTERO_BREF_LDrKb3uSMmLf_4">
    <vt:lpwstr>49",1]]}}}],"schema":"https://github.com/citation-style-language/schema/raw/master/csl-citation.json"}</vt:lpwstr>
  </property>
  <property fmtid="{D5CDD505-2E9C-101B-9397-08002B2CF9AE}" pid="90" name="ZOTERO_BREF_bO6pTu8L0gpP_1">
    <vt:lpwstr>ZOTERO_ITEM CSL_CITATION {"citationID":"qh3G6ERS","properties":{"formattedCitation":"(Smith et al. 2015)","plainCitation":"(Smith et al. 2015)","noteIndex":0},"citationItems":[{"id":392,"uris":["http://zotero.org/users/6112721/items/T35SDFFM"],"uri":["htt</vt:lpwstr>
  </property>
  <property fmtid="{D5CDD505-2E9C-101B-9397-08002B2CF9AE}" pid="91" name="ZOTERO_BREF_bO6pTu8L0gpP_2">
    <vt:lpwstr>p://zotero.org/users/6112721/items/T35SDFFM"],"itemData":{"id":392,"type":"article-journal","abstract":"Narrowleaf cattail (Typha angustifolia) is an exotic, invasive species in North America that has become abundant in many tidally-restricted salt marshe</vt:lpwstr>
  </property>
  <property fmtid="{D5CDD505-2E9C-101B-9397-08002B2CF9AE}" pid="92" name="ZOTERO_BREF_bO6pTu8L0gpP_3">
    <vt:lpwstr>s. Restoration of tidal flow to these wetlands results in elevated salinities that should favor the establishment of native salt marsh halophytes while reducing the abundance of narrowleaf cattail. However, there is some uncertainty about the salinity tol</vt:lpwstr>
  </property>
  <property fmtid="{D5CDD505-2E9C-101B-9397-08002B2CF9AE}" pid="93" name="ZOTERO_BREF_bO6pTu8L0gpP_4">
    <vt:lpwstr>erance of narrowleaf cattail, which makes it difficult to predict vegetation trends and to interpret the actual results of restoration. Moreover, the effect of soil nutrient status on salinity tolerance of this species is virtually unknown, although many </vt:lpwstr>
  </property>
  <property fmtid="{D5CDD505-2E9C-101B-9397-08002B2CF9AE}" pid="94" name="ZOTERO_BREF_bO6pTu8L0gpP_5">
    <vt:lpwstr>restoration projects occur in heavily urbanized settings with substantial allochthonous nutrient inputs. In this study, a salinity and nutrient addition experiment was conducted in a greenhouse to determine the effect of mineral nutrition on salinity resp</vt:lpwstr>
  </property>
  <property fmtid="{D5CDD505-2E9C-101B-9397-08002B2CF9AE}" pid="95" name="ZOTERO_BREF_bO6pTu8L0gpP_6">
    <vt:lpwstr>onses in narrowleaf cattail. Within high salinity (~ 32 ppt) treatments, nutrients enhanced final biomass. Within the intermediate salinity (~ 17 ppt) treatments, nutrients significantly increased the number of leaves per shoot, sum of all leaf lengths, a</vt:lpwstr>
  </property>
  <property fmtid="{D5CDD505-2E9C-101B-9397-08002B2CF9AE}" pid="96" name="ZOTERO_BREF_bO6pTu8L0gpP_7">
    <vt:lpwstr>nd final biomass. Under low salinity (~ 6 ppt) conditions, nutrient addition increased the mean height of the tallest shoot, mean height of all leaves, sum of all leaf lneuKntegryitewhnsot,radadns:ddeitufiitonrnoaplphbriocioavtmiidoaens,sspo. lmaTnhetebco</vt:lpwstr>
  </property>
  <property fmtid="{D5CDD505-2E9C-101B-9397-08002B2CF9AE}" pid="97" name="ZOTERO_BREF_bO6pTu8L0gpP_8">
    <vt:lpwstr>isoanmltineasxitsty,UftoirWderasflpoProerersntecsoaesrsassttiiano/nngEd, avcnoeogdblesoateanrgtvaioeilycndzacirnhlegaRdnuvgeecesgtiteootnarstaiointnioscahnliannitgye-inindruecsepdonpsheytsoiotliodgailcraelssttorreastsiobny.","container-title":"Ecological </vt:lpwstr>
  </property>
  <property fmtid="{D5CDD505-2E9C-101B-9397-08002B2CF9AE}" pid="98" name="ZOTERO_BREF_bO6pTu8L0gpP_9">
    <vt:lpwstr>Restoration","DOI":"10.3368/er.33.3.297","ISSN":"1522-4740, 1543-4079","issue":"3","journalAbbreviation":"Ecological Restoration","language":"en","page":"297-302","source":"DOI.org (Crossref)","title":"Responses of Narrowleaf Cattail (Typha angustifolia) </vt:lpwstr>
  </property>
  <property fmtid="{D5CDD505-2E9C-101B-9397-08002B2CF9AE}" pid="99" name="ZOTERO_BREF_bO6pTu8L0gpP_10">
    <vt:lpwstr>to Combinations of Salinity and Nutrient Additions: Implications for Coastal Marsh Restoration","title-short":"Responses of Narrowleaf Cattail (Typha angustifolia) to Combinations of Salinity and Nutrient Additions","volume":"33","author":[{"family":"Smit</vt:lpwstr>
  </property>
  <property fmtid="{D5CDD505-2E9C-101B-9397-08002B2CF9AE}" pid="100" name="ZOTERO_BREF_bO6pTu8L0gpP_11">
    <vt:lpwstr>h","given":"S. M."},{"family":"Thime","given":"A. R."},{"family":"Zilla","given":"B."},{"family":"Lee","given":"K."}],"issued":{"date-parts":[["2015",9,1]]}}}],"schema":"https://github.com/citation-style-language/schema/raw/master/csl-citation.json"}</vt:lpwstr>
  </property>
  <property fmtid="{D5CDD505-2E9C-101B-9397-08002B2CF9AE}" pid="101" name="ZOTERO_BREF_2y5p7aDZBmWb_1">
    <vt:lpwstr>ZOTERO_ITEM CSL_CITATION {"citationID":"4efN6pF4","properties":{"formattedCitation":"(Chow-Fraser et al. 1998)","plainCitation":"(Chow-Fraser et al. 1998)","dontUpdate":true,"noteIndex":0},"citationItems":[{"id":479,"uris":["http://zotero.org/users/611272</vt:lpwstr>
  </property>
  <property fmtid="{D5CDD505-2E9C-101B-9397-08002B2CF9AE}" pid="102" name="ZOTERO_BREF_2y5p7aDZBmWb_2">
    <vt:lpwstr>1/items/SH4LIX36"],"uri":["http://zotero.org/users/6112721/items/SH4LIX36"],"itemData":{"id":479,"type":"article-journal","abstract":"During the early 1900s, more than 90% of the surface area of Cootes Paradise Marsh was covered with emergent vegetation; </vt:lpwstr>
  </property>
  <property fmtid="{D5CDD505-2E9C-101B-9397-08002B2CF9AE}" pid="103" name="ZOTERO_BREF_2y5p7aDZBmWb_3">
    <vt:lpwstr>currently, less than 15% of the surface is covered with aquatic vegetation and the remainder is wind-swept, turbid, open water. The loss of emergent cover is signiﬁcantly correlated with mean annual water levels that increased more than 1.5 m over the pas</vt:lpwstr>
  </property>
  <property fmtid="{D5CDD505-2E9C-101B-9397-08002B2CF9AE}" pid="104" name="ZOTERO_BREF_2y5p7aDZBmWb_4">
    <vt:lpwstr>t 60 years. Species diversity and the percent cover of the submerged macrophtye community also declined dramatically after the 1940s, coincident with decreased water clarity and increased nutrients from pollution by sewage and stormwater efﬂuent. Phosphor</vt:lpwstr>
  </property>
  <property fmtid="{D5CDD505-2E9C-101B-9397-08002B2CF9AE}" pid="105" name="ZOTERO_BREF_2y5p7aDZBmWb_5">
    <vt:lpwstr>us levels in the marsh dropped ten-fold after the sewage plant was upgraded to a tertiary-treatment facility in 1978; however, there was no measurable improvement in water clarity, in spite of a decrease in chlorophyll concentrations. Long-term changes in</vt:lpwstr>
  </property>
  <property fmtid="{D5CDD505-2E9C-101B-9397-08002B2CF9AE}" pid="106" name="ZOTERO_BREF_2y5p7aDZBmWb_6">
    <vt:lpwstr> the composition of the planktonic, benthic and ﬁsh communities accompanied changes in water clarity, nutrient status and macrophyte cover. Phytoplankton changed from a community dominated by diverse taxa of green algae and diatoms during the 1940s, to a </vt:lpwstr>
  </property>
  <property fmtid="{D5CDD505-2E9C-101B-9397-08002B2CF9AE}" pid="107" name="ZOTERO_BREF_2y5p7aDZBmWb_7">
    <vt:lpwstr>less diverse community dominated by a few taxa of green and blue-green algae in the 1970s, then to a much more diverse community recently, including many taxa of green algae, diatoms and chrysophytes; however, because water turbidity continues to be high,</vt:lpwstr>
  </property>
  <property fmtid="{D5CDD505-2E9C-101B-9397-08002B2CF9AE}" pid="108" name="ZOTERO_BREF_2y5p7aDZBmWb_8">
    <vt:lpwstr> and algae tolerant of low light levels are now very abundant. Daphnia, which were prominent during the 1940s (especially in the vegetated sites) were replaced in the 1970s by smaller zooplankton such as the cladoceran, Bosmina, and several rotifer specie</vt:lpwstr>
  </property>
  <property fmtid="{D5CDD505-2E9C-101B-9397-08002B2CF9AE}" pid="109" name="ZOTERO_BREF_2y5p7aDZBmWb_9">
    <vt:lpwstr>s including Brachionus, Asplanchna and Keratella. In the recent survey conducted in 1993 and 1994, small-bodied forms still dominate the turbid open-water areas, while medium-sized cladocerans such as Moina were common near macrophyte beds. Generally, tot</vt:lpwstr>
  </property>
  <property fmtid="{D5CDD505-2E9C-101B-9397-08002B2CF9AE}" pid="110" name="ZOTERO_BREF_2y5p7aDZBmWb_10">
    <vt:lpwstr>al herbivorous zooplankton biomass tended to be highest next to Typha beds and declined with increasing distance from the plants. Conversely, biomass of edible algae at these sites increased with distance from the macrophytes. Species diversity of aquatic</vt:lpwstr>
  </property>
  <property fmtid="{D5CDD505-2E9C-101B-9397-08002B2CF9AE}" pid="111" name="ZOTERO_BREF_2y5p7aDZBmWb_11">
    <vt:lpwstr> insects declined dramatically over the past 40 years, from 57 genera (23 families and 6 orders) in 1948, to 9 genera (6 families and 3 orders) in 1978, to only 5 genera (3 families and 2 orders) in 1995. The diverse benthic community present 5 decades ag</vt:lpwstr>
  </property>
  <property fmtid="{D5CDD505-2E9C-101B-9397-08002B2CF9AE}" pid="112" name="ZOTERO_BREF_2y5p7aDZBmWb_12">
    <vt:lpwstr>o has now been replaced by a community consisting primarily of chironomid larvae, oligochaetes and other worms associated with low-oxygen environments. These successional changes illustrate the impact of natural (ﬂuctuating water levels) and anthropogenic</vt:lpwstr>
  </property>
  <property fmtid="{D5CDD505-2E9C-101B-9397-08002B2CF9AE}" pid="113" name="ZOTERO_BREF_2y5p7aDZBmWb_13">
    <vt:lpwstr> (deterioration in water quality) stressors on the character of the biotic communities, and reveal the complex interactions among the various trophic levels and the abiotic environment as degradation and remediation proceeded.","container-title":"Wetlands</vt:lpwstr>
  </property>
  <property fmtid="{D5CDD505-2E9C-101B-9397-08002B2CF9AE}" pid="114" name="ZOTERO_BREF_2y5p7aDZBmWb_14">
    <vt:lpwstr> Ecology and Management","language":"en","page":"25","source":"Zotero","title":"Long-term response of the biotic community to fluctuating water levels and changes in water quality in Cootes Paradise Marsh, a degraded coastal wetland of Lake Ontario","volu</vt:lpwstr>
  </property>
  <property fmtid="{D5CDD505-2E9C-101B-9397-08002B2CF9AE}" pid="115" name="ZOTERO_BREF_2y5p7aDZBmWb_15">
    <vt:lpwstr>me":"6","author":[{"family":"Chow-Fraser","given":"P"},{"family":"Lougheed","given":"V"},{"family":"Thiec","given":"V Le"},{"family":"Crosbie","given":"Barb"},{"family":"Simser","given":"L"},{"family":"Lord","given":"J"}],"issued":{"date-parts":[["1998"]]</vt:lpwstr>
  </property>
  <property fmtid="{D5CDD505-2E9C-101B-9397-08002B2CF9AE}" pid="116" name="ZOTERO_BREF_2y5p7aDZBmWb_16">
    <vt:lpwstr>}}}],"schema":"https://github.com/citation-style-language/schema/raw/master/csl-citation.json"}</vt:lpwstr>
  </property>
  <property fmtid="{D5CDD505-2E9C-101B-9397-08002B2CF9AE}" pid="117" name="ZOTERO_BREF_7MR8rQ0wHUej_1">
    <vt:lpwstr>ZOTERO_ITEM CSL_CITATION {"citationID":"rfIN4r8j","properties":{"formattedCitation":"(Pieper et al. 2018)","plainCitation":"(Pieper et al. 2018)","dontUpdate":true,"noteIndex":0},"citationItems":[{"id":372,"uris":["http://zotero.org/users/6112721/items/TH</vt:lpwstr>
  </property>
  <property fmtid="{D5CDD505-2E9C-101B-9397-08002B2CF9AE}" pid="118" name="ZOTERO_BREF_7MR8rQ0wHUej_2">
    <vt:lpwstr>5I3KWR"],"uri":["http://zotero.org/users/6112721/items/TH5I3KWR"],"itemData":{"id":372,"type":"article-journal","abstract":"Spatial separation between hybridizing taxa can limit hybridization and introgression when mating occurs between near neighbours. W</vt:lpwstr>
  </property>
  <property fmtid="{D5CDD505-2E9C-101B-9397-08002B2CF9AE}" pid="119" name="ZOTERO_BREF_7MR8rQ0wHUej_3">
    <vt:lpwstr>ater depth can be an important factor structuring wetland plant communities, which often include cattails (Typha spp., Typhaceae). In eastern North America, native Typha latifolia regularly hybridizes with introduced T. angustifolia to produce the invasiv</vt:lpwstr>
  </property>
  <property fmtid="{D5CDD505-2E9C-101B-9397-08002B2CF9AE}" pid="120" name="ZOTERO_BREF_7MR8rQ0wHUej_4">
    <vt:lpwstr>e F1 hybrid T. × glauca, which can backcross to parental species. Hybridization in this wind-pollinated species complex may be facilitated by overlapping niches among taxa, but previous studies have yielded contradictory results, possibly because these st</vt:lpwstr>
  </property>
  <property fmtid="{D5CDD505-2E9C-101B-9397-08002B2CF9AE}" pid="121" name="ZOTERO_BREF_7MR8rQ0wHUej_5">
    <vt:lpwstr>udies were limited to shallow sites or single locations. We investigated patterns of depth occupancy in ditches (mean depth 3.4 cm) and permanent wetlands (mean depth 25.0 cm) with various mixtures of T. latifolia, T. angustifolia, and T. × glauca across </vt:lpwstr>
  </property>
  <property fmtid="{D5CDD505-2E9C-101B-9397-08002B2CF9AE}" pid="122" name="ZOTERO_BREF_7MR8rQ0wHUej_6">
    <vt:lpwstr>a 1700 km transect from Michigan, USA, to Nova Scotia, Canada. Overall, we found that water depth cannot on its own explain patterns of cattail occupancy. We therefore conclude that niche partitioning by water depth does not promote mating isolation in Ty</vt:lpwstr>
  </property>
  <property fmtid="{D5CDD505-2E9C-101B-9397-08002B2CF9AE}" pid="123" name="ZOTERO_BREF_7MR8rQ0wHUej_7">
    <vt:lpwstr>pha. Previous ﬁndings of habitat segregation by depth may be attributable to a combination of idiosyncratic features of individual sites, multi-dimensional niches, and phenotypic plasticity, which could prevent consistent niche segregation among Typha tax</vt:lpwstr>
  </property>
  <property fmtid="{D5CDD505-2E9C-101B-9397-08002B2CF9AE}" pid="124" name="ZOTERO_BREF_7MR8rQ0wHUej_8">
    <vt:lpwstr>a. A lack of spatial segregation between Typha taxa should promote hybridization and introgression. This, coupled with the competitive superiority of hybrids, appears to be facilitating the displacement of native T. latifolia across a wide geographical ra</vt:lpwstr>
  </property>
  <property fmtid="{D5CDD505-2E9C-101B-9397-08002B2CF9AE}" pid="125" name="ZOTERO_BREF_7MR8rQ0wHUej_9">
    <vt:lpwstr>nge.","container-title":"Aquatic Botany","DOI":"10.1016/j.aquabot.2017.11.001","ISSN":"03043770","journalAbbreviation":"Aquatic Botany","language":"en","page":"46-53","source":"DOI.org (Crossref)","title":"Coexistence of Typha latifolia, T. angustifolia (</vt:lpwstr>
  </property>
  <property fmtid="{D5CDD505-2E9C-101B-9397-08002B2CF9AE}" pid="126" name="ZOTERO_BREF_7MR8rQ0wHUej_10">
    <vt:lpwstr>Typhaceae) and their invasive hybrid is not explained by niche partitioning across water depths","volume":"144","author":[{"family":"Pieper","given":"Sara J."},{"family":"Freeland","given":"Joanna R."},{"family":"Dorken","given":"Marcel E."}],"issued":{"d</vt:lpwstr>
  </property>
  <property fmtid="{D5CDD505-2E9C-101B-9397-08002B2CF9AE}" pid="127" name="ZOTERO_BREF_7MR8rQ0wHUej_11">
    <vt:lpwstr>ate-parts":[["2018",1]]}}}],"schema":"https://github.com/citation-style-language/schema/raw/master/csl-citation.json"}</vt:lpwstr>
  </property>
  <property fmtid="{D5CDD505-2E9C-101B-9397-08002B2CF9AE}" pid="128" name="ZOTERO_BREF_UfV5UqIuOBWC_1">
    <vt:lpwstr>ZOTERO_ITEM CSL_CITATION {"citationID":"32qkZy3z","properties":{"formattedCitation":"(Pieper et al. 2018)","plainCitation":"(Pieper et al. 2018)","noteIndex":0},"citationItems":[{"id":372,"uris":["http://zotero.org/users/6112721/items/TH5I3KWR"],"uri":["h</vt:lpwstr>
  </property>
  <property fmtid="{D5CDD505-2E9C-101B-9397-08002B2CF9AE}" pid="129" name="ZOTERO_BREF_UfV5UqIuOBWC_2">
    <vt:lpwstr>ttp://zotero.org/users/6112721/items/TH5I3KWR"],"itemData":{"id":372,"type":"article-journal","title":"Coexistence of Typha latifolia, T. angustifolia (Typhaceae) and their invasive hybrid is not explained by niche partitioning across water depths","conta</vt:lpwstr>
  </property>
  <property fmtid="{D5CDD505-2E9C-101B-9397-08002B2CF9AE}" pid="130" name="ZOTERO_BREF_UfV5UqIuOBWC_3">
    <vt:lpwstr>iner-title":"Aquatic Botany","page":"46-53","volume":"144","source":"DOI.org (Crossref)","abstract":"Spatial separation between hybridizing taxa can limit hybridization and introgression when mating occurs between near neighbours. Water depth can be an im</vt:lpwstr>
  </property>
  <property fmtid="{D5CDD505-2E9C-101B-9397-08002B2CF9AE}" pid="131" name="ZOTERO_BREF_UfV5UqIuOBWC_4">
    <vt:lpwstr>portant factor structuring wetland plant communities, which often include cattails (Typha spp., Typhaceae). In eastern North America, native Typha latifolia regularly hybridizes with introduced T. angustifolia to produce the invasive F1 hybrid T. × glauca</vt:lpwstr>
  </property>
  <property fmtid="{D5CDD505-2E9C-101B-9397-08002B2CF9AE}" pid="132" name="ZOTERO_BREF_UfV5UqIuOBWC_5">
    <vt:lpwstr>, which can backcross to parental species. Hybridization in this wind-pollinated species complex may be facilitated by overlapping niches among taxa, but previous studies have yielded contradictory results, possibly because these studies were limited to s</vt:lpwstr>
  </property>
  <property fmtid="{D5CDD505-2E9C-101B-9397-08002B2CF9AE}" pid="133" name="ZOTERO_BREF_UfV5UqIuOBWC_6">
    <vt:lpwstr>hallow sites or single locations. We investigated patterns of depth occupancy in ditches (mean depth 3.4 cm) and permanent wetlands (mean depth 25.0 cm) with various mixtures of T. latifolia, T. angustifolia, and T. × glauca across a 1700 km transect from</vt:lpwstr>
  </property>
  <property fmtid="{D5CDD505-2E9C-101B-9397-08002B2CF9AE}" pid="134" name="ZOTERO_BREF_UfV5UqIuOBWC_7">
    <vt:lpwstr> Michigan, USA, to Nova Scotia, Canada. Overall, we found that water depth cannot on its own explain patterns of cattail occupancy. We therefore conclude that niche partitioning by water depth does not promote mating isolation in Typha. Previous ﬁndings o</vt:lpwstr>
  </property>
  <property fmtid="{D5CDD505-2E9C-101B-9397-08002B2CF9AE}" pid="135" name="ZOTERO_BREF_UfV5UqIuOBWC_8">
    <vt:lpwstr>f habitat segregation by depth may be attributable to a combination of idiosyncratic features of individual sites, multi-dimensional niches, and phenotypic plasticity, which could prevent consistent niche segregation among Typha taxa. A lack of spatial se</vt:lpwstr>
  </property>
  <property fmtid="{D5CDD505-2E9C-101B-9397-08002B2CF9AE}" pid="136" name="ZOTERO_BREF_UfV5UqIuOBWC_9">
    <vt:lpwstr>gregation between Typha taxa should promote hybridization and introgression. This, coupled with the competitive superiority of hybrids, appears to be facilitating the displacement of native T. latifolia across a wide geographical range.","DOI":"10.1016/j.</vt:lpwstr>
  </property>
  <property fmtid="{D5CDD505-2E9C-101B-9397-08002B2CF9AE}" pid="137" name="ZOTERO_BREF_UfV5UqIuOBWC_10">
    <vt:lpwstr>aquabot.2017.11.001","ISSN":"03043770","journalAbbreviation":"Aquatic Botany","language":"en","author":[{"family":"Pieper","given":"Sara J."},{"family":"Freeland","given":"Joanna R."},{"family":"Dorken","given":"Marcel E."}],"issued":{"date-parts":[["2018</vt:lpwstr>
  </property>
  <property fmtid="{D5CDD505-2E9C-101B-9397-08002B2CF9AE}" pid="138" name="ZOTERO_BREF_UfV5UqIuOBWC_11">
    <vt:lpwstr>",1]]}}}],"schema":"https://github.com/citation-style-language/schema/raw/master/csl-citation.json"}</vt:lpwstr>
  </property>
  <property fmtid="{D5CDD505-2E9C-101B-9397-08002B2CF9AE}" pid="139" name="ZOTERO_BREF_qpJ2NUXCjM4n_1">
    <vt:lpwstr>ZOTERO_ITEM CSL_CITATION {"citationID":"KFXMd98C","properties":{"formattedCitation":"(Bunbury-Blanchette et al. 2015)","plainCitation":"(Bunbury-Blanchette et al. 2015)","dontUpdate":true,"noteIndex":0},"citationItems":[{"id":"q1e9xkHj/Q7tg2SxC","uris":["</vt:lpwstr>
  </property>
  <property fmtid="{D5CDD505-2E9C-101B-9397-08002B2CF9AE}" pid="140" name="ZOTERO_BREF_qpJ2NUXCjM4n_2">
    <vt:lpwstr>http://zotero.org/users/6112721/items/2QKDUNC5"],"itemData":{"id":269,"type":"article-journal","abstract":"Hybridization can result in the formation of highly competitive lineages that displace their progenitor species and other native organisms. In easte</vt:lpwstr>
  </property>
  <property fmtid="{D5CDD505-2E9C-101B-9397-08002B2CF9AE}" pid="141" name="ZOTERO_BREF_qpJ2NUXCjM4n_3">
    <vt:lpwstr>rn North America, hybridization between native Typha latifolia and introduced Typha angustifolia yields the vigorous hybrid species T. × glauca. The hybrid has become increasingly prevalent over the past century in eastern North America, where there are i</vt:lpwstr>
  </property>
  <property fmtid="{D5CDD505-2E9C-101B-9397-08002B2CF9AE}" pid="142" name="ZOTERO_BREF_qpJ2NUXCjM4n_4">
    <vt:lpwstr>ndications it displaces native plants. Moreover, it has been suggested that water depth inﬂuences the growth performance of hybrid vs. native cattails but there have been no comparisons of plant performance under contrasting water depths. Using a common-g</vt:lpwstr>
  </property>
  <property fmtid="{D5CDD505-2E9C-101B-9397-08002B2CF9AE}" pid="143" name="ZOTERO_BREF_qpJ2NUXCjM4n_5">
    <vt:lpwstr>arden experiment with two levels of a water-depth treatment we compared the above- and below-ground growth performance of T. latifolia vs. hybrid cattails collected from 12 sites in southern Ontario. We found that hybrids outperformed all other plants in </vt:lpwstr>
  </property>
  <property fmtid="{D5CDD505-2E9C-101B-9397-08002B2CF9AE}" pid="144" name="ZOTERO_BREF_qpJ2NUXCjM4n_6">
    <vt:lpwstr>terms of total and above-ground biomass production and, depending on the method of species assignment used, in terms of the number of ramets produced. However, there was no difference in the mass of rhizomes produced between species. Consistent with a pre</vt:lpwstr>
  </property>
  <property fmtid="{D5CDD505-2E9C-101B-9397-08002B2CF9AE}" pid="145" name="ZOTERO_BREF_qpJ2NUXCjM4n_7">
    <vt:lpwstr>vious study of natural populations from the same region, growth performance of the different species was similar across the different water depths used in the experiment. Collectively, our results indicate that enhanced hybrid performance was driven by th</vt:lpwstr>
  </property>
  <property fmtid="{D5CDD505-2E9C-101B-9397-08002B2CF9AE}" pid="146" name="ZOTERO_BREF_qpJ2NUXCjM4n_8">
    <vt:lpwstr>e production of larger and more numerous ramets and not via increased investment in rhizomes.","container-title":"Basic and Applied Ecology","DOI":"10.1016/j.baae.2015.04.006","ISSN":"14391791","issue":"5","journalAbbreviation":"Basic and Applied Ecology"</vt:lpwstr>
  </property>
  <property fmtid="{D5CDD505-2E9C-101B-9397-08002B2CF9AE}" pid="147" name="ZOTERO_BREF_qpJ2NUXCjM4n_9">
    <vt:lpwstr>,"language":"en","page":"394-402","source":"DOI.org (Crossref)","title":"Hybrid Typha×glauca outperforms native T. latifolia under contrasting water depths in a common garden","volume":"16","author":[{"family":"Bunbury-Blanchette","given":"Adèle L."},{"fa</vt:lpwstr>
  </property>
  <property fmtid="{D5CDD505-2E9C-101B-9397-08002B2CF9AE}" pid="148" name="ZOTERO_BREF_qpJ2NUXCjM4n_10">
    <vt:lpwstr>mily":"Freeland","given":"Joanna R."},{"family":"Dorken","given":"Marcel E."}],"issued":{"date-parts":[["2015",8]]}}}],"schema":"https://github.com/citation-style-language/schema/raw/master/csl-citation.json"} </vt:lpwstr>
  </property>
  <property fmtid="{D5CDD505-2E9C-101B-9397-08002B2CF9AE}" pid="149" name="ZOTERO_BREF_2TRObY0MhuBq_1">
    <vt:lpwstr>ZOTERO_ITEM CSL_CITATION {"citationID":"SiDaKE6N","properties":{"formattedCitation":"(Wilcox et al. 2008)","plainCitation":"(Wilcox et al. 2008)","noteIndex":0},"citationItems":[{"id":274,"uris":["http://zotero.org/users/6112721/items/YYZZR9PD"],"uri":["h</vt:lpwstr>
  </property>
  <property fmtid="{D5CDD505-2E9C-101B-9397-08002B2CF9AE}" pid="150" name="ZOTERO_BREF_2TRObY0MhuBq_2">
    <vt:lpwstr>ttp://zotero.org/users/6112721/items/YYZZR9PD"],"itemData":{"id":274,"type":"article-journal","title":"Cattail Invasion of Sedge/Grass Meadows in Lake Ontario: Photointerpretation Analysis of Sixteen Wetlands over Five Decades","container-title":"Journal </vt:lpwstr>
  </property>
  <property fmtid="{D5CDD505-2E9C-101B-9397-08002B2CF9AE}" pid="151" name="ZOTERO_BREF_2TRObY0MhuBq_3">
    <vt:lpwstr>of Great Lakes Research","page":"301-323","volume":"34","issue":"2","source":"DOI.org (Crossref)","abstract":"Photointerpretation studies were conducted to evaluate vegetation changes in wetlands of Lake Ontario and the upper St. Lawrence River associated</vt:lpwstr>
  </property>
  <property fmtid="{D5CDD505-2E9C-101B-9397-08002B2CF9AE}" pid="152" name="ZOTERO_BREF_2TRObY0MhuBq_4">
    <vt:lpwstr> with regulation of water levels since about 1960. The studies used photographs from 16 sites (four each from drowned river mouth, barrier beach, open embayment, and protected embayment wetlands) and spanned a period from the 1950s to 2001 at roughly deca</vt:lpwstr>
  </property>
  <property fmtid="{D5CDD505-2E9C-101B-9397-08002B2CF9AE}" pid="153" name="ZOTERO_BREF_2TRObY0MhuBq_5">
    <vt:lpwstr>dal intervals. Meadow marsh was the most prominent vegetation type in most wetlands in the late 1950s when water levels had declined following high lake levels in the early 1950s. Meadow marsh increased at some sites in the mid-1960s in response to low la</vt:lpwstr>
  </property>
  <property fmtid="{D5CDD505-2E9C-101B-9397-08002B2CF9AE}" pid="154" name="ZOTERO_BREF_2TRObY0MhuBq_6">
    <vt:lpwstr>ke levels and decreased at all sites in the late 1970s following a period of high lake levels. Typha increased at nearly all sites, except waveexposed open embayments, in the 1970s. Meadow marsh continued to decrease and Typha to increase at most sites du</vt:lpwstr>
  </property>
  <property fmtid="{D5CDD505-2E9C-101B-9397-08002B2CF9AE}" pid="155" name="ZOTERO_BREF_2TRObY0MhuBq_7">
    <vt:lpwstr>ring sustained higher lake levels through the 1980s, 1990s, and into 2001. Most vegetation changes could be correlated with lake-level changes and with life-history strategies and physiological tolerances to water depth of prominent taxa. Analyses of GIS </vt:lpwstr>
  </property>
  <property fmtid="{D5CDD505-2E9C-101B-9397-08002B2CF9AE}" pid="156" name="ZOTERO_BREF_2TRObY0MhuBq_8">
    <vt:lpwstr>coverages demonstrated that much of the Typha invasion was landward into meadow marsh, largely by Typha × glauca. Lesser expansion toward open water included both T. × glauca and T. angustifolia. Although many models focus on the seed bank as a key compon</vt:lpwstr>
  </property>
  <property fmtid="{D5CDD505-2E9C-101B-9397-08002B2CF9AE}" pid="157" name="ZOTERO_BREF_2TRObY0MhuBq_9">
    <vt:lpwstr>ent of vegetative change in wetlands, our results suggest that canopy-dominating, moisture-requiring Typha was able to invade meadow marsh at higher elevations because sustained higher lake levels allowed it to survive and overtake sedges and grasses that</vt:lpwstr>
  </property>
  <property fmtid="{D5CDD505-2E9C-101B-9397-08002B2CF9AE}" pid="158" name="ZOTERO_BREF_2TRObY0MhuBq_10">
    <vt:lpwstr> can tolerate periods of drier soil conditions.","DOI":"10.3394/0380-1330(2008)34[301:CIOGMI]2.0.CO;2","ISSN":"0380-1330, 0380-1330","title-short":"Cattail Invasion of Sedge/Grass Meadows in Lake Ontario","journalAbbreviation":"Journal of Great Lakes Rese</vt:lpwstr>
  </property>
  <property fmtid="{D5CDD505-2E9C-101B-9397-08002B2CF9AE}" pid="159" name="ZOTERO_BREF_2TRObY0MhuBq_11">
    <vt:lpwstr>arch","language":"en","author":[{"family":"Wilcox","given":"Douglas A."},{"family":"Kowalski","given":"Kurt P."},{"family":"Hoare","given":"Holly L."},{"family":"Carlson","given":"Martha L."},{"family":"Morgan","given":"Heather N."}],"issued":{"date-parts</vt:lpwstr>
  </property>
  <property fmtid="{D5CDD505-2E9C-101B-9397-08002B2CF9AE}" pid="160" name="ZOTERO_BREF_2TRObY0MhuBq_12">
    <vt:lpwstr>":[["2008",6]]}}}],"schema":"https://github.com/citation-style-language/schema/raw/master/csl-citation.json"}</vt:lpwstr>
  </property>
  <property fmtid="{D5CDD505-2E9C-101B-9397-08002B2CF9AE}" pid="161" name="ZOTERO_BREF_hk017fluJ73N_1">
    <vt:lpwstr>ZOTERO_ITEM CSL_CITATION {"citationID":"lM69jOsA","properties":{"formattedCitation":"(Frieswyk &amp; Zedler 2007; Wilcox et al. 2008)","plainCitation":"(Frieswyk &amp; Zedler 2007; Wilcox et al. 2008)","dontUpdate":true,"noteIndex":0},"citationItems":[{"id":"q1e9</vt:lpwstr>
  </property>
  <property fmtid="{D5CDD505-2E9C-101B-9397-08002B2CF9AE}" pid="162" name="ZOTERO_BREF_hk017fluJ73N_2">
    <vt:lpwstr>xkHj/60NqlyO1","uris":["http://zotero.org/users/6112721/items/LNPZF75W"],"itemData":{"id":367,"type":"article-journal","abstract":"Water-level change is integral to the structure and function of Great Lakes coastal wetlands, and many studies document pred</vt:lpwstr>
  </property>
  <property fmtid="{D5CDD505-2E9C-101B-9397-08002B2CF9AE}" pid="163" name="ZOTERO_BREF_hk017fluJ73N_3">
    <vt:lpwstr>ictable relationships between vegetation and water level. However, anthropogenic stressors, such as invasive species, land-use change, and water-level stabilization, interact to shift the historical cycle (of native vegetation migration up- and down-slope</vt:lpwstr>
  </property>
  <property fmtid="{D5CDD505-2E9C-101B-9397-08002B2CF9AE}" pid="164" name="ZOTERO_BREF_hk017fluJ73N_4">
    <vt:lpwstr>) toward dominance by invasive Typha species. Knowing from earlier studies that water-level stabilization alters the historical vegetation cycle, we asked if similar shifts can occur where water levels are not stabilized. Using historical aerial photograp</vt:lpwstr>
  </property>
  <property fmtid="{D5CDD505-2E9C-101B-9397-08002B2CF9AE}" pid="165" name="ZOTERO_BREF_hk017fluJ73N_5">
    <vt:lpwstr>hs of three coastal wetlands (in Lake Michigan’s Green Bay, Wisconsin), we determined that habitat dominated by Typha species has expanded to eliminate wet meadow habitat. Between 1974 and 1992, linear regressions showed strong, significant relationships </vt:lpwstr>
  </property>
  <property fmtid="{D5CDD505-2E9C-101B-9397-08002B2CF9AE}" pid="166" name="ZOTERO_BREF_hk017fluJ73N_6">
    <vt:lpwstr>of both meadow area (R2 ≥ 0.894; p &lt; 0.02) and marsh area (R2 ≥ 0.784; p &lt; 0.05) to water level in all three wetlands. In 2000, meadow area was below that predicted by the historical pattern due to the landward advance of marsh habitat during a year of de</vt:lpwstr>
  </property>
  <property fmtid="{D5CDD505-2E9C-101B-9397-08002B2CF9AE}" pid="167" name="ZOTERO_BREF_hk017fluJ73N_7">
    <vt:lpwstr>creasing water levels. In the same period, land use in the wetland watersheds converted from agriculture to urban. Urbanization and the replacement of native Typha latifolia by the invasive hybrid Typha xglauca may have overwhelmed the beneficial impact o</vt:lpwstr>
  </property>
  <property fmtid="{D5CDD505-2E9C-101B-9397-08002B2CF9AE}" pid="168" name="ZOTERO_BREF_hk017fluJ73N_8">
    <vt:lpwstr>f water-level fluctuation. The documentation of vegetation shifts, as herein, is an essential step in the process of preserving and restoring ecological integrity.","container-title":"Journal of Great Lakes Research","DOI":"10.3394/0380-1330(2007)33[366:V</vt:lpwstr>
  </property>
  <property fmtid="{D5CDD505-2E9C-101B-9397-08002B2CF9AE}" pid="169" name="ZOTERO_BREF_hk017fluJ73N_9">
    <vt:lpwstr>CIGLC]2.0.CO;2","ISSN":"0380-1330, 0380-1330","issue":"2","journalAbbreviation":"Journal of Great Lakes Research","language":"en","page":"366-380","source":"DOI.org (Crossref)","title":"Vegetation Change in Great Lakes Coastal Wetlands: Deviation from the</vt:lpwstr>
  </property>
  <property fmtid="{D5CDD505-2E9C-101B-9397-08002B2CF9AE}" pid="170" name="ZOTERO_BREF_hk017fluJ73N_10">
    <vt:lpwstr> Historical Cycle","title-short":"Vegetation Change in Great Lakes Coastal Wetlands","volume":"33","author":[{"family":"Frieswyk","given":"Christin B."},{"family":"Zedler","given":"Joy B."}],"issued":{"date-parts":[["2007",6]]}}},{"id":"q1e9xkHj/VucibEXR"</vt:lpwstr>
  </property>
  <property fmtid="{D5CDD505-2E9C-101B-9397-08002B2CF9AE}" pid="171" name="ZOTERO_BREF_hk017fluJ73N_11">
    <vt:lpwstr>,"uris":["http://zotero.org/users/6112721/items/YYZZR9PD"],"itemData":{"id":274,"type":"article-journal","abstract":"Photointerpretation studies were conducted to evaluate vegetation changes in wetlands of Lake Ontario and the upper St. Lawrence River ass</vt:lpwstr>
  </property>
  <property fmtid="{D5CDD505-2E9C-101B-9397-08002B2CF9AE}" pid="172" name="ZOTERO_BREF_hk017fluJ73N_12">
    <vt:lpwstr>ociated with regulation of water levels since about 1960. The studies used photographs from 16 sites (four each from drowned river mouth, barrier beach, open embayment, and protected embayment wetlands) and spanned a period from the 1950s to 2001 at rough</vt:lpwstr>
  </property>
  <property fmtid="{D5CDD505-2E9C-101B-9397-08002B2CF9AE}" pid="173" name="ZOTERO_BREF_kgfW5VAN7NYH_1">
    <vt:lpwstr>ZOTERO_ITEM CSL_CITATION {"citationID":"FffibOFQ","properties":{"formattedCitation":"(Woo &amp; Zedler 2002b)","plainCitation":"(Woo &amp; Zedler 2002b)","dontUpdate":true,"noteIndex":0},"citationItems":[{"id":"q1e9xkHj/YzYgttor","uris":["http://zotero.org/users/</vt:lpwstr>
  </property>
  <property fmtid="{D5CDD505-2E9C-101B-9397-08002B2CF9AE}" pid="174" name="ZOTERO_BREF_kgfW5VAN7NYH_2">
    <vt:lpwstr>6112721/items/66HVJWWB"],"itemData":{"id":423,"type":"article-journal","abstract":"Where wetlands receive urban runoff, Typha spp. and other invasive plants often displace the native vegetation. We tested the ability of nutrients (N and P) to increase veg</vt:lpwstr>
  </property>
  <property fmtid="{D5CDD505-2E9C-101B-9397-08002B2CF9AE}" pid="175" name="ZOTERO_BREF_kgfW5VAN7NYH_3">
    <vt:lpwstr>etative growth of T. ϫ glauca (a hybrid of T. latifolia and T. angustifolia). In the greenhouse, 17 treatments revealed that T. ϫ glauca required both N and P for growth, and total leaf length was most stimulated where a higher proportion of P was added (</vt:lpwstr>
  </property>
  <property fmtid="{D5CDD505-2E9C-101B-9397-08002B2CF9AE}" pid="176" name="ZOTERO_BREF_kgfW5VAN7NYH_4">
    <vt:lpwstr>7N:1P vs. 14N:1P, with N constant and P changed), regardless of concentration (the High treatment was 4ϫ the Low treatment). In Gardner Marsh (Madison, Wisconsin, USA), we set up 28 plots (1 ϫ 6 m) that bisected the boundary between sedge meadow (graminoi</vt:lpwstr>
  </property>
  <property fmtid="{D5CDD505-2E9C-101B-9397-08002B2CF9AE}" pid="177" name="ZOTERO_BREF_kgfW5VAN7NYH_5">
    <vt:lpwstr>ds) and T. ϫ glauca, and we added a common lawn fertilizer (9N:1P:4K) at high (62.5 g/m2), medium (31.3 g/m2), low (15.6 g/m2), and control (0 g/m2) rates on ﬁve dates, with nϭ7 plots/treatment. After one growing season, fertilizer addition increased T. ϫ</vt:lpwstr>
  </property>
  <property fmtid="{D5CDD505-2E9C-101B-9397-08002B2CF9AE}" pid="178" name="ZOTERO_BREF_kgfW5VAN7NYH_6">
    <vt:lpwstr> glauca ramet density, height, and biomass, especially where the sedge meadow graminoids were initially dominant. Aboveground biomass of T. ϫ glauca in the high nutrient addition treatment (1029 Ϯ 256.1 g/ m2) was more than double that for control plots (</vt:lpwstr>
  </property>
  <property fmtid="{D5CDD505-2E9C-101B-9397-08002B2CF9AE}" pid="179" name="ZOTERO_BREF_kgfW5VAN7NYH_7">
    <vt:lpwstr>431 Ϯ 80.52 g/m2) overall, with the greatest percent increase in sedge meadow subplots. In contrast, native graminoids (mostly Carex spp.) did not respond to treatment, either in biomass or percent cover. Typha ϫ glauca allocated nutrients to both growth </vt:lpwstr>
  </property>
  <property fmtid="{D5CDD505-2E9C-101B-9397-08002B2CF9AE}" pid="180" name="ZOTERO_BREF_kgfW5VAN7NYH_8">
    <vt:lpwstr>and storage, as indicated by higher N and P concentrations in leaves, shoot bases, and rhizomes in plots with high nutrient addition. Because fertilizing the marsh enhanced the shoot growth of T. ϫ glauca but not native graminoids, and because the 7N:1P t</vt:lpwstr>
  </property>
  <property fmtid="{D5CDD505-2E9C-101B-9397-08002B2CF9AE}" pid="181" name="ZOTERO_BREF_kgfW5VAN7NYH_9">
    <vt:lpwstr>reatment stimulated growth in the greenhouse, we suggest that wetland managers focus on reducing P inﬂows to urban wetlands. Fertilizer additions below those recommended by the manufacturer for new lawns (5ϫ that of our highest treatment) should be more e</vt:lpwstr>
  </property>
  <property fmtid="{D5CDD505-2E9C-101B-9397-08002B2CF9AE}" pid="182" name="ZOTERO_BREF_kgfW5VAN7NYH_10">
    <vt:lpwstr>conomical and have fewer impacts on receiving wetlands.","container-title":"Wetlands","DOI":"10.1672/0277-5212(2002)022[0509:CNASAS]2.0.CO;2","ISSN":"0277-5212, 1943-6246","issue":"3","journalAbbreviation":"Wetlands","language":"en","page":"509-521","sour</vt:lpwstr>
  </property>
  <property fmtid="{D5CDD505-2E9C-101B-9397-08002B2CF9AE}" pid="183" name="ZOTERO_BREF_kgfW5VAN7NYH_11">
    <vt:lpwstr>ce":"DOI.org (Crossref)","title":"Can nutrients alone shift a sedge meadow towards dominance by the invasive Typha × glauca","volume":"22","author":[{"family":"Woo","given":"Isa"},{"family":"Zedler","given":"Joy B."}],"issued":{"date-parts":[["2002",9]]}}</vt:lpwstr>
  </property>
  <property fmtid="{D5CDD505-2E9C-101B-9397-08002B2CF9AE}" pid="184" name="ZOTERO_BREF_kgfW5VAN7NYH_12">
    <vt:lpwstr>}],"schema":"https://github.com/citation-style-language/schema/raw/master/csl-citation.json"} </vt:lpwstr>
  </property>
  <property fmtid="{D5CDD505-2E9C-101B-9397-08002B2CF9AE}" pid="185" name="ZOTERO_BREF_GhBWDR9tiFmv_1">
    <vt:lpwstr>ZOTERO_ITEM CSL_CITATION {"citationID":"GDZmBa3l","properties":{"formattedCitation":"(Larkin et al. 2012; Farrer &amp; Goldberg 2014; Szabo et al. 2018)","plainCitation":"(Larkin et al. 2012; Farrer &amp; Goldberg 2014; Szabo et al. 2018)","dontUpdate":true,"note</vt:lpwstr>
  </property>
  <property fmtid="{D5CDD505-2E9C-101B-9397-08002B2CF9AE}" pid="186" name="ZOTERO_BREF_GhBWDR9tiFmv_2">
    <vt:lpwstr>Index":0},"citationItems":[{"id":"q1e9xkHj/3YZb9ih0","uris":["http://zotero.org/users/6112721/items/WYA433UI"],"itemData":{"id":349,"type":"article-journal","container-title":"Biological Invasions","DOI":"10.1007/s10530-011-0059-y","ISSN":"1387-3547, 1573</vt:lpwstr>
  </property>
  <property fmtid="{D5CDD505-2E9C-101B-9397-08002B2CF9AE}" pid="187" name="ZOTERO_BREF_GhBWDR9tiFmv_3">
    <vt:lpwstr>-1464","issue":"1","journalAbbreviation":"Biol Invasions","language":"en","page":"65-77","source":"DOI.org (Crossref)","title":"Mechanisms of dominance by the invasive hybrid cattail Typha × glauca","volume":"14","author":[{"family":"Larkin","given":"Dani</vt:lpwstr>
  </property>
  <property fmtid="{D5CDD505-2E9C-101B-9397-08002B2CF9AE}" pid="188" name="ZOTERO_BREF_GhBWDR9tiFmv_4">
    <vt:lpwstr>el J."},{"family":"Freyman","given":"Monika J."},{"family":"Lishawa","given":"Shane C."},{"family":"Geddes","given":"Pamela"},{"family":"Tuchman","given":"Nancy C."}],"issued":{"date-parts":[["2012",1]]}}},{"id":"q1e9xkHj/I8zVGTPE","uris":["http://zotero.</vt:lpwstr>
  </property>
  <property fmtid="{D5CDD505-2E9C-101B-9397-08002B2CF9AE}" pid="189" name="ZOTERO_BREF_GhBWDR9tiFmv_5">
    <vt:lpwstr>org/users/6112721/items/YT8U9IIF"],"itemData":{"id":300,"type":"article-journal","abstract":"Invasive plants compete with natives, and their litter can suppress natives and alter ecosystem function. Understanding the mechanisms of effect of invasive plant</vt:lpwstr>
  </property>
  <property fmtid="{D5CDD505-2E9C-101B-9397-08002B2CF9AE}" pid="190" name="ZOTERO_BREF_GhBWDR9tiFmv_6">
    <vt:lpwstr>s and testing whether invader removal reverses these effects is important to guide restoration and management. We addressed these questions in a Great Lakes marsh invaded by Typha x glauca (hybrid cattail), which produces monodominant stands with consider</vt:lpwstr>
  </property>
  <property fmtid="{D5CDD505-2E9C-101B-9397-08002B2CF9AE}" pid="191" name="ZOTERO_BREF_GhBWDR9tiFmv_7">
    <vt:lpwstr>able litter accumulation. We teased apart effects of live T. x glauca versus its litter on the marsh ecosystem with a live/litter transplant experiment, and tested whether effects were reversible by a live/litter removal experiment in a Typha stand. Over </vt:lpwstr>
  </property>
  <property fmtid="{D5CDD505-2E9C-101B-9397-08002B2CF9AE}" pid="192" name="ZOTERO_BREF_GhBWDR9tiFmv_8">
    <vt:lpwstr>two to four years, in both native marsh and Typha stand, the presence of litter decreased light and increased inorganic nitrogen. Live T. x glauca addition to the native marsh increased inorganic nitrogen and soil organic matter, but removal did not rever</vt:lpwstr>
  </property>
  <property fmtid="{D5CDD505-2E9C-101B-9397-08002B2CF9AE}" pid="193" name="ZOTERO_BREF_GhBWDR9tiFmv_9">
    <vt:lpwstr>se these effects. Litter addition decreased native richness and abundance, and litter removal reversed these effects; however, characteristic native marsh sedges and rushes were not restored, but rather terrestrial grasses and forbs recruited. This sugges</vt:lpwstr>
  </property>
  <property fmtid="{D5CDD505-2E9C-101B-9397-08002B2CF9AE}" pid="194" name="ZOTERO_BREF_GhBWDR9tiFmv_10">
    <vt:lpwstr>ts that litter removal is essential in cattail restoration projects to increase diversity, but that further active management will likely be necessary to restore marsh communities per se. Because many wetland invaders share similar traits with T. x glauca</vt:lpwstr>
  </property>
  <property fmtid="{D5CDD505-2E9C-101B-9397-08002B2CF9AE}" pid="195" name="ZOTERO_BREF_qLH0137m1vYq_1">
    <vt:lpwstr>ZOTERO_ITEM CSL_CITATION {"citationID":"gyHBzae4","properties":{"formattedCitation":"(Jarchow &amp; Cook 2009)","plainCitation":"(Jarchow &amp; Cook 2009)","dontUpdate":true,"noteIndex":0},"citationItems":[{"id":"q1e9xkHj/zq9NdCWf","uris":["http://zotero.org/user</vt:lpwstr>
  </property>
  <property fmtid="{D5CDD505-2E9C-101B-9397-08002B2CF9AE}" pid="196" name="ZOTERO_BREF_qLH0137m1vYq_2">
    <vt:lpwstr>s/6112721/items/FCR7H8VK"],"itemData":{"id":336,"type":"article-journal","container-title":"Plant Ecology","DOI":"10.1007/s11258-009-9573-8","ISSN":"1385-0237, 1573-5052","issue":"1","journalAbbreviation":"Plant Ecol","language":"en","page":"113-124","sou</vt:lpwstr>
  </property>
  <property fmtid="{D5CDD505-2E9C-101B-9397-08002B2CF9AE}" pid="197" name="ZOTERO_BREF_qLH0137m1vYq_3">
    <vt:lpwstr>rce":"DOI.org (Crossref)","title":"Allelopathy as a mechanism for the invasion of Typha angustifolia","volume":"204","author":[{"family":"Jarchow","given":"Meghann E."},{"family":"Cook","given":"Bradley J."}],"issued":{"date-parts":[["2009",9]]}}}],"schem</vt:lpwstr>
  </property>
  <property fmtid="{D5CDD505-2E9C-101B-9397-08002B2CF9AE}" pid="198" name="ZOTERO_BREF_qLH0137m1vYq_4">
    <vt:lpwstr>a":"https://github.com/citation-style-language/schema/raw/master/csl-citation.json"} </vt:lpwstr>
  </property>
  <property fmtid="{D5CDD505-2E9C-101B-9397-08002B2CF9AE}" pid="199" name="ZOTERO_BREF_GhBWDR9tiFmv_11">
    <vt:lpwstr>, including litter accumulation, conclusions are broadly applicable to a variety of wetland invasions.","container-title":"Aquatic Botany","DOI":"10.1016/j.aquabot.2014.01.002","ISSN":"03043770","journalAbbreviation":"Aquatic Botany","language":"en","page</vt:lpwstr>
  </property>
  <property fmtid="{D5CDD505-2E9C-101B-9397-08002B2CF9AE}" pid="200" name="ZOTERO_BREF_GhBWDR9tiFmv_12">
    <vt:lpwstr>":"35-43","source":"DOI.org (Crossref)","title":"Mechanisms and reversibility of the effects of hybrid cattail on a Great Lakes marsh","volume":"116","author":[{"family":"Farrer","given":"Emily C."},{"family":"Goldberg","given":"Deborah E."}],"issued":{"d</vt:lpwstr>
  </property>
  <property fmtid="{D5CDD505-2E9C-101B-9397-08002B2CF9AE}" pid="201" name="ZOTERO_BREF_GhBWDR9tiFmv_13">
    <vt:lpwstr>ate-parts":[["2014",5]]}}},{"id":"q1e9xkHj/mLgk1Sze","uris":["http://zotero.org/users/6112721/items/DMJ3JHJZ"],"itemData":{"id":402,"type":"article-journal","abstract":"Invasive species aﬀect native vegetation through combinations of direct interactions (</vt:lpwstr>
  </property>
  <property fmtid="{D5CDD505-2E9C-101B-9397-08002B2CF9AE}" pid="202" name="ZOTERO_BREF_GhBWDR9tiFmv_14">
    <vt:lpwstr>e.g. competition) and indirect interactions (e.g. altered pollination regimes) mediated through the occupation of shared environments. Hybrid cattails (Typha × glauca) are rapidly displacing their parental species, the native broadleaf cattail (T.latifoli</vt:lpwstr>
  </property>
  <property fmtid="{D5CDD505-2E9C-101B-9397-08002B2CF9AE}" pid="203" name="ZOTERO_BREF_GhBWDR9tiFmv_15">
    <vt:lpwstr>a) and the introduced narrow-leaf cattail (T. angustifolia), but the mechanisms involved are poorly understood. We evaluated the potential for direct and indirect interactions among cattails using a series of experiments. First, we evaluated whether seed </vt:lpwstr>
  </property>
  <property fmtid="{D5CDD505-2E9C-101B-9397-08002B2CF9AE}" pid="204" name="ZOTERO_BREF_GhBWDR9tiFmv_16">
    <vt:lpwstr>germination was aﬀected by hybrid leaf litter using a factorial experiment in which we tested for indirect eﬀects of leaf-litter leachate and shading. Second we tested whether these indirect eﬀects of hybrid leaf litter aﬀected seedling performance using </vt:lpwstr>
  </property>
  <property fmtid="{D5CDD505-2E9C-101B-9397-08002B2CF9AE}" pid="205" name="ZOTERO_BREF_GhBWDR9tiFmv_17">
    <vt:lpwstr>a factorial common-garden experiment. Finally, we tested for direct competitive interactions between hybrid and native cattail seedlings. One or more components of hybrid leaf-litter leachate strongly reduced the germination of the parental cattail specie</vt:lpwstr>
  </property>
  <property fmtid="{D5CDD505-2E9C-101B-9397-08002B2CF9AE}" pid="206" name="ZOTERO_BREF_GhBWDR9tiFmv_18">
    <vt:lpwstr>s, but not that of the hybrid. There was no evidence that direct competitive interactions aﬀected seedling performance. Because regular recruitment by seeds appears to be important in shaping patterns of genetic diversity in natural populations, our ﬁndin</vt:lpwstr>
  </property>
  <property fmtid="{D5CDD505-2E9C-101B-9397-08002B2CF9AE}" pid="207" name="ZOTERO_BREF_GhBWDR9tiFmv_19">
    <vt:lpwstr>gs provide a mechanism for explaining the dominance of hybrid cattails in eastern North America.","container-title":"Aquatic Botany","DOI":"10.1016/j.aquabot.2017.11.009","ISSN":"03043770","journalAbbreviation":"Aquatic Botany","language":"en","page":"29-</vt:lpwstr>
  </property>
  <property fmtid="{D5CDD505-2E9C-101B-9397-08002B2CF9AE}" pid="208" name="ZOTERO_BREF_GhBWDR9tiFmv_20">
    <vt:lpwstr>36","source":"DOI.org (Crossref)","title":"The effects of leaf litter and competition from hybrid cattails ( Typha × glauca ) on the seed germination and seedling performance of its parental species","volume":"145","author":[{"family":"Szabo","given":"Jes</vt:lpwstr>
  </property>
  <property fmtid="{D5CDD505-2E9C-101B-9397-08002B2CF9AE}" pid="209" name="ZOTERO_BREF_GhBWDR9tiFmv_21">
    <vt:lpwstr>sica"},{"family":"Freeland","given":"Joanna R."},{"family":"Dorken","given":"Marcel E."}],"issued":{"date-parts":[["2018",2]]}}}],"schema":"https://github.com/citation-style-language/schema/raw/master/csl-citation.json"} </vt:lpwstr>
  </property>
  <property fmtid="{D5CDD505-2E9C-101B-9397-08002B2CF9AE}" pid="210" name="ZOTERO_BREF_GhBWDR9tiFmv_22">
    <vt:lpwstr/>
  </property>
  <property fmtid="{D5CDD505-2E9C-101B-9397-08002B2CF9AE}" pid="211" name="ZOTERO_BREF_s5U73TLCf7R4_1">
    <vt:lpwstr>ZOTERO_ITEM CSL_CITATION {"citationID":"OTFZbUSS","properties":{"formattedCitation":"(Kostecke et al. 1999; Hood 2013)","plainCitation":"(Kostecke et al. 1999; Hood 2013)","noteIndex":0},"citationItems":[{"id":344,"uris":["http://zotero.org/users/6112721/</vt:lpwstr>
  </property>
  <property fmtid="{D5CDD505-2E9C-101B-9397-08002B2CF9AE}" pid="212" name="ZOTERO_BREF_s5U73TLCf7R4_2">
    <vt:lpwstr>items/KIWZA6J5"],"uri":["http://zotero.org/users/6112721/items/KIWZA6J5"],"itemData":{"id":344,"type":"article-journal","title":"Vegetation Response to Cattail Management at Cheyenne Bottoms, Kansas","container-title":"J. Aquat. Plant Manage.","page":"7",</vt:lpwstr>
  </property>
  <property fmtid="{D5CDD505-2E9C-101B-9397-08002B2CF9AE}" pid="213" name="ZOTERO_BREF_s5U73TLCf7R4_3">
    <vt:lpwstr>"source":"Zotero","language":"en","author":[{"family":"Kostecke","given":"Richard M"},{"family":"Smith","given":"L M"},{"family":"Hands","given":"H M"}],"issued":{"date-parts":[["1999"]]}}},{"id":332,"uris":["http://zotero.org/users/6112721/items/NNBPUJD9</vt:lpwstr>
  </property>
  <property fmtid="{D5CDD505-2E9C-101B-9397-08002B2CF9AE}" pid="214" name="ZOTERO_BREF_s5U73TLCf7R4_4">
    <vt:lpwstr>"],"uri":["http://zotero.org/users/6112721/items/NNBPUJD9"],"itemData":{"id":332,"type":"article-journal","title":"Applying and testing a predictive vegetation model to management of the invasive cattail, Typha angustifolia L., in an oligohaline tidal mar</vt:lpwstr>
  </property>
  <property fmtid="{D5CDD505-2E9C-101B-9397-08002B2CF9AE}" pid="215" name="ZOTERO_BREF_s5U73TLCf7R4_5">
    <vt:lpwstr>sh reveals priority effects caused by non-stationarity","container-title":"Wetlands Ecology and Management","page":"229-242","volume":"21","issue":"4","source":"DOI.org (Crossref)","DOI":"10.1007/s11273-013-9294-6","ISSN":"0923-4861, 1572-9834","journalAb</vt:lpwstr>
  </property>
  <property fmtid="{D5CDD505-2E9C-101B-9397-08002B2CF9AE}" pid="216" name="ZOTERO_BREF_s5U73TLCf7R4_6">
    <vt:lpwstr>breviation":"Wetlands Ecol Manage","language":"en","author":[{"family":"Hood","given":"W. Gregory"}],"issued":{"date-parts":[["2013",8]]}}}],"schema":"https://github.com/citation-style-language/schema/raw/master/csl-citation.json"}</vt:lpwstr>
  </property>
  <property fmtid="{D5CDD505-2E9C-101B-9397-08002B2CF9AE}" pid="217" name="ZOTERO_BREF_ponkpDIr0yYv_1">
    <vt:lpwstr>ZOTERO_ITEM CSL_CITATION {"citationID":"BdLHNgIV","properties":{"formattedCitation":"(Weisner 1993)","plainCitation":"(Weisner 1993)","dontUpdate":true,"noteIndex":0},"citationItems":[{"id":348,"uris":["http://zotero.org/users/6112721/items/ZHZJBMCY"],"ur</vt:lpwstr>
  </property>
  <property fmtid="{D5CDD505-2E9C-101B-9397-08002B2CF9AE}" pid="218" name="ZOTERO_BREF_ponkpDIr0yYv_2">
    <vt:lpwstr>i":["http://zotero.org/users/6112721/items/ZHZJBMCY"],"itemData":{"id":348,"type":"article-journal","container-title":"Oecologia","DOI":"10.1007/BF00317123","ISSN":"0029-8549, 1432-1939","issue":"3","journalAbbreviation":"Oecologia","language":"en","page"</vt:lpwstr>
  </property>
  <property fmtid="{D5CDD505-2E9C-101B-9397-08002B2CF9AE}" pid="219" name="ZOTERO_BREF_ponkpDIr0yYv_3">
    <vt:lpwstr>:"451-456","source":"DOI.org (Crossref)","title":"Long-term competitive displacement of Typha latifolia by Typha angustifolia in a eutrophic lake","volume":"94","author":[{"family":"Weisner","given":"Stefan E. B."}],"issued":{"date-parts":[["1993",6]]}}}]</vt:lpwstr>
  </property>
  <property fmtid="{D5CDD505-2E9C-101B-9397-08002B2CF9AE}" pid="220" name="ZOTERO_BREF_ponkpDIr0yYv_4">
    <vt:lpwstr>,"schema":"https://github.com/citation-style-language/schema/raw/master/csl-citation.json"}</vt:lpwstr>
  </property>
  <property fmtid="{D5CDD505-2E9C-101B-9397-08002B2CF9AE}" pid="221" name="ZOTERO_BREF_zODX21I4LEqH_1">
    <vt:lpwstr>ZOTERO_ITEM CSL_CITATION {"citationID":"yvw18cTR","properties":{"formattedCitation":"(Grace &amp; Wetzel 1998; Zapfe &amp; Freeland 2015)","plainCitation":"(Grace &amp; Wetzel 1998; Zapfe &amp; Freeland 2015)","dontUpdate":true,"noteIndex":0},"citationItems":[{"id":"q1e9</vt:lpwstr>
  </property>
  <property fmtid="{D5CDD505-2E9C-101B-9397-08002B2CF9AE}" pid="222" name="ZOTERO_BREF_zODX21I4LEqH_2">
    <vt:lpwstr>xkHj/McF6jMj5","uris":["http://zotero.org/users/6112721/items/ZQR9GS52"],"itemData":{"id":319,"type":"article-journal","abstract":"The zonation of Typha populations in an experimental pond in Michigan was re-examined 15 years after the original sampling t</vt:lpwstr>
  </property>
  <property fmtid="{D5CDD505-2E9C-101B-9397-08002B2CF9AE}" pid="223" name="ZOTERO_BREF_zODX21I4LEqH_3">
    <vt:lpwstr>o gain insight into the long-term dynamics. Current distributions of Typha populations were also examined in additional experimental ponds at the site that have been maintained for 23 years. The zonation between T. latifolia and T. angustifolia in the pre</vt:lpwstr>
  </property>
  <property fmtid="{D5CDD505-2E9C-101B-9397-08002B2CF9AE}" pid="224" name="ZOTERO_BREF_zODX21I4LEqH_4">
    <vt:lpwstr>viously studied pond 15 years after the initial sampling revealed that the density and distribution of shoots had not changed significantly. Thus, it appears that previously reported results (based on 7-year old populations) have remained consistent over </vt:lpwstr>
  </property>
  <property fmtid="{D5CDD505-2E9C-101B-9397-08002B2CF9AE}" pid="225" name="ZOTERO_BREF_zODX21I4LEqH_5">
    <vt:lpwstr>time. Additional insight into the interaction between these two taxa was sought by comparing mixed and monoculture stands in five experimental ponds that have remained undisturbed for their 23-year history. The maximum depth of T. latifolia, the shallow-w</vt:lpwstr>
  </property>
  <property fmtid="{D5CDD505-2E9C-101B-9397-08002B2CF9AE}" pid="226" name="ZOTERO_BREF_zODX21I4LEqH_6">
    <vt:lpwstr>ater species, was not significantly reduced when growing in the presence of the more flood tolerant T. angustifolia. In contrast, the minimum depth of T. angustifolia was reduced from 0 to 37 cm when in the presence of T. latifolia. When total populations</vt:lpwstr>
  </property>
  <property fmtid="{D5CDD505-2E9C-101B-9397-08002B2CF9AE}" pid="227" name="ZOTERO_BREF_zODX21I4LEqH_7">
    <vt:lpwstr> were compared between monoculture and mixed stands, the average density of T. angustifolia shoots was 59.4 percent lower in mixed stands while the density of T. latifolia was 32 percent lower, with T. angustifolia most affected at shallow depths (reduced</vt:lpwstr>
  </property>
  <property fmtid="{D5CDD505-2E9C-101B-9397-08002B2CF9AE}" pid="228" name="ZOTERO_BREF_zODX21I4LEqH_8">
    <vt:lpwstr> by 92 percent) and T. latifolia most affected at the deepest depths (reduced by 60 percent). These long-term observations indicate that competitive displacement between Typha taxa has remained stable over time. Published by Elsevier Science B.V.","contai</vt:lpwstr>
  </property>
  <property fmtid="{D5CDD505-2E9C-101B-9397-08002B2CF9AE}" pid="229" name="ZOTERO_BREF_zODX21I4LEqH_9">
    <vt:lpwstr>ner-title":"Aquatic Botany","DOI":"10.1016/S0304-3770(98)00056-4","ISSN":"03043770","issue":"2","journalAbbreviation":"Aquatic Botany","language":"en","page":"137-146","source":"DOI.org (Crossref)","title":"Long-term dynamics of Typha populations","volume</vt:lpwstr>
  </property>
  <property fmtid="{D5CDD505-2E9C-101B-9397-08002B2CF9AE}" pid="230" name="ZOTERO_BREF_zODX21I4LEqH_10">
    <vt:lpwstr>":"61","author":[{"family":"Grace","given":"James B"},{"family":"Wetzel","given":"Robert G"}],"issued":{"date-parts":[["1998",6]]}}},{"id":503,"uris":["http://zotero.org/users/6112721/items/7Y38N87P"],"itemData":{"id":503,"type":"article-journal","abstrac</vt:lpwstr>
  </property>
  <property fmtid="{D5CDD505-2E9C-101B-9397-08002B2CF9AE}" pid="231" name="ZOTERO_BREF_hk017fluJ73N_13">
    <vt:lpwstr>ly decadal intervals. Meadow marsh was the most prominent vegetation type in most wetlands in the late 1950s when water levels had declined following high lake levels in the early 1950s. Meadow marsh increased at some sites in the mid-1960s in response to</vt:lpwstr>
  </property>
  <property fmtid="{D5CDD505-2E9C-101B-9397-08002B2CF9AE}" pid="232" name="ZOTERO_BREF_hk017fluJ73N_14">
    <vt:lpwstr> low lake levels and decreased at all sites in the late 1970s following a period of high lake levels. Typha increased at nearly all sites, except waveexposed open embayments, in the 1970s. Meadow marsh continued to decrease and Typha to increase at most s</vt:lpwstr>
  </property>
  <property fmtid="{D5CDD505-2E9C-101B-9397-08002B2CF9AE}" pid="233" name="ZOTERO_BREF_hk017fluJ73N_15">
    <vt:lpwstr>ites during sustained higher lake levels through the 1980s, 1990s, and into 2001. Most vegetation changes could be correlated with lake-level changes and with life-history strategies and physiological tolerances to water depth of prominent taxa. Analyses </vt:lpwstr>
  </property>
  <property fmtid="{D5CDD505-2E9C-101B-9397-08002B2CF9AE}" pid="234" name="ZOTERO_BREF_hk017fluJ73N_16">
    <vt:lpwstr>of GIS coverages demonstrated that much of the Typha invasion was landward into meadow marsh, largely by Typha × glauca. Lesser expansion toward open water included both T. × glauca and T. angustifolia. Although many models focus on the seed bank as a key</vt:lpwstr>
  </property>
  <property fmtid="{D5CDD505-2E9C-101B-9397-08002B2CF9AE}" pid="235" name="ZOTERO_BREF_hk017fluJ73N_17">
    <vt:lpwstr> component of vegetative change in wetlands, our results suggest that canopy-dominating, moisture-requiring Typha was able to invade meadow marsh at higher elevations because sustained higher lake levels allowed it to survive and overtake sedges and grass</vt:lpwstr>
  </property>
  <property fmtid="{D5CDD505-2E9C-101B-9397-08002B2CF9AE}" pid="236" name="ZOTERO_BREF_hk017fluJ73N_18">
    <vt:lpwstr>es that can tolerate periods of drier soil conditions.","container-title":"Journal of Great Lakes Research","DOI":"10.3394/0380-1330(2008)34[301:CIOGMI]2.0.CO;2","ISSN":"0380-1330, 0380-1330","issue":"2","journalAbbreviation":"Journal of Great Lakes Resea</vt:lpwstr>
  </property>
  <property fmtid="{D5CDD505-2E9C-101B-9397-08002B2CF9AE}" pid="237" name="ZOTERO_BREF_hk017fluJ73N_19">
    <vt:lpwstr>rch","language":"en","page":"301-323","source":"DOI.org (Crossref)","title":"Cattail Invasion of Sedge/Grass Meadows in Lake Ontario: Photointerpretation Analysis of Sixteen Wetlands over Five Decades","title-short":"Cattail Invasion of Sedge/Grass Meadow</vt:lpwstr>
  </property>
  <property fmtid="{D5CDD505-2E9C-101B-9397-08002B2CF9AE}" pid="238" name="ZOTERO_BREF_hk017fluJ73N_20">
    <vt:lpwstr>s in Lake Ontario","volume":"34","author":[{"family":"Wilcox","given":"Douglas A."},{"family":"Kowalski","given":"Kurt P."},{"family":"Hoare","given":"Holly L."},{"family":"Carlson","given":"Martha L."},{"family":"Morgan","given":"Heather N."}],"issued":{</vt:lpwstr>
  </property>
  <property fmtid="{D5CDD505-2E9C-101B-9397-08002B2CF9AE}" pid="239" name="ZOTERO_BREF_hk017fluJ73N_21">
    <vt:lpwstr>"date-parts":[["2008",6]]}}}],"schema":"https://github.com/citation-style-language/schema/raw/master/csl-citation.json"} </vt:lpwstr>
  </property>
  <property fmtid="{D5CDD505-2E9C-101B-9397-08002B2CF9AE}" pid="240" name="ZOTERO_BREF_Zn7plF0kSVpj_1">
    <vt:lpwstr>ZOTERO_BIBL {"uncited":[],"omitted":[],"custom":[]} CSL_BIBLIOGRAPHY</vt:lpwstr>
  </property>
  <property fmtid="{D5CDD505-2E9C-101B-9397-08002B2CF9AE}" pid="241" name="ZOTERO_BREF_xwc3mczvQvPu_1">
    <vt:lpwstr>ZOTERO_ITEM CSL_CITATION {"citationID":"8ddhfgke","properties":{"formattedCitation":"(Meyer et al. 2010)","plainCitation":"(Meyer et al. 2010)","dontUpdate":true,"noteIndex":0},"citationItems":[{"id":363,"uris":["http://zotero.org/users/6112721/items/DQU5</vt:lpwstr>
  </property>
  <property fmtid="{D5CDD505-2E9C-101B-9397-08002B2CF9AE}" pid="242" name="ZOTERO_BREF_xwc3mczvQvPu_2">
    <vt:lpwstr>84KQ"],"uri":["http://zotero.org/users/6112721/items/DQU584KQ"],"itemData":{"id":363,"type":"article-journal","abstract":"Common reed {Phragmites australis) forms dense stands with deep layers of residual organic matter that negatively affects plant diver</vt:lpwstr>
  </property>
  <property fmtid="{D5CDD505-2E9C-101B-9397-08002B2CF9AE}" pid="243" name="ZOTERO_BREF_xwc3mczvQvPu_3">
    <vt:lpwstr>sity and possibly habitat use by wetland birds. We sought to determine whether seasonal relative abundance and species richness of birds varied among 3 habitat types in Great Lakes coastal wetland complexes recently invaded by common reed. We used fixed-d</vt:lpwstr>
  </property>
  <property fmtid="{D5CDD505-2E9C-101B-9397-08002B2CF9AE}" pid="244" name="ZOTERO_BREF_xwc3mczvQvPu_4">
    <vt:lpwstr>istance point counts to determine species relative abundances and species richness in edge and interior locales within common reed, cattail {Typha spp.), and meadow marsh habitats of various sizes during 2 summers (2001 and 2002) and 1 autumn (2001) at Lo</vt:lpwstr>
  </property>
  <property fmtid="{D5CDD505-2E9C-101B-9397-08002B2CF9AE}" pid="245" name="ZOTERO_BREF_xwc3mczvQvPu_5">
    <vt:lpwstr>ng Point, Lake Erie, Ontario, Canada. We found that total relative abundance and species richness of birds were greater in common reed habitat compared to cattail or meadow marsh habitats. However, we also found that relative abundance of marsh-nesting bi</vt:lpwstr>
  </property>
  <property fmtid="{D5CDD505-2E9C-101B-9397-08002B2CF9AE}" pid="246" name="ZOTERO_BREF_xwc3mczvQvPu_6">
    <vt:lpwstr>rds was greater in meadow marsh habitat than in cattail and common reed during summer. Lastly, we found that, irrespective of habitat type, habitat edges had higher total relative abundance and species richness of birds than did habitat interiors. Our res</vt:lpwstr>
  </property>
  <property fmtid="{D5CDD505-2E9C-101B-9397-08002B2CF9AE}" pid="247" name="ZOTERO_BREF_xwc3mczvQvPu_7">
    <vt:lpwstr>ults show that common reed provides suitable habitat for a diversity of landbirds during summer and autumn but only limited habitat for many marsh-nesting birds during summer. Based on these results, we recommend restoration of meadow marsh habitat throug</vt:lpwstr>
  </property>
  <property fmtid="{D5CDD505-2E9C-101B-9397-08002B2CF9AE}" pid="248" name="ZOTERO_BREF_xwc3mczvQvPu_8">
    <vt:lpwstr>h reduction of common reed in Great Lakes wetlands where providing habitat for breeding marsh-nesting birds is an objective. Managers also might consider reducing the size of nonnative common reed stands to increase edge effect and use by birds, possibly </vt:lpwstr>
  </property>
  <property fmtid="{D5CDD505-2E9C-101B-9397-08002B2CF9AE}" pid="249" name="ZOTERO_BREF_xwc3mczvQvPu_9">
    <vt:lpwstr>including wetland birds.","container-title":"Journal of Wildlife Management","DOI":"10.2193/2008-467","ISSN":"0022-541X, 1937-2817","issue":"7","journalAbbreviation":"Journal of Wildlife Management","language":"en","page":"1559-1567","source":"DOI.org (Cr</vt:lpwstr>
  </property>
  <property fmtid="{D5CDD505-2E9C-101B-9397-08002B2CF9AE}" pid="250" name="ZOTERO_BREF_xwc3mczvQvPu_10">
    <vt:lpwstr>ossref)","title":"Seasonal Abundance and Species Richness of Birds in Common Reed Habitats in Lake Erie","volume":"74","author":[{"family":"Meyer","given":"Shawn W."},{"family":"Badzinski","given":"Shannon S."},{"family":"Petrie","given":"Scott A."},{"fam</vt:lpwstr>
  </property>
  <property fmtid="{D5CDD505-2E9C-101B-9397-08002B2CF9AE}" pid="251" name="ZOTERO_BREF_xwc3mczvQvPu_11">
    <vt:lpwstr>ily":"Ankney","given":"C. Davison"}],"issued":{"date-parts":[["2010",9]]}}}],"schema":"https://github.com/citation-style-language/schema/raw/master/csl-citation.json"}</vt:lpwstr>
  </property>
  <property fmtid="{D5CDD505-2E9C-101B-9397-08002B2CF9AE}" pid="252" name="ZOTERO_BREF_NJKabGyfkePO_1">
    <vt:lpwstr>ZOTERO_ITEM CSL_CITATION {"citationID":"G1kTogMe","properties":{"formattedCitation":"(Kostecke et al. 2005; Lawrence et al. 2016)","plainCitation":"(Kostecke et al. 2005; Lawrence et al. 2016)","noteIndex":0},"citationItems":[{"id":345,"uris":["http://zot</vt:lpwstr>
  </property>
  <property fmtid="{D5CDD505-2E9C-101B-9397-08002B2CF9AE}" pid="253" name="ZOTERO_BREF_NJKabGyfkePO_2">
    <vt:lpwstr>ero.org/users/6112721/items/HT2PXCBR"],"uri":["http://zotero.org/users/6112721/items/HT2PXCBR"],"itemData":{"id":345,"type":"article-journal","title":"Macroinvertebrate response to cattail management at Cheyenne Bottoms, Kansas, USA","container-title":"We</vt:lpwstr>
  </property>
  <property fmtid="{D5CDD505-2E9C-101B-9397-08002B2CF9AE}" pid="254" name="ZOTERO_BREF_NJKabGyfkePO_3">
    <vt:lpwstr>tlands","page":"758-763","volume":"25","issue":"3","source":"DOI.org (Crossref)","abstract":"Cheyenne Bottoms, Kansas, USA has been designated by the Ramsar convention as a Wetland of International Importance. However, since that 1988 designation, cattail</vt:lpwstr>
  </property>
  <property fmtid="{D5CDD505-2E9C-101B-9397-08002B2CF9AE}" pid="255" name="ZOTERO_BREF_NJKabGyfkePO_4">
    <vt:lpwstr> (Typha spp.) has become the dominant plant within the basin, and migratory bird use has decreased. We examined the effects of different cattail-management treatments (burned, disked, and grazed by 5 and 20 head of cattle) on macroinvertebrates used as fo</vt:lpwstr>
  </property>
  <property fmtid="{D5CDD505-2E9C-101B-9397-08002B2CF9AE}" pid="256" name="ZOTERO_BREF_NJKabGyfkePO_5">
    <vt:lpwstr>od resources by migratory birds. We found few differences in diversity, biomass, or density of macroinvertebrates among treatments. When differences existed, diversity, biomass, and density were greater within the control or more heavily vegetated treatme</vt:lpwstr>
  </property>
  <property fmtid="{D5CDD505-2E9C-101B-9397-08002B2CF9AE}" pid="257" name="ZOTERO_BREF_NJKabGyfkePO_6">
    <vt:lpwstr>nts (e.g., burned) than within less vegetated treatments (e.g., disked). Macroinvertebrate densities, particularly Chironomidae, ranged from 154 to 681/m2; however, they were up to seven times lower than historic densities and well below the 5000/m2 that </vt:lpwstr>
  </property>
  <property fmtid="{D5CDD505-2E9C-101B-9397-08002B2CF9AE}" pid="258" name="ZOTERO_BREF_NJKabGyfkePO_7">
    <vt:lpwstr>has been suggested for supporting large numbers (0.5 million) of migratory waterbirds. Thus, Cheyenne Bottoms’ capacity to support migratory waterbirds may currently be reduced due to low macroinvertebrate densities in areas where cattail has invaded, as </vt:lpwstr>
  </property>
  <property fmtid="{D5CDD505-2E9C-101B-9397-08002B2CF9AE}" pid="259" name="ZOTERO_BREF_NJKabGyfkePO_8">
    <vt:lpwstr>well as in areas where cattail has been managed. Research and management should be targeted at restoring the hydrology and dependent biotic communities that support migratory birds.","DOI":"10.1672/0277-5212(2005)025[0758:MRTCMA]2.0.CO;2","ISSN":"0277-521</vt:lpwstr>
  </property>
  <property fmtid="{D5CDD505-2E9C-101B-9397-08002B2CF9AE}" pid="260" name="ZOTERO_BREF_NJKabGyfkePO_9">
    <vt:lpwstr>2, 1943-6246","journalAbbreviation":"Wetlands","language":"en","author":[{"family":"Kostecke","given":"Richard M."},{"family":"Smith","given":"Loren M."},{"family":"Hands","given":"Helen M."}],"issued":{"date-parts":[["2005",9]]}}},{"id":351,"uris":["http</vt:lpwstr>
  </property>
  <property fmtid="{D5CDD505-2E9C-101B-9397-08002B2CF9AE}" pid="261" name="ZOTERO_BREF_NJKabGyfkePO_10">
    <vt:lpwstr>://zotero.org/users/6112721/items/6YGM5NXS"],"uri":["http://zotero.org/users/6112721/items/6YGM5NXS"],"itemData":{"id":351,"type":"article-journal","title":"Typha invasion associated with reduced aquatic macroinvertebrate abundance in northern Lake Huron </vt:lpwstr>
  </property>
  <property fmtid="{D5CDD505-2E9C-101B-9397-08002B2CF9AE}" pid="262" name="ZOTERO_BREF_NJKabGyfkePO_11">
    <vt:lpwstr>coastal wetlands","container-title":"Journal of Great Lakes Research","page":"1412-1419","volume":"42","issue":"6","source":"DOI.org (Crossref)","abstract":"Aquatic macroinvertebrates are a critical component of wetland nutrient cycling and food webs, wit</vt:lpwstr>
  </property>
  <property fmtid="{D5CDD505-2E9C-101B-9397-08002B2CF9AE}" pid="263" name="ZOTERO_BREF_NJKabGyfkePO_12">
    <vt:lpwstr>h many ﬁsh and wildlife species depending upon them as food resources; but little is known about how invasion by dominant macrophytes may alter community dynamics. We examined the impacts of Typha invasion on aquatic macroinvertebrate communities in three</vt:lpwstr>
  </property>
  <property fmtid="{D5CDD505-2E9C-101B-9397-08002B2CF9AE}" pid="264" name="ZOTERO_BREF_NJKabGyfkePO_13">
    <vt:lpwstr> northern Great Lakes coastal wetlands by comparing community composition between stands of native emergent marsh and those dominated by invasive Typha. Typha invaded zones were associated with shallower and cooler water than native emergent zones, and we</vt:lpwstr>
  </property>
  <property fmtid="{D5CDD505-2E9C-101B-9397-08002B2CF9AE}" pid="265" name="ZOTERO_BREF_NJKabGyfkePO_14">
    <vt:lpwstr> detected decreased aquatic macroinvertebrate density and biomass in invaded zones. After accounting for the positive effect of plant species richness on macroinvertebrate abundance, we observed Typha invaded coastal zones had less total macroinvertebrate</vt:lpwstr>
  </property>
  <property fmtid="{D5CDD505-2E9C-101B-9397-08002B2CF9AE}" pid="266" name="ZOTERO_BREF_NJKabGyfkePO_15">
    <vt:lpwstr> and insect biomass than native zones across all levels of plant richness. Our results suggest that Typha invasion reduces habitat quality for aquatic macroinvertebrates by homogenizing structural diversity and reducing water temperatures, which in turn m</vt:lpwstr>
  </property>
  <property fmtid="{D5CDD505-2E9C-101B-9397-08002B2CF9AE}" pid="267" name="ZOTERO_BREF_NJKabGyfkePO_16">
    <vt:lpwstr>ay negatively impact predatory organisms by decreasing food resources. We recommend experimental tests of Typha management treatments to identify techniques that may promote structurally diverse and biologically rich Great Lakes coastal wetlands.","DOI":"</vt:lpwstr>
  </property>
  <property fmtid="{D5CDD505-2E9C-101B-9397-08002B2CF9AE}" pid="268" name="ZOTERO_BREF_NJKabGyfkePO_17">
    <vt:lpwstr>10.1016/j.jglr.2016.08.009","ISSN":"03801330","journalAbbreviation":"Journal of Great Lakes Research","language":"en","author":[{"family":"Lawrence","given":"Beth A."},{"family":"Bourke","given":"Kimberly"},{"family":"Lishawa","given":"Shane C."},{"family</vt:lpwstr>
  </property>
  <property fmtid="{D5CDD505-2E9C-101B-9397-08002B2CF9AE}" pid="269" name="ZOTERO_BREF_NJKabGyfkePO_18">
    <vt:lpwstr>":"Tuchman","given":"Nancy C."}],"issued":{"date-parts":[["2016",12]]}}}],"schema":"https://github.com/citation-style-language/schema/raw/master/csl-citation.json"}</vt:lpwstr>
  </property>
  <property fmtid="{D5CDD505-2E9C-101B-9397-08002B2CF9AE}" pid="270" name="ZOTERO_BREF_10jSy3GcD96B_1">
    <vt:lpwstr>ZOTERO_ITEM CSL_CITATION {"citationID":"AZnbIdla","properties":{"formattedCitation":"(Kostecke et al. 2005; Lawrence et al. 2016)","plainCitation":"(Kostecke et al. 2005; Lawrence et al. 2016)","noteIndex":0},"citationItems":[{"id":345,"uris":["http://zot</vt:lpwstr>
  </property>
  <property fmtid="{D5CDD505-2E9C-101B-9397-08002B2CF9AE}" pid="271" name="ZOTERO_BREF_10jSy3GcD96B_2">
    <vt:lpwstr>ero.org/users/6112721/items/HT2PXCBR"],"uri":["http://zotero.org/users/6112721/items/HT2PXCBR"],"itemData":{"id":345,"type":"article-journal","abstract":"Cheyenne Bottoms, Kansas, USA has been designated by the Ramsar convention as a Wetland of Internatio</vt:lpwstr>
  </property>
  <property fmtid="{D5CDD505-2E9C-101B-9397-08002B2CF9AE}" pid="272" name="ZOTERO_BREF_10jSy3GcD96B_3">
    <vt:lpwstr>nal Importance. However, since that 1988 designation, cattail (Typha spp.) has become the dominant plant within the basin, and migratory bird use has decreased. We examined the effects of different cattail-management treatments (burned, disked, and grazed</vt:lpwstr>
  </property>
  <property fmtid="{D5CDD505-2E9C-101B-9397-08002B2CF9AE}" pid="273" name="ZOTERO_BREF_10jSy3GcD96B_4">
    <vt:lpwstr> by 5 and 20 head of cattle) on macroinvertebrates used as food resources by migratory birds. We found few differences in diversity, biomass, or density of macroinvertebrates among treatments. When differences existed, diversity, biomass, and density were</vt:lpwstr>
  </property>
  <property fmtid="{D5CDD505-2E9C-101B-9397-08002B2CF9AE}" pid="274" name="ZOTERO_BREF_10jSy3GcD96B_5">
    <vt:lpwstr> greater within the control or more heavily vegetated treatments (e.g., burned) than within less vegetated treatments (e.g., disked). Macroinvertebrate densities, particularly Chironomidae, ranged from 154 to 681/m2; however, they were up to seven times l</vt:lpwstr>
  </property>
  <property fmtid="{D5CDD505-2E9C-101B-9397-08002B2CF9AE}" pid="275" name="ZOTERO_BREF_10jSy3GcD96B_6">
    <vt:lpwstr>ower than historic densities and well below the 5000/m2 that has been suggested for supporting large numbers (0.5 million) of migratory waterbirds. Thus, Cheyenne Bottoms’ capacity to support migratory waterbirds may currently be reduced due to low macroi</vt:lpwstr>
  </property>
  <property fmtid="{D5CDD505-2E9C-101B-9397-08002B2CF9AE}" pid="276" name="ZOTERO_BREF_10jSy3GcD96B_7">
    <vt:lpwstr>nvertebrate densities in areas where cattail has invaded, as well as in areas where cattail has been managed. Research and management should be targeted at restoring the hydrology and dependent biotic communities that support migratory birds.","container-</vt:lpwstr>
  </property>
  <property fmtid="{D5CDD505-2E9C-101B-9397-08002B2CF9AE}" pid="277" name="ZOTERO_BREF_10jSy3GcD96B_8">
    <vt:lpwstr>title":"Wetlands","DOI":"10.1672/0277-5212(2005)025[0758:MRTCMA]2.0.CO;2","ISSN":"0277-5212, 1943-6246","issue":"3","journalAbbreviation":"Wetlands","language":"en","page":"758-763","source":"DOI.org (Crossref)","title":"Macroinvertebrate response to catt</vt:lpwstr>
  </property>
  <property fmtid="{D5CDD505-2E9C-101B-9397-08002B2CF9AE}" pid="278" name="ZOTERO_BREF_10jSy3GcD96B_9">
    <vt:lpwstr>ail management at Cheyenne Bottoms, Kansas, USA","volume":"25","author":[{"family":"Kostecke","given":"Richard M."},{"family":"Smith","given":"Loren M."},{"family":"Hands","given":"Helen M."}],"issued":{"date-parts":[["2005",9]]}}},{"id":351,"uris":["http</vt:lpwstr>
  </property>
  <property fmtid="{D5CDD505-2E9C-101B-9397-08002B2CF9AE}" pid="279" name="ZOTERO_BREF_10jSy3GcD96B_10">
    <vt:lpwstr>://zotero.org/users/6112721/items/6YGM5NXS"],"uri":["http://zotero.org/users/6112721/items/6YGM5NXS"],"itemData":{"id":351,"type":"article-journal","abstract":"Aquatic macroinvertebrates are a critical component of wetland nutrient cycling and food webs, </vt:lpwstr>
  </property>
  <property fmtid="{D5CDD505-2E9C-101B-9397-08002B2CF9AE}" pid="280" name="ZOTERO_BREF_10jSy3GcD96B_11">
    <vt:lpwstr>with many ﬁsh and wildlife species depending upon them as food resources; but little is known about how invasion by dominant macrophytes may alter community dynamics. We examined the impacts of Typha invasion on aquatic macroinvertebrate communities in th</vt:lpwstr>
  </property>
  <property fmtid="{D5CDD505-2E9C-101B-9397-08002B2CF9AE}" pid="281" name="ZOTERO_BREF_10jSy3GcD96B_12">
    <vt:lpwstr>ree northern Great Lakes coastal wetlands by comparing community composition between stands of native emergent marsh and those dominated by invasive Typha. Typha invaded zones were associated with shallower and cooler water than native emergent zones, and</vt:lpwstr>
  </property>
  <property fmtid="{D5CDD505-2E9C-101B-9397-08002B2CF9AE}" pid="282" name="ZOTERO_BREF_10jSy3GcD96B_13">
    <vt:lpwstr> we detected decreased aquatic macroinvertebrate density and biomass in invaded zones. After accounting for the positive effect of plant species richness on macroinvertebrate abundance, we observed Typha invaded coastal zones had less total macroinvertebr</vt:lpwstr>
  </property>
  <property fmtid="{D5CDD505-2E9C-101B-9397-08002B2CF9AE}" pid="283" name="ZOTERO_BREF_10jSy3GcD96B_14">
    <vt:lpwstr>ate and insect biomass than native zones across all levels of plant richness. Our results suggest that Typha invasion reduces habitat quality for aquatic macroinvertebrates by homogenizing structural diversity and reducing water temperatures, which in tur</vt:lpwstr>
  </property>
  <property fmtid="{D5CDD505-2E9C-101B-9397-08002B2CF9AE}" pid="284" name="ZOTERO_BREF_10jSy3GcD96B_15">
    <vt:lpwstr>n may negatively impact predatory organisms by decreasing food resources. We recommend experimental tests of Typha management treatments to identify techniques that may promote structurally diverse and biologically rich Great Lakes coastal wetlands.","con</vt:lpwstr>
  </property>
  <property fmtid="{D5CDD505-2E9C-101B-9397-08002B2CF9AE}" pid="285" name="ZOTERO_BREF_10jSy3GcD96B_16">
    <vt:lpwstr>tainer-title":"Journal of Great Lakes Research","DOI":"10.1016/j.jglr.2016.08.009","ISSN":"03801330","issue":"6","journalAbbreviation":"Journal of Great Lakes Research","language":"en","page":"1412-1419","source":"DOI.org (Crossref)","title":"Typha invasi</vt:lpwstr>
  </property>
  <property fmtid="{D5CDD505-2E9C-101B-9397-08002B2CF9AE}" pid="286" name="ZOTERO_BREF_10jSy3GcD96B_17">
    <vt:lpwstr>on associated with reduced aquatic macroinvertebrate abundance in northern Lake Huron coastal wetlands","volume":"42","author":[{"family":"Lawrence","given":"Beth A."},{"family":"Bourke","given":"Kimberly"},{"family":"Lishawa","given":"Shane C."},{"family</vt:lpwstr>
  </property>
  <property fmtid="{D5CDD505-2E9C-101B-9397-08002B2CF9AE}" pid="287" name="ZOTERO_BREF_10jSy3GcD96B_18">
    <vt:lpwstr>":"Tuchman","given":"Nancy C."}],"issued":{"date-parts":[["2016",12]]}}}],"schema":"https://github.com/citation-style-language/schema/raw/master/csl-citation.json"}</vt:lpwstr>
  </property>
  <property fmtid="{D5CDD505-2E9C-101B-9397-08002B2CF9AE}" pid="288" name="ZOTERO_BREF_h1FdevlPHPwT_1">
    <vt:lpwstr>ZOTERO_ITEM CSL_CITATION {"citationID":"crzSFVjs","properties":{"formattedCitation":"(Middleton 2016)","plainCitation":"(Middleton 2016)","noteIndex":0},"citationItems":[{"id":364,"uris":["http://zotero.org/users/6112721/items/K24K9M5A"],"uri":["http://zo</vt:lpwstr>
  </property>
  <property fmtid="{D5CDD505-2E9C-101B-9397-08002B2CF9AE}" pid="289" name="ZOTERO_BREF_h1FdevlPHPwT_2">
    <vt:lpwstr>tero.org/users/6112721/items/K24K9M5A"],"itemData":{"id":364,"type":"article-journal","title":"Effects of salinity and flooding on post-hurricane regeneration potential in coastal wetland vegetation","container-title":"American Journal of Botany","page":"</vt:lpwstr>
  </property>
  <property fmtid="{D5CDD505-2E9C-101B-9397-08002B2CF9AE}" pid="290" name="ZOTERO_BREF_h1FdevlPHPwT_3">
    <vt:lpwstr>1420-1435","volume":"103","issue":"8","source":"DOI.org (Crossref)","DOI":"10.3732/ajb.1600062","ISSN":"00029122","journalAbbreviation":"American Journal of Botany","language":"en","author":[{"family":"Middleton","given":"Beth A."}],"issued":{"date-parts"</vt:lpwstr>
  </property>
  <property fmtid="{D5CDD505-2E9C-101B-9397-08002B2CF9AE}" pid="291" name="ZOTERO_BREF_h1FdevlPHPwT_4">
    <vt:lpwstr>:[["2016",8]]}}}],"schema":"https://github.com/citation-style-language/schema/raw/master/csl-citation.json"}</vt:lpwstr>
  </property>
  <property fmtid="{D5CDD505-2E9C-101B-9397-08002B2CF9AE}" pid="292" name="ZOTERO_BREF_1SU7JjPRTw9i_1">
    <vt:lpwstr>ZOTERO_ITEM CSL_CITATION {"citationID":"bgkEQJJt","properties":{"formattedCitation":"(Pimentel et al. 2005; Gilbert &amp; Levine 2013)","plainCitation":"(Pimentel et al. 2005; Gilbert &amp; Levine 2013)","dontUpdate":true,"noteIndex":0},"citationItems":[{"id":487</vt:lpwstr>
  </property>
  <property fmtid="{D5CDD505-2E9C-101B-9397-08002B2CF9AE}" pid="293" name="ZOTERO_BREF_1SU7JjPRTw9i_2">
    <vt:lpwstr>,"uris":["http://zotero.org/users/6112721/items/RLIMGDF9"],"uri":["http://zotero.org/users/6112721/items/RLIMGDF9"],"itemData":{"id":487,"type":"article-journal","abstract":"Invading alien species in the United States cause major environmental damages and</vt:lpwstr>
  </property>
  <property fmtid="{D5CDD505-2E9C-101B-9397-08002B2CF9AE}" pid="294" name="ZOTERO_BREF_1SU7JjPRTw9i_3">
    <vt:lpwstr> losses adding up to almost $120 billion per year. There are approximately 50,000 foreign species and the number is increasing. About 42% of the species on the Threatened or Endangered species lists are at risk primarily because of alien-invasive species.</vt:lpwstr>
  </property>
  <property fmtid="{D5CDD505-2E9C-101B-9397-08002B2CF9AE}" pid="295" name="ZOTERO_BREF_1SU7JjPRTw9i_4">
    <vt:lpwstr>","container-title":"Ecological Economics","DOI":"10.1016/j.ecolecon.2004.10.002","ISSN":"09218009","issue":"3","journalAbbreviation":"Ecological Economics","language":"en","page":"273-288","source":"DOI.org (Crossref)","title":"Update on the environmenta</vt:lpwstr>
  </property>
  <property fmtid="{D5CDD505-2E9C-101B-9397-08002B2CF9AE}" pid="296" name="ZOTERO_BREF_1SU7JjPRTw9i_5">
    <vt:lpwstr>l and economic costs associated with alien-invasive species in the United States","volume":"52","author":[{"family":"Pimentel","given":"David"},{"family":"Zuniga","given":"Rodolfo"},{"family":"Morrison","given":"Doug"}],"issued":{"date-parts":[["2005",2]]</vt:lpwstr>
  </property>
  <property fmtid="{D5CDD505-2E9C-101B-9397-08002B2CF9AE}" pid="297" name="ZOTERO_BREF_1SU7JjPRTw9i_6">
    <vt:lpwstr>}}},{"id":706,"uris":["http://zotero.org/users/6112721/items/D3EKV3GH"],"uri":["http://zotero.org/users/6112721/items/D3EKV3GH"],"itemData":{"id":706,"type":"article-journal","container-title":"Proceedings of the National Academy of Sciences","DOI":"10.10</vt:lpwstr>
  </property>
  <property fmtid="{D5CDD505-2E9C-101B-9397-08002B2CF9AE}" pid="298" name="ZOTERO_BREF_c3MisJBKokpN_1">
    <vt:lpwstr>ZOTERO_ITEM CSL_CITATION {"citationID":"fMyBtvmt","properties":{"formattedCitation":"(Shih &amp; Finkelstein 2008)","plainCitation":"(Shih &amp; Finkelstein 2008)","dontUpdate":true,"noteIndex":0},"citationItems":[{"id":389,"uris":["http://zotero.org/users/611272</vt:lpwstr>
  </property>
  <property fmtid="{D5CDD505-2E9C-101B-9397-08002B2CF9AE}" pid="299" name="ZOTERO_BREF_c3MisJBKokpN_2">
    <vt:lpwstr>1/items/L9H7EL9M"],"uri":["http://zotero.org/users/6112721/items/L9H7EL9M"],"itemData":{"id":389,"type":"article-journal","abstract":"Typha species are increasingly considered invasive weeds in wetlands of eastern North America. Typha angustifolia and T. </vt:lpwstr>
  </property>
  <property fmtid="{D5CDD505-2E9C-101B-9397-08002B2CF9AE}" pid="300" name="ZOTERO_BREF_c3MisJBKokpN_3">
    <vt:lpwstr>x glauca are often seen as more invasive than T. latifolia, but there are few comparative biogeographic data on these three species. We examined 1,127 Typha specimens archived in major herbaria to map changes in the distributions of these species since th</vt:lpwstr>
  </property>
  <property fmtid="{D5CDD505-2E9C-101B-9397-08002B2CF9AE}" pid="301" name="ZOTERO_BREF_c3MisJBKokpN_4">
    <vt:lpwstr>e late-19th century. We also analyzed pollen records from the North American Pollen Database (NAPD) to examine longerterm trends in abundance of each Typha species. Proportion curves comparing the relative spread of T. angustifolia and T. latifolia reveal</vt:lpwstr>
  </property>
  <property fmtid="{D5CDD505-2E9C-101B-9397-08002B2CF9AE}" pid="302" name="ZOTERO_BREF_c3MisJBKokpN_5">
    <vt:lpwstr> a period of enhanced range increase in T. angustifolia in the early to mid-20th century. From the mid-20th century onwards, the two species increased at the same rate. The relatively higher rate of spread in T. angustifolia levels off after 1930 in the m</vt:lpwstr>
  </property>
  <property fmtid="{D5CDD505-2E9C-101B-9397-08002B2CF9AE}" pid="303" name="ZOTERO_BREF_c3MisJBKokpN_6">
    <vt:lpwstr>ore coastal region of New England, but does not stop increasing inland and in more northern regions such as Ontario until after 1970. Pollen data suggest that 80% of relevant sites in the North American Pollen Database showed an increase in the abundance </vt:lpwstr>
  </property>
  <property fmtid="{D5CDD505-2E9C-101B-9397-08002B2CF9AE}" pid="304" name="ZOTERO_BREF_c3MisJBKokpN_7">
    <vt:lpwstr>of one or both Typha species over the past 1,000 years. However, there was no significantly greater increase in one type of pollen compared to the other. Typha-type pollen grains in the form of tetrads and monads are recorded in the database throughout th</vt:lpwstr>
  </property>
  <property fmtid="{D5CDD505-2E9C-101B-9397-08002B2CF9AE}" pid="305" name="ZOTERO_BREF_c3MisJBKokpN_8">
    <vt:lpwstr>e Holocene and late Pleistocene; however, few studies analyzed the morphology of the pollen grains sufficiently to allow for positive identification of T. angustifolia. In the few recent records that made those measurements, small numbers of pre-settlemen</vt:lpwstr>
  </property>
  <property fmtid="{D5CDD505-2E9C-101B-9397-08002B2CF9AE}" pid="306" name="ZOTERO_BREF_c3MisJBKokpN_9">
    <vt:lpwstr>t incidences of T. angustifolia and T. x glauca are recorded. Pollen and herbarium data suggest that T. angustifolia may have been present in North America prior to European settlement, but was not widespread. Herbarium data confirm that the range increas</vt:lpwstr>
  </property>
  <property fmtid="{D5CDD505-2E9C-101B-9397-08002B2CF9AE}" pid="307" name="ZOTERO_BREF_c3MisJBKokpN_10">
    <vt:lpwstr>e has been considerably larger in T. angustifolia than in T. latifolia since 1880, but both Typha species have been increasing at the same rate for the past several decades, and both will continue to display invasive tendencies in disturbed wetlands.","co</vt:lpwstr>
  </property>
  <property fmtid="{D5CDD505-2E9C-101B-9397-08002B2CF9AE}" pid="308" name="ZOTERO_BREF_c3MisJBKokpN_11">
    <vt:lpwstr>ntainer-title":"Wetlands","DOI":"10.1672/07-40.1","ISSN":"0277-5212, 1943-6246","issue":"1","journalAbbreviation":"Wetlands","language":"en","page":"1-16","source":"DOI.org (Crossref)","title":"Range dynamics and invasive tendencies in Typha latifolia and</vt:lpwstr>
  </property>
  <property fmtid="{D5CDD505-2E9C-101B-9397-08002B2CF9AE}" pid="309" name="ZOTERO_BREF_c3MisJBKokpN_12">
    <vt:lpwstr> Typha angustifolia in eastern North America derived from herbarium and pollen records","volume":"28","author":[{"family":"Shih","given":"Jessica G."},{"family":"Finkelstein","given":"Sarah A."}],"issued":{"date-parts":[["2008",3]]}}}],"schema":"https://g</vt:lpwstr>
  </property>
  <property fmtid="{D5CDD505-2E9C-101B-9397-08002B2CF9AE}" pid="310" name="ZOTERO_BREF_c3MisJBKokpN_13">
    <vt:lpwstr>ithub.com/citation-style-language/schema/raw/master/csl-citation.json"}</vt:lpwstr>
  </property>
  <property fmtid="{D5CDD505-2E9C-101B-9397-08002B2CF9AE}" pid="311" name="ZOTERO_BREF_yQMNVuRynkmu_1">
    <vt:lpwstr>ZOTERO_ITEM CSL_CITATION {"citationID":"lqNxTYis","properties":{"formattedCitation":"(Ciotir &amp; Freeland 2016)","plainCitation":"(Ciotir &amp; Freeland 2016)","noteIndex":0},"citationItems":[{"id":282,"uris":["http://zotero.org/users/6112721/items/TYXM8ANT"],"</vt:lpwstr>
  </property>
  <property fmtid="{D5CDD505-2E9C-101B-9397-08002B2CF9AE}" pid="312" name="ZOTERO_BREF_yQMNVuRynkmu_2">
    <vt:lpwstr>uri":["http://zotero.org/users/6112721/items/TYXM8ANT"],"itemData":{"id":282,"type":"article-journal","title":"Cryptic intercontinental dispersal, commercial retailers, and the genetic diversity of native and non-native cattails (Typha spp.) in North Amer</vt:lpwstr>
  </property>
  <property fmtid="{D5CDD505-2E9C-101B-9397-08002B2CF9AE}" pid="313" name="ZOTERO_BREF_yQMNVuRynkmu_3">
    <vt:lpwstr>ica","container-title":"Hydrobiologia","page":"137-150","volume":"768","issue":"1","source":"DOI.org (Crossref)","abstract":"Although cattails (Typha spp.) are important components of wetlands around the world, the three most widespread species (T. angust</vt:lpwstr>
  </property>
  <property fmtid="{D5CDD505-2E9C-101B-9397-08002B2CF9AE}" pid="314" name="ZOTERO_BREF_yQMNVuRynkmu_4">
    <vt:lpwstr>ifolia, T. domingensis, T. latifolia) are becoming increasingly dominant. We used global phylogenetic and phylogeographic assessments to test the hypotheses that each species has experienced multiple introductions of divergent lineages into North America </vt:lpwstr>
  </property>
  <property fmtid="{D5CDD505-2E9C-101B-9397-08002B2CF9AE}" pid="315" name="ZOTERO_BREF_yQMNVuRynkmu_5">
    <vt:lpwstr>and that commercial retailers are aiding long-distance dispersal. Our analyses identiﬁed T. angustifolia as a paraphyletic species with a highly divergent lineage. We found evidence for at least one introduced T. angustifolia lineage in wild populations a</vt:lpwstr>
  </property>
  <property fmtid="{D5CDD505-2E9C-101B-9397-08002B2CF9AE}" pid="316" name="ZOTERO_BREF_yQMNVuRynkmu_6">
    <vt:lpwstr>nd garden centres of North America. Although potentially complicated by incomplete lineage sorting, our data suggest dispersal of T. domingensis between Europe and Australia, and further investigation should assess a possible introduction of a non-native </vt:lpwstr>
  </property>
  <property fmtid="{D5CDD505-2E9C-101B-9397-08002B2CF9AE}" pid="317" name="ZOTERO_BREF_yQMNVuRynkmu_7">
    <vt:lpwstr>T. domingensis lineage into North America.","DOI":"10.1007/s10750-015-2538-0","ISSN":"0018-8158, 1573-5117","journalAbbreviation":"Hydrobiologia","language":"en","author":[{"family":"Ciotir","given":"Claudia"},{"family":"Freeland","given":"Joanna"}],"issu</vt:lpwstr>
  </property>
  <property fmtid="{D5CDD505-2E9C-101B-9397-08002B2CF9AE}" pid="318" name="ZOTERO_BREF_yQMNVuRynkmu_8">
    <vt:lpwstr>ed":{"date-parts":[["2016",3]]}}}],"schema":"https://github.com/citation-style-language/schema/raw/master/csl-citation.json"}</vt:lpwstr>
  </property>
  <property fmtid="{D5CDD505-2E9C-101B-9397-08002B2CF9AE}" pid="319" name="ZOTERO_BREF_ayCdhBSJ1sG6_1">
    <vt:lpwstr>ZOTERO_ITEM CSL_CITATION {"citationID":"0P6WxGKB","properties":{"formattedCitation":"(Kirk et al. 2011)","plainCitation":"(Kirk et al. 2011)","noteIndex":0},"citationItems":[{"id":342,"uris":["http://zotero.org/users/6112721/items/G6AFD6NN"],"uri":["http:</vt:lpwstr>
  </property>
  <property fmtid="{D5CDD505-2E9C-101B-9397-08002B2CF9AE}" pid="320" name="ZOTERO_BREF_ayCdhBSJ1sG6_2">
    <vt:lpwstr>//zotero.org/users/6112721/items/G6AFD6NN"],"itemData":{"id":342,"type":"article-journal","abstract":"A recent increase in the abundance of cattails (Typha spp.) in North American wetlands has been anecdotally linked with hybridization between Typha latif</vt:lpwstr>
  </property>
  <property fmtid="{D5CDD505-2E9C-101B-9397-08002B2CF9AE}" pid="321" name="ZOTERO_BREF_ayCdhBSJ1sG6_3">
    <vt:lpwstr>olia and Typha angustifolia. In this study, we used molecular genetic markers (microsatellites) to investigate whether the hybrid lineage (Typha × glauca) is restricted to The Great Lakes region, or exists across a much broader spatial scale. We also inve</vt:lpwstr>
  </property>
  <property fmtid="{D5CDD505-2E9C-101B-9397-08002B2CF9AE}" pid="322" name="ZOTERO_BREF_ayCdhBSJ1sG6_4">
    <vt:lpwstr>stigated the possibility of backcrossing and genetic introgression in natural populations. Parental species could be distinguished from one another based on the distribution of alleles at six microsatellite loci. Species identiﬁcation based on genetic dat</vt:lpwstr>
  </property>
  <property fmtid="{D5CDD505-2E9C-101B-9397-08002B2CF9AE}" pid="323" name="ZOTERO_BREF_ayCdhBSJ1sG6_5">
    <vt:lpwstr>a corresponded well with species identiﬁcations based on leaf width, a key morphological trait that can distinguish the two parental species. We found that hybrids occur in Ontario, Quebec, New Brunswick, and Nova Scotia, but we did not detect hybrids in </vt:lpwstr>
  </property>
  <property fmtid="{D5CDD505-2E9C-101B-9397-08002B2CF9AE}" pid="324" name="ZOTERO_BREF_ayCdhBSJ1sG6_6">
    <vt:lpwstr>Maine. F1s are more abundant than backcrossed or intercrossed hybrids, although we also found evidence of backcrossing, particularly in Ontario. This indicates that hybrids are fertile, and are therefore potential conduits of gene ﬂow between the parental</vt:lpwstr>
  </property>
  <property fmtid="{D5CDD505-2E9C-101B-9397-08002B2CF9AE}" pid="325" name="ZOTERO_BREF_ayCdhBSJ1sG6_7">
    <vt:lpwstr> species. Further work is needed to determine whether T. × glauca is particularly successful in the Great Lakes region relative to other areas in which the two parental species co-exist, and to assess whether introgression may lead to increased invasivene</vt:lpwstr>
  </property>
  <property fmtid="{D5CDD505-2E9C-101B-9397-08002B2CF9AE}" pid="326" name="ZOTERO_BREF_ayCdhBSJ1sG6_8">
    <vt:lpwstr>ss in the species complex.","container-title":"Aquatic Botany","DOI":"10.1016/j.aquabot.2011.05.007","ISSN":"03043770","issue":"3","journalAbbreviation":"Aquatic Botany","language":"en","page":"189-193","source":"DOI.org (Crossref)","title":"Molecular gen</vt:lpwstr>
  </property>
  <property fmtid="{D5CDD505-2E9C-101B-9397-08002B2CF9AE}" pid="327" name="ZOTERO_BREF_ayCdhBSJ1sG6_9">
    <vt:lpwstr>etic data reveal hybridization between Typha angustifolia and Typha latifolia across a broad spatial scale in eastern North America","volume":"95","author":[{"family":"Kirk","given":"Heather"},{"family":"Connolly","given":"Candace"},{"family":"Freeland","</vt:lpwstr>
  </property>
  <property fmtid="{D5CDD505-2E9C-101B-9397-08002B2CF9AE}" pid="328" name="ZOTERO_BREF_ayCdhBSJ1sG6_10">
    <vt:lpwstr>given":"Joanna R."}],"issued":{"date-parts":[["2011",10]]}}}],"schema":"https://github.com/citation-style-language/schema/raw/master/csl-citation.json"}</vt:lpwstr>
  </property>
  <property fmtid="{D5CDD505-2E9C-101B-9397-08002B2CF9AE}" pid="329" name="ZOTERO_BREF_m8lr3Q6Rc9Km_1">
    <vt:lpwstr>ZOTERO_ITEM CSL_CITATION {"citationID":"hAe7M1Aw","properties":{"formattedCitation":"(Parker Williams &amp; Hunt 2002)","plainCitation":"(Parker Williams &amp; Hunt 2002)","noteIndex":0},"citationItems":[{"id":490,"uris":["http://zotero.org/users/6112721/items/M8</vt:lpwstr>
  </property>
  <property fmtid="{D5CDD505-2E9C-101B-9397-08002B2CF9AE}" pid="330" name="ZOTERO_BREF_m8lr3Q6Rc9Km_2">
    <vt:lpwstr>PPYLN6"],"uri":["http://zotero.org/users/6112721/items/M8PPYLN6"],"itemData":{"id":490,"type":"article-journal","title":"Estimation of leafy spurge cover from hyperspectral imagery using mixture tuned matched filtering","container-title":"Remote Sensing o</vt:lpwstr>
  </property>
  <property fmtid="{D5CDD505-2E9C-101B-9397-08002B2CF9AE}" pid="331" name="ZOTERO_BREF_m8lr3Q6Rc9Km_3">
    <vt:lpwstr>f Environment","page":"446-456","volume":"82","issue":"2-3","source":"DOI.org (Crossref)","abstract":"Leafy spurge, Euphorbia esula L. is an adventive, perennial weed that infests approximately 1.2 million ha of land in North America. It often forms dense</vt:lpwstr>
  </property>
  <property fmtid="{D5CDD505-2E9C-101B-9397-08002B2CF9AE}" pid="332" name="ZOTERO_BREF_m8lr3Q6Rc9Km_4">
    <vt:lpwstr> stands that displace native vegetation and useful forage plants on rangelands and in riparian habitats. Leafy spurge is a good candidate for detection via remote sensing because the distinctive yellow-green color of its bracts is spectrally unique when c</vt:lpwstr>
  </property>
  <property fmtid="{D5CDD505-2E9C-101B-9397-08002B2CF9AE}" pid="333" name="ZOTERO_BREF_m8lr3Q6Rc9Km_5">
    <vt:lpwstr>ompared to co-occurring green vegetation. During 1999, Airborne Visible Infrared Imaging Spectrometer (AVIRIS) imagery was acquired in northeastern Wyoming and ground cover data were collected. Mixture tuned matched filtering (MTMF), a specialized type of</vt:lpwstr>
  </property>
  <property fmtid="{D5CDD505-2E9C-101B-9397-08002B2CF9AE}" pid="334" name="ZOTERO_BREF_m8lr3Q6Rc9Km_6">
    <vt:lpwstr> spectral mixture analysis, was used to estimate leafy spurge canopy cover and map leafy spurge distribution. Overall performance of MTMF for estimating percent cover of leafy spurge for all sites was good (r2 = 0.69) with better performance in prairie ar</vt:lpwstr>
  </property>
  <property fmtid="{D5CDD505-2E9C-101B-9397-08002B2CF9AE}" pid="335" name="ZOTERO_BREF_m8lr3Q6Rc9Km_7">
    <vt:lpwstr>eas (r2 = 0.79) and poorer performance occurring on wooded sites (r2 = 0.57). However, results demonstrated that in open canopies with leafy spurge in the understory, the spectral signature is sufficiently distinct to be detectable. The techniques present</vt:lpwstr>
  </property>
  <property fmtid="{D5CDD505-2E9C-101B-9397-08002B2CF9AE}" pid="336" name="ZOTERO_BREF_m8lr3Q6Rc9Km_8">
    <vt:lpwstr>ed here could be used for constructing leafy spurge distribution and abundance maps with satellite hyperspectral data for larger regional areas.","DOI":"10.1016/S0034-4257(02)00061-5","ISSN":"00344257","journalAbbreviation":"Remote Sensing of Environment"</vt:lpwstr>
  </property>
  <property fmtid="{D5CDD505-2E9C-101B-9397-08002B2CF9AE}" pid="337" name="ZOTERO_BREF_m8lr3Q6Rc9Km_9">
    <vt:lpwstr>,"language":"en","author":[{"family":"Parker Williams","given":"Amy"},{"family":"Hunt","given":"E.Raymond"}],"issued":{"date-parts":[["2002",10]]}}}],"schema":"https://github.com/citation-style-language/schema/raw/master/csl-citation.json"}</vt:lpwstr>
  </property>
  <property fmtid="{D5CDD505-2E9C-101B-9397-08002B2CF9AE}" pid="338" name="ZOTERO_BREF_HPuTkPKjFEh5_1">
    <vt:lpwstr>ZOTERO_ITEM CSL_CITATION {"citationID":"OsyUQHSy","properties":{"formattedCitation":"(Parker Williams &amp; Hunt 2002; Bradley 2014)","plainCitation":"(Parker Williams &amp; Hunt 2002; Bradley 2014)","noteIndex":0},"citationItems":[{"id":490,"uris":["http://zoter</vt:lpwstr>
  </property>
  <property fmtid="{D5CDD505-2E9C-101B-9397-08002B2CF9AE}" pid="339" name="ZOTERO_BREF_HPuTkPKjFEh5_2">
    <vt:lpwstr>o.org/users/6112721/items/M8PPYLN6"],"uri":["http://zotero.org/users/6112721/items/M8PPYLN6"],"itemData":{"id":490,"type":"article-journal","abstract":"Leafy spurge, Euphorbia esula L. is an adventive, perennial weed that infests approximately 1.2 million</vt:lpwstr>
  </property>
  <property fmtid="{D5CDD505-2E9C-101B-9397-08002B2CF9AE}" pid="340" name="ZOTERO_BREF_HPuTkPKjFEh5_3">
    <vt:lpwstr> ha of land in North America. It often forms dense stands that displace native vegetation and useful forage plants on rangelands and in riparian habitats. Leafy spurge is a good candidate for detection via remote sensing because the distinctive yellow-gre</vt:lpwstr>
  </property>
  <property fmtid="{D5CDD505-2E9C-101B-9397-08002B2CF9AE}" pid="341" name="ZOTERO_BREF_HPuTkPKjFEh5_4">
    <vt:lpwstr>en color of its bracts is spectrally unique when compared to co-occurring green vegetation. During 1999, Airborne Visible Infrared Imaging Spectrometer (AVIRIS) imagery was acquired in northeastern Wyoming and ground cover data were collected. Mixture tun</vt:lpwstr>
  </property>
  <property fmtid="{D5CDD505-2E9C-101B-9397-08002B2CF9AE}" pid="342" name="ZOTERO_BREF_HPuTkPKjFEh5_5">
    <vt:lpwstr>ed matched filtering (MTMF), a specialized type of spectral mixture analysis, was used to estimate leafy spurge canopy cover and map leafy spurge distribution. Overall performance of MTMF for estimating percent cover of leafy spurge for all sites was good</vt:lpwstr>
  </property>
  <property fmtid="{D5CDD505-2E9C-101B-9397-08002B2CF9AE}" pid="343" name="ZOTERO_BREF_HPuTkPKjFEh5_6">
    <vt:lpwstr> (r2 = 0.69) with better performance in prairie areas (r2 = 0.79) and poorer performance occurring on wooded sites (r2 = 0.57). However, results demonstrated that in open canopies with leafy spurge in the understory, the spectral signature is sufficiently</vt:lpwstr>
  </property>
  <property fmtid="{D5CDD505-2E9C-101B-9397-08002B2CF9AE}" pid="344" name="ZOTERO_BREF_HPuTkPKjFEh5_7">
    <vt:lpwstr> distinct to be detectable. The techniques presented here could be used for constructing leafy spurge distribution and abundance maps with satellite hyperspectral data for larger regional areas.","container-title":"Remote Sensing of Environment","DOI":"10</vt:lpwstr>
  </property>
  <property fmtid="{D5CDD505-2E9C-101B-9397-08002B2CF9AE}" pid="345" name="ZOTERO_BREF_HPuTkPKjFEh5_8">
    <vt:lpwstr>.1016/S0034-4257(02)00061-5","ISSN":"00344257","issue":"2-3","journalAbbreviation":"Remote Sensing of Environment","language":"en","page":"446-456","source":"DOI.org (Crossref)","title":"Estimation of leafy spurge cover from hyperspectral imagery using mi</vt:lpwstr>
  </property>
  <property fmtid="{D5CDD505-2E9C-101B-9397-08002B2CF9AE}" pid="346" name="ZOTERO_BREF_HPuTkPKjFEh5_9">
    <vt:lpwstr>xture tuned matched filtering","volume":"82","author":[{"family":"Parker Williams","given":"Amy"},{"family":"Hunt","given":"E.Raymond"}],"issued":{"date-parts":[["2002",10]]}}},{"id":265,"uris":["http://zotero.org/users/6112721/items/FGT2BL3A"],"uri":["ht</vt:lpwstr>
  </property>
  <property fmtid="{D5CDD505-2E9C-101B-9397-08002B2CF9AE}" pid="347" name="ZOTERO_BREF_HPuTkPKjFEh5_10">
    <vt:lpwstr>tp://zotero.org/users/6112721/items/FGT2BL3A"],"itemData":{"id":265,"type":"article-journal","container-title":"Biological Invasions","DOI":"10.1007/s10530-013-0578-9","ISSN":"1387-3547, 1573-1464","issue":"7","journalAbbreviation":"Biol Invasions","langu</vt:lpwstr>
  </property>
  <property fmtid="{D5CDD505-2E9C-101B-9397-08002B2CF9AE}" pid="348" name="ZOTERO_BREF_HPuTkPKjFEh5_11">
    <vt:lpwstr>age":"en","page":"1411-1425","source":"DOI.org (Crossref)","title":"Remote detection of invasive plants: a review of spectral, textural and phenological approaches","title-short":"Remote detection of invasive plants","volume":"16","author":[{"family":"Bra</vt:lpwstr>
  </property>
  <property fmtid="{D5CDD505-2E9C-101B-9397-08002B2CF9AE}" pid="349" name="ZOTERO_BREF_HPuTkPKjFEh5_12">
    <vt:lpwstr>dley","given":"Bethany A."}],"issued":{"date-parts":[["2014",7]]}}}],"schema":"https://github.com/citation-style-language/schema/raw/master/csl-citation.json"}</vt:lpwstr>
  </property>
  <property fmtid="{D5CDD505-2E9C-101B-9397-08002B2CF9AE}" pid="350" name="ZOTERO_BREF_oMptjawxer3h_1">
    <vt:lpwstr>ZOTERO_ITEM CSL_CITATION {"citationID":"YstwlPb4","properties":{"formattedCitation":"(Wilcox et al. 2008; Lishawa et al. 2017; Clifton et al. 2018)","plainCitation":"(Wilcox et al. 2008; Lishawa et al. 2017; Clifton et al. 2018)","noteIndex":0},"citationI</vt:lpwstr>
  </property>
  <property fmtid="{D5CDD505-2E9C-101B-9397-08002B2CF9AE}" pid="351" name="ZOTERO_BREF_oMptjawxer3h_2">
    <vt:lpwstr>tems":[{"id":274,"uris":["http://zotero.org/users/6112721/items/YYZZR9PD"],"uri":["http://zotero.org/users/6112721/items/YYZZR9PD"],"itemData":{"id":274,"type":"article-journal","abstract":"Photointerpretation studies were conducted to evaluate vegetation</vt:lpwstr>
  </property>
  <property fmtid="{D5CDD505-2E9C-101B-9397-08002B2CF9AE}" pid="352" name="ZOTERO_BREF_oMptjawxer3h_3">
    <vt:lpwstr> changes in wetlands of Lake Ontario and the upper St. Lawrence River associated with regulation of water levels since about 1960. The studies used photographs from 16 sites (four each from drowned river mouth, barrier beach, open embayment, and protected</vt:lpwstr>
  </property>
  <property fmtid="{D5CDD505-2E9C-101B-9397-08002B2CF9AE}" pid="353" name="ZOTERO_BREF_oMptjawxer3h_4">
    <vt:lpwstr> embayment wetlands) and spanned a period from the 1950s to 2001 at roughly decadal intervals. Meadow marsh was the most prominent vegetation type in most wetlands in the late 1950s when water levels had declined following high lake levels in the early 19</vt:lpwstr>
  </property>
  <property fmtid="{D5CDD505-2E9C-101B-9397-08002B2CF9AE}" pid="354" name="ZOTERO_BREF_oMptjawxer3h_5">
    <vt:lpwstr>50s. Meadow marsh increased at some sites in the mid-1960s in response to low lake levels and decreased at all sites in the late 1970s following a period of high lake levels. Typha increased at nearly all sites, except waveexposed open embayments, in the </vt:lpwstr>
  </property>
  <property fmtid="{D5CDD505-2E9C-101B-9397-08002B2CF9AE}" pid="355" name="ZOTERO_BREF_oMptjawxer3h_6">
    <vt:lpwstr>1970s. Meadow marsh continued to decrease and Typha to increase at most sites during sustained higher lake levels through the 1980s, 1990s, and into 2001. Most vegetation changes could be correlated with lake-level changes and with life-history strategies</vt:lpwstr>
  </property>
  <property fmtid="{D5CDD505-2E9C-101B-9397-08002B2CF9AE}" pid="356" name="ZOTERO_BREF_oMptjawxer3h_7">
    <vt:lpwstr> and physiological tolerances to water depth of prominent taxa. Analyses of GIS coverages demonstrated that much of the Typha invasion was landward into meadow marsh, largely by Typha × glauca. Lesser expansion toward open water included both T. × glauca </vt:lpwstr>
  </property>
  <property fmtid="{D5CDD505-2E9C-101B-9397-08002B2CF9AE}" pid="357" name="ZOTERO_BREF_oMptjawxer3h_8">
    <vt:lpwstr>and T. angustifolia. Although many models focus on the seed bank as a key component of vegetative change in wetlands, our results suggest that canopy-dominating, moisture-requiring Typha was able to invade meadow marsh at higher elevations because sustain</vt:lpwstr>
  </property>
  <property fmtid="{D5CDD505-2E9C-101B-9397-08002B2CF9AE}" pid="358" name="ZOTERO_BREF_oMptjawxer3h_9">
    <vt:lpwstr>ed higher lake levels allowed it to survive and overtake sedges and grasses that can tolerate periods of drier soil conditions.","container-title":"Journal of Great Lakes Research","DOI":"10.3394/0380-1330(2008)34[301:CIOGMI]2.0.CO;2","ISSN":"0380-1330, 0</vt:lpwstr>
  </property>
  <property fmtid="{D5CDD505-2E9C-101B-9397-08002B2CF9AE}" pid="359" name="ZOTERO_BREF_oMptjawxer3h_10">
    <vt:lpwstr>380-1330","issue":"2","journalAbbreviation":"Journal of Great Lakes Research","language":"en","page":"301-323","source":"DOI.org (Crossref)","title":"Cattail Invasion of Sedge/Grass Meadows in Lake Ontario: Photointerpretation Analysis of Sixteen Wetlands</vt:lpwstr>
  </property>
  <property fmtid="{D5CDD505-2E9C-101B-9397-08002B2CF9AE}" pid="360" name="ZOTERO_BREF_oMptjawxer3h_11">
    <vt:lpwstr> over Five Decades","title-short":"Cattail Invasion of Sedge/Grass Meadows in Lake Ontario","volume":"34","author":[{"family":"Wilcox","given":"Douglas A."},{"family":"Kowalski","given":"Kurt P."},{"family":"Hoare","given":"Holly L."},{"family":"Carlson",</vt:lpwstr>
  </property>
  <property fmtid="{D5CDD505-2E9C-101B-9397-08002B2CF9AE}" pid="361" name="ZOTERO_BREF_oMptjawxer3h_12">
    <vt:lpwstr>"given":"Martha L."},{"family":"Morgan","given":"Heather N."}],"issued":{"date-parts":[["2008",6]]}}},{"id":275,"uris":["http://zotero.org/users/6112721/items/99D6M49N"],"uri":["http://zotero.org/users/6112721/items/99D6M49N"],"itemData":{"id":275,"type":</vt:lpwstr>
  </property>
  <property fmtid="{D5CDD505-2E9C-101B-9397-08002B2CF9AE}" pid="362" name="ZOTERO_BREF_oMptjawxer3h_13">
    <vt:lpwstr>"article-journal","container-title":"Frontiers in Plant Science","DOI":"10.3389/fpls.2017.00619","ISSN":"1664-462X","journalAbbreviation":"Front. Plant Sci.","language":"en","page":"619","source":"DOI.org (Crossref)","title":"Mechanical Harvesting Effecti</vt:lpwstr>
  </property>
  <property fmtid="{D5CDD505-2E9C-101B-9397-08002B2CF9AE}" pid="363" name="ZOTERO_BREF_oMptjawxer3h_14">
    <vt:lpwstr>vely Controls Young Typha spp. Invasion and Unmanned Aerial Vehicle Data Enhances Post-treatment Monitoring","volume":"8","author":[{"family":"Lishawa","given":"Shane C."},{"family":"Carson","given":"Brendan D."},{"family":"Brandt","given":"Jodi S."},{"fa</vt:lpwstr>
  </property>
  <property fmtid="{D5CDD505-2E9C-101B-9397-08002B2CF9AE}" pid="364" name="ZOTERO_BREF_oMptjawxer3h_15">
    <vt:lpwstr>mily":"Tallant","given":"Jason M."},{"family":"Reo","given":"Nicholas J."},{"family":"Albert","given":"Dennis A."},{"family":"Monks","given":"Andrew M."},{"family":"Lautenbach","given":"Joseph M."},{"family":"Clark","given":"Eric"}],"issued":{"date-parts"</vt:lpwstr>
  </property>
  <property fmtid="{D5CDD505-2E9C-101B-9397-08002B2CF9AE}" pid="365" name="ZOTERO_BREF_oMptjawxer3h_16">
    <vt:lpwstr>:[["2017",4,25]]}}},{"id":283,"uris":["http://zotero.org/users/6112721/items/Q7C27L58"],"uri":["http://zotero.org/users/6112721/items/Q7C27L58"],"itemData":{"id":283,"type":"article-journal","abstract":"The decline of salmon populations has intensified ti</vt:lpwstr>
  </property>
  <property fmtid="{D5CDD505-2E9C-101B-9397-08002B2CF9AE}" pid="366" name="ZOTERO_BREF_IUIlKz1LFP1R_1">
    <vt:lpwstr>ZOTERO_ITEM CSL_CITATION {"citationID":"P6hvE1vs","properties":{"formattedCitation":"(Landis &amp; Koch 1977)","plainCitation":"(Landis &amp; Koch 1977)","noteIndex":0},"citationItems":[{"id":"q1e9xkHj/ZyzYuE0b","uris":["http://zotero.org/users/6112721/items/VCEJ</vt:lpwstr>
  </property>
  <property fmtid="{D5CDD505-2E9C-101B-9397-08002B2CF9AE}" pid="367" name="ZOTERO_BREF_IUIlKz1LFP1R_2">
    <vt:lpwstr>2W5E"],"itemData":{"id":493,"type":"article-journal","abstract":"This paper presents a general statistical methodology for the analysis of multivariate categorical data arising from observer reliability studies. The procedure essentially involves the cons</vt:lpwstr>
  </property>
  <property fmtid="{D5CDD505-2E9C-101B-9397-08002B2CF9AE}" pid="368" name="ZOTERO_BREF_IUIlKz1LFP1R_3">
    <vt:lpwstr>truction of functions of the observed proportions which are directed at the extent to which the observers agree among themselves and the construction of test statistics for hypotheses involving these functions. Tests for interobserver bias are presented i</vt:lpwstr>
  </property>
  <property fmtid="{D5CDD505-2E9C-101B-9397-08002B2CF9AE}" pid="369" name="ZOTERO_BREF_IUIlKz1LFP1R_4">
    <vt:lpwstr>n terms of first-order marginal homogeneity and measures of interobserver agreement are developed as generalized kappa-type statistics. These procedures are illustrated with a clinical diagnosis example from the epidemiological literature.","container-tit</vt:lpwstr>
  </property>
  <property fmtid="{D5CDD505-2E9C-101B-9397-08002B2CF9AE}" pid="370" name="ZOTERO_BREF_IUIlKz1LFP1R_5">
    <vt:lpwstr>le":"Biometrics","DOI":"10.2307/2529310","ISSN":"0006341X","issue":"1","journalAbbreviation":"Biometrics","language":"en","page":"159","source":"DOI.org (Crossref)","title":"The Measurement of Observer Agreement for Categorical Data","volume":"33","author</vt:lpwstr>
  </property>
  <property fmtid="{D5CDD505-2E9C-101B-9397-08002B2CF9AE}" pid="371" name="ZOTERO_BREF_IUIlKz1LFP1R_6">
    <vt:lpwstr>":[{"family":"Landis","given":"J. Richard"},{"family":"Koch","given":"Gary G."}],"issued":{"date-parts":[["1977",3]]}}}],"schema":"https://github.com/citation-style-language/schema/raw/master/csl-citation.json"} </vt:lpwstr>
  </property>
  <property fmtid="{D5CDD505-2E9C-101B-9397-08002B2CF9AE}" pid="372" name="ZOTERO_BREF_fuMKLXuZSekH_1">
    <vt:lpwstr>ZOTERO_ITEM CSL_CITATION {"citationID":"7pmooOOj","properties":{"formattedCitation":"(Morais &amp; Reichard 2018)","plainCitation":"(Morais &amp; Reichard 2018)","noteIndex":0},"citationItems":[{"id":496,"uris":["http://zotero.org/users/6112721/items/HI2I2NPF"],"</vt:lpwstr>
  </property>
  <property fmtid="{D5CDD505-2E9C-101B-9397-08002B2CF9AE}" pid="373" name="ZOTERO_BREF_fuMKLXuZSekH_2">
    <vt:lpwstr>uri":["http://zotero.org/users/6112721/items/HI2I2NPF"],"itemData":{"id":496,"type":"article-journal","title":"Cryptic invasions: A review","container-title":"Science of The Total Environment","page":"1438-1448","volume":"613-614","source":"DOI.org (Cross</vt:lpwstr>
  </property>
  <property fmtid="{D5CDD505-2E9C-101B-9397-08002B2CF9AE}" pid="374" name="ZOTERO_BREF_fuMKLXuZSekH_3">
    <vt:lpwstr>ref)","abstract":"Cryptic invasions are deﬁned as the introduction and spread of non-native lineages within the species' native range (intra-speciﬁc cryptic invasion) or the invasion of non-native species that goes unnoticed due to misidentiﬁcation as a n</vt:lpwstr>
  </property>
  <property fmtid="{D5CDD505-2E9C-101B-9397-08002B2CF9AE}" pid="375" name="ZOTERO_BREF_fuMKLXuZSekH_4">
    <vt:lpwstr>ative or another invasive species (inter-speciﬁc cryptic invasion). While population-speciﬁc attributes are acknowledged to play a critical role in the success and impact of biological invasions in general, our knowledge of the causes and consequences of </vt:lpwstr>
  </property>
  <property fmtid="{D5CDD505-2E9C-101B-9397-08002B2CF9AE}" pid="376" name="ZOTERO_BREF_fuMKLXuZSekH_5">
    <vt:lpwstr>cryptic invasions is largely neglected. Cryptic invasions are inherently difﬁcult to recognize and, despite being likely widespread, often go undetected. In this review, we analyse the sources, mechanisms, and consequences of cryptic invasions. Using a bi</vt:lpwstr>
  </property>
  <property fmtid="{D5CDD505-2E9C-101B-9397-08002B2CF9AE}" pid="377" name="ZOTERO_BREF_fuMKLXuZSekH_6">
    <vt:lpwstr>bliometric survey, we ﬁrst quantify the relative proportion of study questions, taxa, and geographic regions. We then highlight the value of comparative information from archived specimens in uncovering the occurrence and timing of cryptic invasions. We e</vt:lpwstr>
  </property>
  <property fmtid="{D5CDD505-2E9C-101B-9397-08002B2CF9AE}" pid="378" name="ZOTERO_BREF_fuMKLXuZSekH_7">
    <vt:lpwstr>xamine the mechanisms of cryptic invasions and emphasise the role of anthropogenic environmental changes on the arrival of cryptic invaders. We then discuss the role of interspeciﬁc biological interactions in the success of cryptic invasions and the role </vt:lpwstr>
  </property>
  <property fmtid="{D5CDD505-2E9C-101B-9397-08002B2CF9AE}" pid="379" name="ZOTERO_BREF_fuMKLXuZSekH_8">
    <vt:lpwstr>of hybridization between native and non-native lineages in cryptic invasions. We examine the competitive advantage of some invasive lineages in key physiological, ecological or sexually-selected traits. We argue that cryptic invasions, often undetected, m</vt:lpwstr>
  </property>
  <property fmtid="{D5CDD505-2E9C-101B-9397-08002B2CF9AE}" pid="380" name="ZOTERO_BREF_fuMKLXuZSekH_9">
    <vt:lpwstr>ay trigger subsequent rapid range expansions. We suggest that cryptic invasions are much more common than currently acknowledged. We highlight the role of coevolved associations (host-parasite, mutualism, herbivory), inherently population-speciﬁc, in the </vt:lpwstr>
  </property>
  <property fmtid="{D5CDD505-2E9C-101B-9397-08002B2CF9AE}" pid="381" name="ZOTERO_BREF_fuMKLXuZSekH_10">
    <vt:lpwstr>impacts of cryptic invasions on local communities. Finally, we outline a framework to manage intraspeciﬁc cryptic invasions.","DOI":"10.1016/j.scitotenv.2017.06.133","ISSN":"00489697","title-short":"Cryptic invasions","journalAbbreviation":"Science of The</vt:lpwstr>
  </property>
  <property fmtid="{D5CDD505-2E9C-101B-9397-08002B2CF9AE}" pid="382" name="ZOTERO_BREF_fuMKLXuZSekH_11">
    <vt:lpwstr> Total Environment","language":"en","author":[{"family":"Morais","given":"Pedro"},{"family":"Reichard","given":"Martin"}],"issued":{"date-parts":[["2018",2]]}}}],"schema":"https://github.com/citation-style-language/schema/raw/master/csl-citation.json"}</vt:lpwstr>
  </property>
  <property fmtid="{D5CDD505-2E9C-101B-9397-08002B2CF9AE}" pid="383" name="ZOTERO_BREF_NJBf1PHLRTHK_1">
    <vt:lpwstr>ZOTERO_ITEM CSL_CITATION {"citationID":"c24BQuMc","properties":{"formattedCitation":"(Novak 2011)","plainCitation":"(Novak 2011)","noteIndex":0},"citationItems":[{"id":497,"uris":["http://zotero.org/users/6112721/items/QW2RZ8F7"],"uri":["http://zotero.org</vt:lpwstr>
  </property>
  <property fmtid="{D5CDD505-2E9C-101B-9397-08002B2CF9AE}" pid="384" name="ZOTERO_BREF_NJBf1PHLRTHK_2">
    <vt:lpwstr>/users/6112721/items/QW2RZ8F7"],"itemData":{"id":497,"type":"chapter","title":"Geographic Origins and Introduction Dynamics","container-title":"Encyclopedia of Biological Invasions","publisher":"University of California Press","page":"270-280","source":"G</vt:lpwstr>
  </property>
  <property fmtid="{D5CDD505-2E9C-101B-9397-08002B2CF9AE}" pid="385" name="ZOTERO_BREF_NJBf1PHLRTHK_3">
    <vt:lpwstr>oogle Books","abstract":"\"This work will be of great value in ecology and conservation science. Invasive species are a severe and exponentially growing problem of the environment, and one difficult even to characterize, much less contain.\"—Edward O. Wil</vt:lpwstr>
  </property>
  <property fmtid="{D5CDD505-2E9C-101B-9397-08002B2CF9AE}" pid="386" name="ZOTERO_BREF_NJBf1PHLRTHK_4">
    <vt:lpwstr>son, author and scientist\"Second only to habitat loss mixed with climate disruption, invasive species represent the next most serious threat to biodiversity. The Encyclopedia of Biological Invasions, written by an impressive group of experts, now makes a</vt:lpwstr>
  </property>
  <property fmtid="{D5CDD505-2E9C-101B-9397-08002B2CF9AE}" pid="387" name="ZOTERO_BREF_NJBf1PHLRTHK_5">
    <vt:lpwstr>vailable to conservation biologists, managers, decision makers, and concerned citizens a comprehensive single source of this key topic.\"—Paul R. Ehrlich, co-author of The Dominant Animal\"This magnificent collection of well-selected essays will immediate</vt:lpwstr>
  </property>
  <property fmtid="{D5CDD505-2E9C-101B-9397-08002B2CF9AE}" pid="388" name="ZOTERO_BREF_NJBf1PHLRTHK_6">
    <vt:lpwstr>ly become a standard guide to understanding one of the key biological problems of our times. With contributions from virtually every active participant, and thus collectively telling the story of biological invasion well; such invasions pose severe threat</vt:lpwstr>
  </property>
  <property fmtid="{D5CDD505-2E9C-101B-9397-08002B2CF9AE}" pid="389" name="ZOTERO_BREF_NJBf1PHLRTHK_7">
    <vt:lpwstr>s to the survival of biological diversity and are a complicating factor in virtually every human activity based on maintaining or managing the functioning of biological systems. This book belongs in every biological library and will be an asset to many in</vt:lpwstr>
  </property>
  <property fmtid="{D5CDD505-2E9C-101B-9397-08002B2CF9AE}" pid="390" name="ZOTERO_BREF_NJBf1PHLRTHK_8">
    <vt:lpwstr>dividuals in their work, whether fundamental science or the many practical applications associated with invasion, its management and control.\"—Peter H. Raven, President, Missouri Botanical Garden\"This volume brings an extraordinarily useful and authorit</vt:lpwstr>
  </property>
  <property fmtid="{D5CDD505-2E9C-101B-9397-08002B2CF9AE}" pid="391" name="ZOTERO_BREF_NJBf1PHLRTHK_9">
    <vt:lpwstr>ative compilation of our current knowledge on biological invasions. The invasion biology research area is undergoing explosive development and thus this encyclopedia is timely, bringing a single source of information, by leading experts, in a well-organiz</vt:lpwstr>
  </property>
  <property fmtid="{D5CDD505-2E9C-101B-9397-08002B2CF9AE}" pid="392" name="ZOTERO_BREF_NJBf1PHLRTHK_10">
    <vt:lpwstr>ed, beautifully illustrated, and thoughtfully produced format. No doubt this work will stimulate further progress, and integration, in this critical but complex research area.\"—Harold Mooney, Stanford University","ISBN":"978-0-520-26421-2","note":"Google</vt:lpwstr>
  </property>
  <property fmtid="{D5CDD505-2E9C-101B-9397-08002B2CF9AE}" pid="393" name="ZOTERO_BREF_NJBf1PHLRTHK_11">
    <vt:lpwstr>-Books-ID: qgQmDQAAQBAJ","language":"en","editor":[{"family":"Simberloff","given":"Daniel"},{"family":"Rejmanek","given":"Marcel"}],"author":[{"family":"Novak","given":"Stephen J."}],"issued":{"date-parts":[["2011",1,2]]}}}],"schema":"https://github.com/c</vt:lpwstr>
  </property>
  <property fmtid="{D5CDD505-2E9C-101B-9397-08002B2CF9AE}" pid="394" name="ZOTERO_BREF_NJBf1PHLRTHK_12">
    <vt:lpwstr>itation-style-language/schema/raw/master/csl-citation.json"}</vt:lpwstr>
  </property>
  <property fmtid="{D5CDD505-2E9C-101B-9397-08002B2CF9AE}" pid="395" name="ZOTERO_BREF_ThFvlkxg73Ng_1">
    <vt:lpwstr>ZOTERO_ITEM CSL_CITATION {"citationID":"YFEl7BUY","properties":{"formattedCitation":"(Morais &amp; Reichard 2018)","plainCitation":"(Morais &amp; Reichard 2018)","noteIndex":0},"citationItems":[{"id":496,"uris":["http://zotero.org/users/6112721/items/HI2I2NPF"],"</vt:lpwstr>
  </property>
  <property fmtid="{D5CDD505-2E9C-101B-9397-08002B2CF9AE}" pid="396" name="ZOTERO_BREF_ThFvlkxg73Ng_2">
    <vt:lpwstr>uri":["http://zotero.org/users/6112721/items/HI2I2NPF"],"itemData":{"id":496,"type":"article-journal","title":"Cryptic invasions: A review","container-title":"Science of The Total Environment","page":"1438-1448","volume":"613-614","source":"DOI.org (Cross</vt:lpwstr>
  </property>
  <property fmtid="{D5CDD505-2E9C-101B-9397-08002B2CF9AE}" pid="397" name="ZOTERO_BREF_ThFvlkxg73Ng_3">
    <vt:lpwstr>ref)","abstract":"Cryptic invasions are deﬁned as the introduction and spread of non-native lineages within the species' native range (intra-speciﬁc cryptic invasion) or the invasion of non-native species that goes unnoticed due to misidentiﬁcation as a n</vt:lpwstr>
  </property>
  <property fmtid="{D5CDD505-2E9C-101B-9397-08002B2CF9AE}" pid="398" name="ZOTERO_BREF_ThFvlkxg73Ng_4">
    <vt:lpwstr>ative or another invasive species (inter-speciﬁc cryptic invasion). While population-speciﬁc attributes are acknowledged to play a critical role in the success and impact of biological invasions in general, our knowledge of the causes and consequences of </vt:lpwstr>
  </property>
  <property fmtid="{D5CDD505-2E9C-101B-9397-08002B2CF9AE}" pid="399" name="ZOTERO_BREF_ThFvlkxg73Ng_5">
    <vt:lpwstr>cryptic invasions is largely neglected. Cryptic invasions are inherently difﬁcult to recognize and, despite being likely widespread, often go undetected. In this review, we analyse the sources, mechanisms, and consequences of cryptic invasions. Using a bi</vt:lpwstr>
  </property>
  <property fmtid="{D5CDD505-2E9C-101B-9397-08002B2CF9AE}" pid="400" name="ZOTERO_BREF_ThFvlkxg73Ng_6">
    <vt:lpwstr>bliometric survey, we ﬁrst quantify the relative proportion of study questions, taxa, and geographic regions. We then highlight the value of comparative information from archived specimens in uncovering the occurrence and timing of cryptic invasions. We e</vt:lpwstr>
  </property>
  <property fmtid="{D5CDD505-2E9C-101B-9397-08002B2CF9AE}" pid="401" name="ZOTERO_BREF_ThFvlkxg73Ng_7">
    <vt:lpwstr>xamine the mechanisms of cryptic invasions and emphasise the role of anthropogenic environmental changes on the arrival of cryptic invaders. We then discuss the role of interspeciﬁc biological interactions in the success of cryptic invasions and the role </vt:lpwstr>
  </property>
  <property fmtid="{D5CDD505-2E9C-101B-9397-08002B2CF9AE}" pid="402" name="ZOTERO_BREF_ThFvlkxg73Ng_8">
    <vt:lpwstr>of hybridization between native and non-native lineages in cryptic invasions. We examine the competitive advantage of some invasive lineages in key physiological, ecological or sexually-selected traits. We argue that cryptic invasions, often undetected, m</vt:lpwstr>
  </property>
  <property fmtid="{D5CDD505-2E9C-101B-9397-08002B2CF9AE}" pid="403" name="ZOTERO_BREF_ThFvlkxg73Ng_9">
    <vt:lpwstr>ay trigger subsequent rapid range expansions. We suggest that cryptic invasions are much more common than currently acknowledged. We highlight the role of coevolved associations (host-parasite, mutualism, herbivory), inherently population-speciﬁc, in the </vt:lpwstr>
  </property>
  <property fmtid="{D5CDD505-2E9C-101B-9397-08002B2CF9AE}" pid="404" name="ZOTERO_BREF_ThFvlkxg73Ng_10">
    <vt:lpwstr>impacts of cryptic invasions on local communities. Finally, we outline a framework to manage intraspeciﬁc cryptic invasions.","DOI":"10.1016/j.scitotenv.2017.06.133","ISSN":"00489697","title-short":"Cryptic invasions","journalAbbreviation":"Science of The</vt:lpwstr>
  </property>
  <property fmtid="{D5CDD505-2E9C-101B-9397-08002B2CF9AE}" pid="405" name="ZOTERO_BREF_ThFvlkxg73Ng_11">
    <vt:lpwstr> Total Environment","language":"en","author":[{"family":"Morais","given":"Pedro"},{"family":"Reichard","given":"Martin"}],"issued":{"date-parts":[["2018",2]]}}}],"schema":"https://github.com/citation-style-language/schema/raw/master/csl-citation.json"}</vt:lpwstr>
  </property>
  <property fmtid="{D5CDD505-2E9C-101B-9397-08002B2CF9AE}" pid="406" name="ZOTERO_BREF_1zuToXWPuatX_1">
    <vt:lpwstr>ZOTERO_ITEM CSL_CITATION {"citationID":"G8T8qPix","properties":{"formattedCitation":"(Morais &amp; Reichard 2018)","plainCitation":"(Morais &amp; Reichard 2018)","noteIndex":0},"citationItems":[{"id":496,"uris":["http://zotero.org/users/6112721/items/HI2I2NPF"],"</vt:lpwstr>
  </property>
  <property fmtid="{D5CDD505-2E9C-101B-9397-08002B2CF9AE}" pid="407" name="ZOTERO_BREF_1zuToXWPuatX_2">
    <vt:lpwstr>uri":["http://zotero.org/users/6112721/items/HI2I2NPF"],"itemData":{"id":496,"type":"article-journal","title":"Cryptic invasions: A review","container-title":"Science of The Total Environment","page":"1438-1448","volume":"613-614","source":"DOI.org (Cross</vt:lpwstr>
  </property>
  <property fmtid="{D5CDD505-2E9C-101B-9397-08002B2CF9AE}" pid="408" name="ZOTERO_BREF_1zuToXWPuatX_3">
    <vt:lpwstr>ref)","abstract":"Cryptic invasions are deﬁned as the introduction and spread of non-native lineages within the species' native range (intra-speciﬁc cryptic invasion) or the invasion of non-native species that goes unnoticed due to misidentiﬁcation as a n</vt:lpwstr>
  </property>
  <property fmtid="{D5CDD505-2E9C-101B-9397-08002B2CF9AE}" pid="409" name="ZOTERO_BREF_1zuToXWPuatX_4">
    <vt:lpwstr>ative or another invasive species (inter-speciﬁc cryptic invasion). While population-speciﬁc attributes are acknowledged to play a critical role in the success and impact of biological invasions in general, our knowledge of the causes and consequences of </vt:lpwstr>
  </property>
  <property fmtid="{D5CDD505-2E9C-101B-9397-08002B2CF9AE}" pid="410" name="ZOTERO_BREF_1zuToXWPuatX_5">
    <vt:lpwstr>cryptic invasions is largely neglected. Cryptic invasions are inherently difﬁcult to recognize and, despite being likely widespread, often go undetected. In this review, we analyse the sources, mechanisms, and consequences of cryptic invasions. Using a bi</vt:lpwstr>
  </property>
  <property fmtid="{D5CDD505-2E9C-101B-9397-08002B2CF9AE}" pid="411" name="ZOTERO_BREF_1zuToXWPuatX_6">
    <vt:lpwstr>bliometric survey, we ﬁrst quantify the relative proportion of study questions, taxa, and geographic regions. We then highlight the value of comparative information from archived specimens in uncovering the occurrence and timing of cryptic invasions. We e</vt:lpwstr>
  </property>
  <property fmtid="{D5CDD505-2E9C-101B-9397-08002B2CF9AE}" pid="412" name="ZOTERO_BREF_1zuToXWPuatX_7">
    <vt:lpwstr>xamine the mechanisms of cryptic invasions and emphasise the role of anthropogenic environmental changes on the arrival of cryptic invaders. We then discuss the role of interspeciﬁc biological interactions in the success of cryptic invasions and the role </vt:lpwstr>
  </property>
  <property fmtid="{D5CDD505-2E9C-101B-9397-08002B2CF9AE}" pid="413" name="ZOTERO_BREF_1zuToXWPuatX_8">
    <vt:lpwstr>of hybridization between native and non-native lineages in cryptic invasions. We examine the competitive advantage of some invasive lineages in key physiological, ecological or sexually-selected traits. We argue that cryptic invasions, often undetected, m</vt:lpwstr>
  </property>
  <property fmtid="{D5CDD505-2E9C-101B-9397-08002B2CF9AE}" pid="414" name="ZOTERO_BREF_1zuToXWPuatX_9">
    <vt:lpwstr>ay trigger subsequent rapid range expansions. We suggest that cryptic invasions are much more common than currently acknowledged. We highlight the role of coevolved associations (host-parasite, mutualism, herbivory), inherently population-speciﬁc, in the </vt:lpwstr>
  </property>
  <property fmtid="{D5CDD505-2E9C-101B-9397-08002B2CF9AE}" pid="415" name="ZOTERO_BREF_1zuToXWPuatX_10">
    <vt:lpwstr>impacts of cryptic invasions on local communities. Finally, we outline a framework to manage intraspeciﬁc cryptic invasions.","DOI":"10.1016/j.scitotenv.2017.06.133","ISSN":"00489697","title-short":"Cryptic invasions","journalAbbreviation":"Science of The</vt:lpwstr>
  </property>
  <property fmtid="{D5CDD505-2E9C-101B-9397-08002B2CF9AE}" pid="416" name="ZOTERO_BREF_1zuToXWPuatX_11">
    <vt:lpwstr> Total Environment","language":"en","author":[{"family":"Morais","given":"Pedro"},{"family":"Reichard","given":"Martin"}],"issued":{"date-parts":[["2018",2]]}}}],"schema":"https://github.com/citation-style-language/schema/raw/master/csl-citation.json"}</vt:lpwstr>
  </property>
  <property fmtid="{D5CDD505-2E9C-101B-9397-08002B2CF9AE}" pid="417" name="ZOTERO_BREF_ohzmrIbYFOBD_1">
    <vt:lpwstr>ZOTERO_ITEM CSL_CITATION {"citationID":"J2KZJW7F","properties":{"formattedCitation":"(Burgess n.d.)","plainCitation":"(Burgess n.d.)","noteIndex":0},"citationItems":[{"id":270,"uris":["http://zotero.org/users/6112721/items/FU5W6LC9"],"uri":["http://zotero</vt:lpwstr>
  </property>
  <property fmtid="{D5CDD505-2E9C-101B-9397-08002B2CF9AE}" pid="418" name="ZOTERO_BREF_ohzmrIbYFOBD_2">
    <vt:lpwstr>.org/users/6112721/items/FU5W6LC9"],"itemData":{"id":270,"type":"article-journal","title":"FOODS AND HABITAT OF FOUR ANATINIDS WINTERING ON THE FRASER DELTA T I D A L MARSHES","page":"137","source":"Zotero","language":"en","author":[{"family":"Burgess","g</vt:lpwstr>
  </property>
  <property fmtid="{D5CDD505-2E9C-101B-9397-08002B2CF9AE}" pid="419" name="ZOTERO_BREF_ohzmrIbYFOBD_3">
    <vt:lpwstr>iven":"Thomas Edward"}]}}],"schema":"https://github.com/citation-style-language/schema/raw/master/csl-citation.json"}</vt:lpwstr>
  </property>
  <property fmtid="{D5CDD505-2E9C-101B-9397-08002B2CF9AE}" pid="420" name="ZOTERO_BREF_gZqg1zSS0bS3_1">
    <vt:lpwstr>ZOTERO_ITEM CSL_CITATION {"citationID":"kTdeaQx0","properties":{"formattedCitation":"(McLaren 1972; Yamanaka 1975; Bradfield &amp; Porter 1982)","plainCitation":"(McLaren 1972; Yamanaka 1975; Bradfield &amp; Porter 1982)","dontUpdate":true,"noteIndex":0},"citatio</vt:lpwstr>
  </property>
  <property fmtid="{D5CDD505-2E9C-101B-9397-08002B2CF9AE}" pid="421" name="ZOTERO_BREF_gZqg1zSS0bS3_2">
    <vt:lpwstr>nItems":[{"id":501,"uris":["http://zotero.org/users/6112721/items/76MB8SZ5"],"itemData":{"id":501,"type":"report","publisher":"Fish &amp; Wildlife Branch, B.C. Department of Recreation &amp; Conservation","title":"A Vegetation Study of the Islands and Associated </vt:lpwstr>
  </property>
  <property fmtid="{D5CDD505-2E9C-101B-9397-08002B2CF9AE}" pid="422" name="ZOTERO_BREF_gZqg1zSS0bS3_3">
    <vt:lpwstr>Marshes in the South Arm of the Fraser River, B.C., From the Deas Island Tunnel to Westham Island Foreshore","author":[{"family":"McLaren","given":"Karen A."}],"issued":{"date-parts":[["1972"]]}}},{"id":"q1e9xkHj/cyVdoWit","uris":["http://zotero.org/users</vt:lpwstr>
  </property>
  <property fmtid="{D5CDD505-2E9C-101B-9397-08002B2CF9AE}" pid="423" name="ZOTERO_BREF_gZqg1zSS0bS3_4">
    <vt:lpwstr>/6112721/items/FR2CRPN4"],"itemData":{"id":500,"type":"thesis","genre":"Masters Thesis","number-of-pages":"161","publisher":"University of British Columbia","title":"Primary Productivity of the Fraser River Delta Foreshore: Yield Estimates of Emergent Veg</vt:lpwstr>
  </property>
  <property fmtid="{D5CDD505-2E9C-101B-9397-08002B2CF9AE}" pid="424" name="ZOTERO_BREF_gZqg1zSS0bS3_5">
    <vt:lpwstr>etation","author":[{"family":"Yamanaka","given":"Koji"}],"issued":{"date-parts":[["1975"]]}}},{"id":"q1e9xkHj/RPLjQmvv","uris":["http://zotero.org/users/6112721/items/GRKTWTMP"],"itemData":{"id":256,"type":"article-journal","container-title":"Canadian Jou</vt:lpwstr>
  </property>
  <property fmtid="{D5CDD505-2E9C-101B-9397-08002B2CF9AE}" pid="425" name="ZOTERO_BREF_gZqg1zSS0bS3_6">
    <vt:lpwstr>rnal of Botany","DOI":"10.1139/b82-060","ISSN":"0008-4026","issue":"4","journalAbbreviation":"Can. J. Bot.","language":"en","page":"440-451","source":"DOI.org (Crossref)","title":"Vegetation structure and diversity components of a Fraser estuary tidal mar</vt:lpwstr>
  </property>
  <property fmtid="{D5CDD505-2E9C-101B-9397-08002B2CF9AE}" pid="426" name="ZOTERO_BREF_gZqg1zSS0bS3_7">
    <vt:lpwstr>sh","volume":"60","author":[{"family":"Bradfield","given":"Gary E."},{"family":"Porter","given":"Glendon L."}],"issued":{"date-parts":[["1982",4]]}}}],"schema":"https://github.com/citation-style-language/schema/raw/master/csl-citation.json"} </vt:lpwstr>
  </property>
  <property fmtid="{D5CDD505-2E9C-101B-9397-08002B2CF9AE}" pid="427" name="ZOTERO_BREF_wyxd5x3bWkG8_1">
    <vt:lpwstr>ZOTERO_ITEM CSL_CITATION {"citationID":"FSBkG483","properties":{"formattedCitation":"(Morais &amp; Reichard 2018)","plainCitation":"(Morais &amp; Reichard 2018)","noteIndex":0},"citationItems":[{"id":496,"uris":["http://zotero.org/users/6112721/items/HI2I2NPF"],"</vt:lpwstr>
  </property>
  <property fmtid="{D5CDD505-2E9C-101B-9397-08002B2CF9AE}" pid="428" name="ZOTERO_BREF_wyxd5x3bWkG8_2">
    <vt:lpwstr>uri":["http://zotero.org/users/6112721/items/HI2I2NPF"],"itemData":{"id":496,"type":"article-journal","title":"Cryptic invasions: A review","container-title":"Science of The Total Environment","page":"1438-1448","volume":"613-614","source":"DOI.org (Cross</vt:lpwstr>
  </property>
  <property fmtid="{D5CDD505-2E9C-101B-9397-08002B2CF9AE}" pid="429" name="ZOTERO_BREF_wyxd5x3bWkG8_3">
    <vt:lpwstr>ref)","abstract":"Cryptic invasions are deﬁned as the introduction and spread of non-native lineages within the species' native range (intra-speciﬁc cryptic invasion) or the invasion of non-native species that goes unnoticed due to misidentiﬁcation as a n</vt:lpwstr>
  </property>
  <property fmtid="{D5CDD505-2E9C-101B-9397-08002B2CF9AE}" pid="430" name="ZOTERO_BREF_wyxd5x3bWkG8_4">
    <vt:lpwstr>ative or another invasive species (inter-speciﬁc cryptic invasion). While population-speciﬁc attributes are acknowledged to play a critical role in the success and impact of biological invasions in general, our knowledge of the causes and consequences of </vt:lpwstr>
  </property>
  <property fmtid="{D5CDD505-2E9C-101B-9397-08002B2CF9AE}" pid="431" name="ZOTERO_BREF_wyxd5x3bWkG8_5">
    <vt:lpwstr>cryptic invasions is largely neglected. Cryptic invasions are inherently difﬁcult to recognize and, despite being likely widespread, often go undetected. In this review, we analyse the sources, mechanisms, and consequences of cryptic invasions. Using a bi</vt:lpwstr>
  </property>
  <property fmtid="{D5CDD505-2E9C-101B-9397-08002B2CF9AE}" pid="432" name="ZOTERO_BREF_wyxd5x3bWkG8_6">
    <vt:lpwstr>bliometric survey, we ﬁrst quantify the relative proportion of study questions, taxa, and geographic regions. We then highlight the value of comparative information from archived specimens in uncovering the occurrence and timing of cryptic invasions. We e</vt:lpwstr>
  </property>
  <property fmtid="{D5CDD505-2E9C-101B-9397-08002B2CF9AE}" pid="433" name="ZOTERO_BREF_wyxd5x3bWkG8_7">
    <vt:lpwstr>xamine the mechanisms of cryptic invasions and emphasise the role of anthropogenic environmental changes on the arrival of cryptic invaders. We then discuss the role of interspeciﬁc biological interactions in the success of cryptic invasions and the role </vt:lpwstr>
  </property>
  <property fmtid="{D5CDD505-2E9C-101B-9397-08002B2CF9AE}" pid="434" name="ZOTERO_BREF_wyxd5x3bWkG8_8">
    <vt:lpwstr>of hybridization between native and non-native lineages in cryptic invasions. We examine the competitive advantage of some invasive lineages in key physiological, ecological or sexually-selected traits. We argue that cryptic invasions, often undetected, m</vt:lpwstr>
  </property>
  <property fmtid="{D5CDD505-2E9C-101B-9397-08002B2CF9AE}" pid="435" name="ZOTERO_BREF_wyxd5x3bWkG8_9">
    <vt:lpwstr>ay trigger subsequent rapid range expansions. We suggest that cryptic invasions are much more common than currently acknowledged. We highlight the role of coevolved associations (host-parasite, mutualism, herbivory), inherently population-speciﬁc, in the </vt:lpwstr>
  </property>
  <property fmtid="{D5CDD505-2E9C-101B-9397-08002B2CF9AE}" pid="436" name="ZOTERO_BREF_wyxd5x3bWkG8_10">
    <vt:lpwstr>impacts of cryptic invasions on local communities. Finally, we outline a framework to manage intraspeciﬁc cryptic invasions.","DOI":"10.1016/j.scitotenv.2017.06.133","ISSN":"00489697","title-short":"Cryptic invasions","journalAbbreviation":"Science of The</vt:lpwstr>
  </property>
  <property fmtid="{D5CDD505-2E9C-101B-9397-08002B2CF9AE}" pid="437" name="ZOTERO_BREF_wyxd5x3bWkG8_11">
    <vt:lpwstr> Total Environment","language":"en","author":[{"family":"Morais","given":"Pedro"},{"family":"Reichard","given":"Martin"}],"issued":{"date-parts":[["2018",2]]}}}],"schema":"https://github.com/citation-style-language/schema/raw/master/csl-citation.json"}</vt:lpwstr>
  </property>
  <property fmtid="{D5CDD505-2E9C-101B-9397-08002B2CF9AE}" pid="438" name="ZOTERO_BREF_pfHU06r1JNLa_1">
    <vt:lpwstr>ZOTERO_ITEM CSL_CITATION {"citationID":"PKt05KMN","properties":{"formattedCitation":"(Freeland et al. 2013; Bunbury-Blanchette et al. 2015)","plainCitation":"(Freeland et al. 2013; Bunbury-Blanchette et al. 2015)","dontUpdate":true,"noteIndex":0},"citatio</vt:lpwstr>
  </property>
  <property fmtid="{D5CDD505-2E9C-101B-9397-08002B2CF9AE}" pid="439" name="ZOTERO_BREF_pfHU06r1JNLa_2">
    <vt:lpwstr>nItems":[{"id":312,"uris":["http://zotero.org/users/6112721/items/WXLZ7ZAQ"],"uri":["http://zotero.org/users/6112721/items/WXLZ7ZAQ"],"itemData":{"id":312,"type":"article-journal","container-title":"Biological Invasions","DOI":"10.1007/s10530-013-0481-4",</vt:lpwstr>
  </property>
  <property fmtid="{D5CDD505-2E9C-101B-9397-08002B2CF9AE}" pid="440" name="ZOTERO_BREF_pfHU06r1JNLa_3">
    <vt:lpwstr>"ISSN":"1387-3547, 1573-1464","issue":"12","journalAbbreviation":"Biol Invasions","language":"en","page":"2651-2665","source":"DOI.org (Crossref)","title":"Regional differences in the abundance of native, introduced, and hybrid Typha spp. in northeastern </vt:lpwstr>
  </property>
  <property fmtid="{D5CDD505-2E9C-101B-9397-08002B2CF9AE}" pid="441" name="ZOTERO_BREF_pfHU06r1JNLa_4">
    <vt:lpwstr>North America influence wetland invasions","volume":"15","author":[{"family":"Freeland","given":"Joanna"},{"family":"Ciotir","given":"Claudia"},{"family":"Kirk","given":"Heather"}],"issued":{"date-parts":[["2013",12]]}}},{"id":269,"uris":["http://zotero.o</vt:lpwstr>
  </property>
  <property fmtid="{D5CDD505-2E9C-101B-9397-08002B2CF9AE}" pid="442" name="ZOTERO_BREF_pfHU06r1JNLa_5">
    <vt:lpwstr>rg/users/6112721/items/2QKDUNC5"],"uri":["http://zotero.org/users/6112721/items/2QKDUNC5"],"itemData":{"id":269,"type":"article-journal","abstract":"Hybridization can result in the formation of highly competitive lineages that displace their progenitor sp</vt:lpwstr>
  </property>
  <property fmtid="{D5CDD505-2E9C-101B-9397-08002B2CF9AE}" pid="443" name="ZOTERO_BREF_pfHU06r1JNLa_6">
    <vt:lpwstr>ecies and other native organisms. In eastern North America, hybridization between native Typha latifolia and introduced Typha angustifolia yields the vigorous hybrid species T. × glauca. The hybrid has become increasingly prevalent over the past century i</vt:lpwstr>
  </property>
  <property fmtid="{D5CDD505-2E9C-101B-9397-08002B2CF9AE}" pid="444" name="ZOTERO_BREF_pfHU06r1JNLa_7">
    <vt:lpwstr>n eastern North America, where there are indications it displaces native plants. Moreover, it has been suggested that water depth inﬂuences the growth performance of hybrid vs. native cattails but there have been no comparisons of plant performance under </vt:lpwstr>
  </property>
  <property fmtid="{D5CDD505-2E9C-101B-9397-08002B2CF9AE}" pid="445" name="ZOTERO_BREF_pfHU06r1JNLa_8">
    <vt:lpwstr>contrasting water depths. Using a common-garden experiment with two levels of a water-depth treatment we compared the above- and below-ground growth performance of T. latifolia vs. hybrid cattails collected from 12 sites in southern Ontario. We found that</vt:lpwstr>
  </property>
  <property fmtid="{D5CDD505-2E9C-101B-9397-08002B2CF9AE}" pid="446" name="ZOTERO_BREF_pfHU06r1JNLa_9">
    <vt:lpwstr> hybrids outperformed all other plants in terms of total and above-ground biomass production and, depending on the method of species assignment used, in terms of the number of ramets produced. However, there was no difference in the mass of rhizomes produ</vt:lpwstr>
  </property>
  <property fmtid="{D5CDD505-2E9C-101B-9397-08002B2CF9AE}" pid="447" name="ZOTERO_BREF_pfHU06r1JNLa_10">
    <vt:lpwstr>ced between species. Consistent with a previous study of natural populations from the same region, growth performance of the different species was similar across the different water depths used in the experiment. Collectively, our results indicate that en</vt:lpwstr>
  </property>
  <property fmtid="{D5CDD505-2E9C-101B-9397-08002B2CF9AE}" pid="448" name="ZOTERO_BREF_pfHU06r1JNLa_11">
    <vt:lpwstr>hanced hybrid performance was driven by the production of larger and more numerous ramets and not via increased investment in rhizomes.","container-title":"Basic and Applied Ecology","DOI":"10.1016/j.baae.2015.04.006","ISSN":"14391791","issue":"5","journa</vt:lpwstr>
  </property>
  <property fmtid="{D5CDD505-2E9C-101B-9397-08002B2CF9AE}" pid="449" name="ZOTERO_BREF_pfHU06r1JNLa_12">
    <vt:lpwstr>lAbbreviation":"Basic and Applied Ecology","language":"en","page":"394-402","source":"DOI.org (Crossref)","title":"Hybrid Typha×glauca outperforms native T. latifolia under contrasting water depths in a common garden","volume":"16","author":[{"family":"Bu</vt:lpwstr>
  </property>
  <property fmtid="{D5CDD505-2E9C-101B-9397-08002B2CF9AE}" pid="450" name="ZOTERO_BREF_pfHU06r1JNLa_13">
    <vt:lpwstr>nbury-Blanchette","given":"Adèle L."},{"family":"Freeland","given":"Joanna R."},{"family":"Dorken","given":"Marcel E."}],"issued":{"date-parts":[["2015",8]]}}}],"schema":"https://github.com/citation-style-language/schema/raw/master/csl-citation.json"}</vt:lpwstr>
  </property>
  <property fmtid="{D5CDD505-2E9C-101B-9397-08002B2CF9AE}" pid="451" name="ZOTERO_BREF_nZbhOm9VwsD1_1">
    <vt:lpwstr>ZOTERO_ITEM CSL_CITATION {"citationID":"rHOxErkI","properties":{"formattedCitation":"(Pieper et al. 2018)","plainCitation":"(Pieper et al. 2018)","noteIndex":0},"citationItems":[{"id":372,"uris":["http://zotero.org/users/6112721/items/TH5I3KWR"],"uri":["h</vt:lpwstr>
  </property>
  <property fmtid="{D5CDD505-2E9C-101B-9397-08002B2CF9AE}" pid="452" name="ZOTERO_BREF_nZbhOm9VwsD1_2">
    <vt:lpwstr>ttp://zotero.org/users/6112721/items/TH5I3KWR"],"itemData":{"id":372,"type":"article-journal","title":"Coexistence of Typha latifolia, T. angustifolia (Typhaceae) and their invasive hybrid is not explained by niche partitioning across water depths","conta</vt:lpwstr>
  </property>
  <property fmtid="{D5CDD505-2E9C-101B-9397-08002B2CF9AE}" pid="453" name="ZOTERO_BREF_nZbhOm9VwsD1_3">
    <vt:lpwstr>iner-title":"Aquatic Botany","page":"46-53","volume":"144","source":"DOI.org (Crossref)","abstract":"Spatial separation between hybridizing taxa can limit hybridization and introgression when mating occurs between near neighbours. Water depth can be an im</vt:lpwstr>
  </property>
  <property fmtid="{D5CDD505-2E9C-101B-9397-08002B2CF9AE}" pid="454" name="ZOTERO_BREF_nZbhOm9VwsD1_4">
    <vt:lpwstr>portant factor structuring wetland plant communities, which often include cattails (Typha spp., Typhaceae). In eastern North America, native Typha latifolia regularly hybridizes with introduced T. angustifolia to produce the invasive F1 hybrid T. × glauca</vt:lpwstr>
  </property>
  <property fmtid="{D5CDD505-2E9C-101B-9397-08002B2CF9AE}" pid="455" name="ZOTERO_BREF_nZbhOm9VwsD1_5">
    <vt:lpwstr>, which can backcross to parental species. Hybridization in this wind-pollinated species complex may be facilitated by overlapping niches among taxa, but previous studies have yielded contradictory results, possibly because these studies were limited to s</vt:lpwstr>
  </property>
  <property fmtid="{D5CDD505-2E9C-101B-9397-08002B2CF9AE}" pid="456" name="ZOTERO_BREF_nZbhOm9VwsD1_6">
    <vt:lpwstr>hallow sites or single locations. We investigated patterns of depth occupancy in ditches (mean depth 3.4 cm) and permanent wetlands (mean depth 25.0 cm) with various mixtures of T. latifolia, T. angustifolia, and T. × glauca across a 1700 km transect from</vt:lpwstr>
  </property>
  <property fmtid="{D5CDD505-2E9C-101B-9397-08002B2CF9AE}" pid="457" name="ZOTERO_BREF_nZbhOm9VwsD1_7">
    <vt:lpwstr> Michigan, USA, to Nova Scotia, Canada. Overall, we found that water depth cannot on its own explain patterns of cattail occupancy. We therefore conclude that niche partitioning by water depth does not promote mating isolation in Typha. Previous ﬁndings o</vt:lpwstr>
  </property>
  <property fmtid="{D5CDD505-2E9C-101B-9397-08002B2CF9AE}" pid="458" name="ZOTERO_BREF_nZbhOm9VwsD1_8">
    <vt:lpwstr>f habitat segregation by depth may be attributable to a combination of idiosyncratic features of individual sites, multi-dimensional niches, and phenotypic plasticity, which could prevent consistent niche segregation among Typha taxa. A lack of spatial se</vt:lpwstr>
  </property>
  <property fmtid="{D5CDD505-2E9C-101B-9397-08002B2CF9AE}" pid="459" name="ZOTERO_BREF_nZbhOm9VwsD1_9">
    <vt:lpwstr>gregation between Typha taxa should promote hybridization and introgression. This, coupled with the competitive superiority of hybrids, appears to be facilitating the displacement of native T. latifolia across a wide geographical range.","DOI":"10.1016/j.</vt:lpwstr>
  </property>
  <property fmtid="{D5CDD505-2E9C-101B-9397-08002B2CF9AE}" pid="460" name="ZOTERO_BREF_nZbhOm9VwsD1_10">
    <vt:lpwstr>aquabot.2017.11.001","ISSN":"03043770","journalAbbreviation":"Aquatic Botany","language":"en","author":[{"family":"Pieper","given":"Sara J."},{"family":"Freeland","given":"Joanna R."},{"family":"Dorken","given":"Marcel E."}],"issued":{"date-parts":[["2018</vt:lpwstr>
  </property>
  <property fmtid="{D5CDD505-2E9C-101B-9397-08002B2CF9AE}" pid="461" name="ZOTERO_BREF_nZbhOm9VwsD1_11">
    <vt:lpwstr>",1]]}}}],"schema":"https://github.com/citation-style-language/schema/raw/master/csl-citation.json"}</vt:lpwstr>
  </property>
  <property fmtid="{D5CDD505-2E9C-101B-9397-08002B2CF9AE}" pid="462" name="ZOTERO_BREF_Yj9LoVkHmnlh_1">
    <vt:lpwstr>ZOTERO_ITEM CSL_CITATION {"citationID":"a3n6YQuV","properties":{"formattedCitation":"(Kuehn &amp; White 1999)","plainCitation":"(Kuehn &amp; White 1999)","noteIndex":0},"citationItems":[{"id":"q1e9xkHj/s8NnyD3W","uris":["http://zotero.org/users/6112721/items/P264</vt:lpwstr>
  </property>
  <property fmtid="{D5CDD505-2E9C-101B-9397-08002B2CF9AE}" pid="463" name="ZOTERO_BREF_Yj9LoVkHmnlh_2">
    <vt:lpwstr>3SAS"],"itemData":{"id":347,"type":"article-journal","abstract":"Hybridization between the cattail species Typha latifolia L. and Typha angustifolia L. is frequent throughout northeastern and central North America. While studies are required to elucidate </vt:lpwstr>
  </property>
  <property fmtid="{D5CDD505-2E9C-101B-9397-08002B2CF9AE}" pid="464" name="ZOTERO_BREF_Yj9LoVkHmnlh_3">
    <vt:lpwstr>the ecological role of interspecific hybrids, morphological intergradation of the hybrids and parental species limits accurate identification. Although species-specific molecular markers have been developed, some researchers do not have the resources nece</vt:lpwstr>
  </property>
  <property fmtid="{D5CDD505-2E9C-101B-9397-08002B2CF9AE}" pid="465" name="ZOTERO_BREF_Yj9LoVkHmnlh_4">
    <vt:lpwstr>ssary for molecular analysis. Consequently, this study used genetically identified specimens of T. latifolia, T. angustifolia, and their hybrid Typha ×glauca Godr. to discriminate sound taxonomic characters for morphological identification. Leaf width, sp</vt:lpwstr>
  </property>
  <property fmtid="{D5CDD505-2E9C-101B-9397-08002B2CF9AE}" pid="466" name="ZOTERO_BREF_Yj9LoVkHmnlh_5">
    <vt:lpwstr>ike gap, spike width, and spike length were measured for 153 specimens of cattails from Massachusetts, Ontario, Quebec, and Manitoba. In addition, stigma width was measured using a compound microscope. Morphological data were used in discriminant analysis</vt:lpwstr>
  </property>
  <property fmtid="{D5CDD505-2E9C-101B-9397-08002B2CF9AE}" pid="467" name="ZOTERO_BREF_Yj9LoVkHmnlh_6">
    <vt:lpwstr>; approximately 90% of the classifications derived by discriminant analysis corresponded to the genetic identity. Discriminant analysis using stigma width, spike length, spike interval and leaf width provided accurate identification for 28 of 31 T. angust</vt:lpwstr>
  </property>
  <property fmtid="{D5CDD505-2E9C-101B-9397-08002B2CF9AE}" pid="468" name="ZOTERO_BREF_Yj9LoVkHmnlh_7">
    <vt:lpwstr>ifolia specimens, 38 of 41 T. ×glauca specimens, and 20 of 25 T. latifolia specimens. Thus, discriminant analysis of morphological characters can be used to distinguish the hybrid cattail from the parental species with reasonable confidence when molecular</vt:lpwstr>
  </property>
  <property fmtid="{D5CDD505-2E9C-101B-9397-08002B2CF9AE}" pid="469" name="ZOTERO_BREF_Yj9LoVkHmnlh_8">
    <vt:lpwstr> resources are not available.","container-title":"Canadian Journal of Botany","DOI":"10.1139/b99-037","ISSN":"0008-4026","issue":"6","journalAbbreviation":"Can. J. Bot.","language":"en","page":"906-912","source":"DOI.org (Crossref)","title":"Morphological</vt:lpwstr>
  </property>
  <property fmtid="{D5CDD505-2E9C-101B-9397-08002B2CF9AE}" pid="470" name="ZOTERO_BREF_Yj9LoVkHmnlh_9">
    <vt:lpwstr> analysis of genetically identified cattails &lt;i&gt;Typha latifolia&lt;/i&gt; , &lt;i&gt;Typha angustifolia&lt;/i&gt; , and &lt;i&gt;Typha ×glauca&lt;/i&gt;","volume":"77","author":[{"family":"Kuehn","given":"Monica Marcinko"},{"family":"White","given":"Bradley N"}],"issued":{"date-parts"</vt:lpwstr>
  </property>
  <property fmtid="{D5CDD505-2E9C-101B-9397-08002B2CF9AE}" pid="471" name="ZOTERO_BREF_Yj9LoVkHmnlh_10">
    <vt:lpwstr>:[["1999",10,30]]}}}],"schema":"https://github.com/citation-style-language/schema/raw/master/csl-citation.json"} </vt:lpwstr>
  </property>
  <property fmtid="{D5CDD505-2E9C-101B-9397-08002B2CF9AE}" pid="472" name="ZOTERO_BREF_yhlEKEnDWuvj_1">
    <vt:lpwstr>ZOTERO_ITEM CSL_CITATION {"citationID":"DvYPQv3z","properties":{"formattedCitation":"(Travis et al. 2010; Snow et al. 2010; Kirk et al. 2011)","plainCitation":"(Travis et al. 2010; Snow et al. 2010; Kirk et al. 2011)","dontUpdate":true,"noteIndex":0},"cit</vt:lpwstr>
  </property>
  <property fmtid="{D5CDD505-2E9C-101B-9397-08002B2CF9AE}" pid="473" name="ZOTERO_BREF_yhlEKEnDWuvj_2">
    <vt:lpwstr>ationItems":[{"id":507,"uris":["http://zotero.org/users/6112721/items/4ZFCU3CD"],"uri":["http://zotero.org/users/6112721/items/4ZFCU3CD"],"itemData":{"id":507,"type":"article-journal","container-title":"Journal of Ecology","DOI":"10.1111/j.1365-2745.2009.</vt:lpwstr>
  </property>
  <property fmtid="{D5CDD505-2E9C-101B-9397-08002B2CF9AE}" pid="474" name="ZOTERO_BREF_yhlEKEnDWuvj_3">
    <vt:lpwstr>01596.x","ISSN":"00220477, 13652745","issue":"1","language":"en","page":"7-16","source":"DOI.org (Crossref)","title":"Hybridization dynamics of invasive cattail (Typhaceae) stands in the Western Great Lakes Region of North America: a molecular analysis: H</vt:lpwstr>
  </property>
  <property fmtid="{D5CDD505-2E9C-101B-9397-08002B2CF9AE}" pid="475" name="ZOTERO_BREF_yhlEKEnDWuvj_4">
    <vt:lpwstr>ybridization dynamics in invasive cattails","title-short":"Hybridization dynamics of invasive cattail (Typhaceae) stands in the Western Great Lakes Region of North America","volume":"98","author":[{"family":"Travis","given":"Steven E."},{"family":"Marburg</vt:lpwstr>
  </property>
  <property fmtid="{D5CDD505-2E9C-101B-9397-08002B2CF9AE}" pid="476" name="ZOTERO_BREF_yhlEKEnDWuvj_5">
    <vt:lpwstr>er","given":"Joy E."},{"family":"Windels","given":"Steve"},{"family":"KubÃ¡tovÃ¡","given":"Barbora"}],"issued":{"date-parts":[["2010",1]]}}},{"id":404,"uris":["http://zotero.org/users/6112721/items/NHNZ7LGH"],"uri":["http://zotero.org/users/6112721/items/</vt:lpwstr>
  </property>
  <property fmtid="{D5CDD505-2E9C-101B-9397-08002B2CF9AE}" pid="477" name="ZOTERO_BREF_yhlEKEnDWuvj_6">
    <vt:lpwstr>NHNZ7LGH"],"itemData":{"id":404,"type":"article-journal","container-title":"American Journal of Botany","DOI":"10.3732/ajb.1000187","ISSN":"00029122","issue":"12","journalAbbreviation":"American Journal of Botany","language":"en","page":"2061-2067","sourc</vt:lpwstr>
  </property>
  <property fmtid="{D5CDD505-2E9C-101B-9397-08002B2CF9AE}" pid="478" name="ZOTERO_BREF_yhlEKEnDWuvj_7">
    <vt:lpwstr>e":"DOI.org (Crossref)","title":"Species-specific SSR alleles for studies of hybrid cattails ( &lt;i&gt;Typha latifolia&lt;/i&gt; × &lt;i&gt;T. angustifolia&lt;/i&gt; ; Typhaceae) in North America","volume":"97","author":[{"family":"Snow","given":"Allison A."},{"family":"Travis"</vt:lpwstr>
  </property>
  <property fmtid="{D5CDD505-2E9C-101B-9397-08002B2CF9AE}" pid="479" name="ZOTERO_BREF_yhlEKEnDWuvj_8">
    <vt:lpwstr>,"given":"Steven E."},{"family":"Wildová","given":"Radka"},{"family":"Fér","given":"Tomáš"},{"family":"Sweeney","given":"Patricia M."},{"family":"Marburger","given":"Joy E."},{"family":"Windels","given":"Steven"},{"family":"Kubátová","given":"Barbora"},{"</vt:lpwstr>
  </property>
  <property fmtid="{D5CDD505-2E9C-101B-9397-08002B2CF9AE}" pid="480" name="ZOTERO_BREF_yhlEKEnDWuvj_9">
    <vt:lpwstr>family":"Goldberg","given":"Deborah E."},{"family":"Mutegi","given":"Evans"}],"issued":{"date-parts":[["2010",12]]}}},{"id":342,"uris":["http://zotero.org/users/6112721/items/G6AFD6NN"],"uri":["http://zotero.org/users/6112721/items/G6AFD6NN"],"itemData":{</vt:lpwstr>
  </property>
  <property fmtid="{D5CDD505-2E9C-101B-9397-08002B2CF9AE}" pid="481" name="ZOTERO_BREF_yhlEKEnDWuvj_10">
    <vt:lpwstr>"id":342,"type":"article-journal","abstract":"A recent increase in the abundance of cattails (Typha spp.) in North American wetlands has been anecdotally linked with hybridization between Typha latifolia and Typha angustifolia. In this study, we used mole</vt:lpwstr>
  </property>
  <property fmtid="{D5CDD505-2E9C-101B-9397-08002B2CF9AE}" pid="482" name="ZOTERO_BREF_yhlEKEnDWuvj_11">
    <vt:lpwstr>cular genetic markers (microsatellites) to investigate whether the hybrid lineage (Typha × glauca) is restricted to The Great Lakes region, or exists across a much broader spatial scale. We also investigated the possibility of backcrossing and genetic int</vt:lpwstr>
  </property>
  <property fmtid="{D5CDD505-2E9C-101B-9397-08002B2CF9AE}" pid="483" name="ZOTERO_BREF_yhlEKEnDWuvj_12">
    <vt:lpwstr>rogression in natural populations. Parental species could be distinguished from one another based on the distribution of alleles at six microsatellite loci. Species identiﬁcation based on genetic data corresponded well with species identiﬁcations based on</vt:lpwstr>
  </property>
  <property fmtid="{D5CDD505-2E9C-101B-9397-08002B2CF9AE}" pid="484" name="ZOTERO_BREF_yhlEKEnDWuvj_13">
    <vt:lpwstr> leaf width, a key morphological trait that can distinguish the two parental species. We found that hybrids occur in Ontario, Quebec, New Brunswick, and Nova Scotia, but we did not detect hybrids in Maine. F1s are more abundant than backcrossed or intercr</vt:lpwstr>
  </property>
  <property fmtid="{D5CDD505-2E9C-101B-9397-08002B2CF9AE}" pid="485" name="ZOTERO_BREF_yhlEKEnDWuvj_14">
    <vt:lpwstr>ossed hybrids, although we also found evidence of backcrossing, particularly in Ontario. This indicates that hybrids are fertile, and are therefore potential conduits of gene ﬂow between the parental species. Further work is needed to determine whether T.</vt:lpwstr>
  </property>
  <property fmtid="{D5CDD505-2E9C-101B-9397-08002B2CF9AE}" pid="486" name="ZOTERO_BREF_yhlEKEnDWuvj_15">
    <vt:lpwstr> × glauca is particularly successful in the Great Lakes region relative to other areas in which the two parental species co-exist, and to assess whether introgression may lead to increased invasiveness in the species complex.","container-title":"Aquatic B</vt:lpwstr>
  </property>
  <property fmtid="{D5CDD505-2E9C-101B-9397-08002B2CF9AE}" pid="487" name="ZOTERO_BREF_yhlEKEnDWuvj_16">
    <vt:lpwstr>otany","DOI":"10.1016/j.aquabot.2011.05.007","ISSN":"03043770","issue":"3","journalAbbreviation":"Aquatic Botany","language":"en","page":"189-193","source":"DOI.org (Crossref)","title":"Molecular genetic data reveal hybridization between Typha angustifoli</vt:lpwstr>
  </property>
  <property fmtid="{D5CDD505-2E9C-101B-9397-08002B2CF9AE}" pid="488" name="ZOTERO_BREF_yhlEKEnDWuvj_17">
    <vt:lpwstr>a and Typha latifolia across a broad spatial scale in eastern North America","volume":"95","author":[{"family":"Kirk","given":"Heather"},{"family":"Connolly","given":"Candace"},{"family":"Freeland","given":"Joanna R."}],"issued":{"date-parts":[["2011",10]</vt:lpwstr>
  </property>
  <property fmtid="{D5CDD505-2E9C-101B-9397-08002B2CF9AE}" pid="489" name="ZOTERO_BREF_yhlEKEnDWuvj_18">
    <vt:lpwstr>]}}}],"schema":"https://github.com/citation-style-language/schema/raw/master/csl-citation.json"}</vt:lpwstr>
  </property>
  <property fmtid="{D5CDD505-2E9C-101B-9397-08002B2CF9AE}" pid="490" name="ZOTERO_BREF_vcQ1Y5QvSlT3_1">
    <vt:lpwstr>ZOTERO_ITEM CSL_CITATION {"citationID":"Yp2nIGdS","properties":{"formattedCitation":"(Hoos &amp; Packman 1974; Boyle 1997)","plainCitation":"(Hoos &amp; Packman 1974; Boyle 1997)","noteIndex":0},"citationItems":[{"id":508,"uris":["http://zotero.org/users/6112721/</vt:lpwstr>
  </property>
  <property fmtid="{D5CDD505-2E9C-101B-9397-08002B2CF9AE}" pid="491" name="ZOTERO_BREF_vcQ1Y5QvSlT3_2">
    <vt:lpwstr>items/L2ERB3KQ"],"uri":["http://zotero.org/users/6112721/items/L2ERB3KQ"],"itemData":{"id":508,"type":"book","title":"The Fraser River estuary: status of environmental knowledge to 1974: report of the Estuary Working Group, Department of the Environment, </vt:lpwstr>
  </property>
  <property fmtid="{D5CDD505-2E9C-101B-9397-08002B2CF9AE}" pid="492" name="ZOTERO_BREF_vcQ1Y5QvSlT3_3">
    <vt:lpwstr>Regional Board Pacific Region","collection-title":"Special estuary series","collection-number":"no. 1","publisher":"Environment Canada","publisher-place":"Ottawa","number-of-pages":"518","source":"webcat1.library.ubc.ca Library Catalog","event-place":"Ott</vt:lpwstr>
  </property>
  <property fmtid="{D5CDD505-2E9C-101B-9397-08002B2CF9AE}" pid="493" name="ZOTERO_BREF_vcQ1Y5QvSlT3_4">
    <vt:lpwstr>awa","call-number":"QH541.5.E8 H65 1974","note":"OCLC: ocm2006121","title-short":"The Fraser River estuary","author":[{"family":"Hoos","given":"Lindsay M."},{"family":"Packman","given":"Glen A."}],"issued":{"date-parts":[["1974"]]}}},{"id":264,"uris":["ht</vt:lpwstr>
  </property>
  <property fmtid="{D5CDD505-2E9C-101B-9397-08002B2CF9AE}" pid="494" name="ZOTERO_BREF_vcQ1Y5QvSlT3_5">
    <vt:lpwstr>tp://zotero.org/users/6112721/items/CRYDZ4UZ"],"uri":["http://zotero.org/users/6112721/items/CRYDZ4UZ"],"itemData":{"id":264,"type":"article-journal","title":"Changes in Land Cover and Subsequent Effects on Lower Fraser Basin Ecosystems from 1827 to 1990"</vt:lpwstr>
  </property>
  <property fmtid="{D5CDD505-2E9C-101B-9397-08002B2CF9AE}" pid="495" name="ZOTERO_BREF_vcQ1Y5QvSlT3_6">
    <vt:lpwstr>,"container-title":"Environmental Management","page":"185-196","volume":"21","issue":"2","source":"DOI.org (Crossref)","DOI":"10.1007/s002679900017","ISSN":"0364-152X, 1432-1009","journalAbbreviation":"Environmental Management","language":"en","author":[{</vt:lpwstr>
  </property>
  <property fmtid="{D5CDD505-2E9C-101B-9397-08002B2CF9AE}" pid="496" name="ZOTERO_BREF_vcQ1Y5QvSlT3_7">
    <vt:lpwstr>"family":"Boyle","given":"C. A."}],"issued":{"date-parts":[["1997",3,1]]}}}],"schema":"https://github.com/citation-style-language/schema/raw/master/csl-citation.json"}</vt:lpwstr>
  </property>
  <property fmtid="{D5CDD505-2E9C-101B-9397-08002B2CF9AE}" pid="497" name="ZOTERO_BREF_zf2GTibPUhPV_1">
    <vt:lpwstr>ZOTERO_ITEM CSL_CITATION {"citationID":"CR4mWqV6","properties":{"formattedCitation":"(Bornhold et al. 2008)","plainCitation":"(Bornhold et al. 2008)","noteIndex":0},"citationItems":[{"id":263,"uris":["http://zotero.org/users/6112721/items/22SW86W6"],"uri"</vt:lpwstr>
  </property>
  <property fmtid="{D5CDD505-2E9C-101B-9397-08002B2CF9AE}" pid="498" name="ZOTERO_BREF_zf2GTibPUhPV_2">
    <vt:lpwstr>:["http://zotero.org/users/6112721/items/22SW86W6"],"itemData":{"id":263,"type":"book","title":"Projected sea level changes for British Columbia in the 21st century","publisher":"Climate Change Branch","publisher-place":"Victoria, B.C.","source":"Open Wor</vt:lpwstr>
  </property>
  <property fmtid="{D5CDD505-2E9C-101B-9397-08002B2CF9AE}" pid="499" name="ZOTERO_BREF_zf2GTibPUhPV_3">
    <vt:lpwstr>ldCat","event-place":"Victoria, B.C.","abstract":"\"This report is a summary of a technical report, \"An Examination of the Factors Affecting Relative and Absolute Sea Level in Coastal British Columbia\" by R.E. Thomson, B.D. Bornhold and S. Mazzotti (200</vt:lpwstr>
  </property>
  <property fmtid="{D5CDD505-2E9C-101B-9397-08002B2CF9AE}" pid="500" name="ZOTERO_BREF_zf2GTibPUhPV_4">
    <vt:lpwstr>8) prepared for British Columbia's Ministry of Environment in conjunction with Fisheries and Oceans Canada and Natural Resources Canada.\" -- Ministry of Environment website as viewed December 16, 2008: http://www.env.gov.bc.ca/epd/climate/reports.htm.","</vt:lpwstr>
  </property>
  <property fmtid="{D5CDD505-2E9C-101B-9397-08002B2CF9AE}" pid="501" name="ZOTERO_BREF_zf2GTibPUhPV_5">
    <vt:lpwstr>ISBN":"978-0-7726-6069-5","note":"OCLC: 289058405","language":"en","author":[{"family":"Bornhold","given":"Brian D"},{"literal":"British Columbia"},{"literal":"Climate Change Branch"}],"issued":{"date-parts":[["2008"]]}}}],"schema":"https://github.com/cit</vt:lpwstr>
  </property>
  <property fmtid="{D5CDD505-2E9C-101B-9397-08002B2CF9AE}" pid="502" name="ZOTERO_BREF_zf2GTibPUhPV_6">
    <vt:lpwstr>ation-style-language/schema/raw/master/csl-citation.json"}</vt:lpwstr>
  </property>
  <property fmtid="{D5CDD505-2E9C-101B-9397-08002B2CF9AE}" pid="503" name="ZOTERO_BREF_LT8Yn04WANdi_1">
    <vt:lpwstr>ZOTERO_ITEM CSL_CITATION {"citationID":"pCURt5SP","properties":{"formattedCitation":"(Kirwan &amp; Murray 2008)","plainCitation":"(Kirwan &amp; Murray 2008)","noteIndex":0},"citationItems":[{"id":239,"uris":["http://zotero.org/users/6112721/items/VDKH9EJN"],"uri"</vt:lpwstr>
  </property>
  <property fmtid="{D5CDD505-2E9C-101B-9397-08002B2CF9AE}" pid="504" name="ZOTERO_BREF_LT8Yn04WANdi_2">
    <vt:lpwstr>:["http://zotero.org/users/6112721/items/VDKH9EJN"],"itemData":{"id":239,"type":"article-journal","title":"Ecological and morphological response of brackish tidal marshland to the next century of sea level rise: Westham Island, British Columbia","containe</vt:lpwstr>
  </property>
  <property fmtid="{D5CDD505-2E9C-101B-9397-08002B2CF9AE}" pid="505" name="ZOTERO_BREF_LT8Yn04WANdi_3">
    <vt:lpwstr>r-title":"Global and Planetary Change","page":"471-486","volume":"60","issue":"3-4","source":"DOI.org (Crossref)","abstract":"In response to climatic warming, eustatic sea level has been predicted to rise by about 50 cm in the next century. While feedback</vt:lpwstr>
  </property>
  <property fmtid="{D5CDD505-2E9C-101B-9397-08002B2CF9AE}" pid="506" name="ZOTERO_BREF_LT8Yn04WANdi_4">
    <vt:lpwstr>s between vegetation growth and sediment deposition tend to allow marshes to maintain their morphology under a constant rate of sea level rise, recent observations of marsh deterioration suggest that changes in the rate of sea level rise may induce loss o</vt:lpwstr>
  </property>
  <property fmtid="{D5CDD505-2E9C-101B-9397-08002B2CF9AE}" pid="507" name="ZOTERO_BREF_LT8Yn04WANdi_5">
    <vt:lpwstr>f economically and ecologically important marshland. We have developed a three dimensional model of tidal marsh evolution that couples vegetation growth and sediment transport processes including bed accretion and wave erosion. We use the model to simulat</vt:lpwstr>
  </property>
  <property fmtid="{D5CDD505-2E9C-101B-9397-08002B2CF9AE}" pid="508" name="ZOTERO_BREF_LT8Yn04WANdi_6">
    <vt:lpwstr>e the response of marshes and tidal flats along the Fraser River Delta, British Columbia to 100 yr forecasts of sea level change. Under low sea level-rise scenarios, the delta and its marshes prograde slightly, consistent with historical measurements. Whi</vt:lpwstr>
  </property>
  <property fmtid="{D5CDD505-2E9C-101B-9397-08002B2CF9AE}" pid="509" name="ZOTERO_BREF_LT8Yn04WANdi_7">
    <vt:lpwstr>le accretionary processes greatly mediate the response to increased rates of sea level rise, vegetation zones transgress landward under median and high sea level rise rate scenarios. In these scenarios, low marsh erosion and constriction of high marsh veg</vt:lpwstr>
  </property>
  <property fmtid="{D5CDD505-2E9C-101B-9397-08002B2CF9AE}" pid="510" name="ZOTERO_BREF_LT8Yn04WANdi_8">
    <vt:lpwstr>etation against a dyke at its landward edge result in a 15–35% loss of marshland in the next century. Several important behavioral changes take place after 2050, suggesting that predictions based on field observations and short term model experiments may </vt:lpwstr>
  </property>
  <property fmtid="{D5CDD505-2E9C-101B-9397-08002B2CF9AE}" pid="511" name="ZOTERO_BREF_LT8Yn04WANdi_9">
    <vt:lpwstr>not adequately characterize (and sometimes underestimate) long-term change. In particular, the replacement of highly productive high marsh vegetation by less productive low marsh vegetation results in continued reduction of the system's total biomass prod</vt:lpwstr>
  </property>
  <property fmtid="{D5CDD505-2E9C-101B-9397-08002B2CF9AE}" pid="512" name="ZOTERO_BREF_LT8Yn04WANdi_10">
    <vt:lpwstr>uctivity, even as the rate of loss of vegetated area begins to decline.","DOI":"10.1016/j.gloplacha.2007.05.005","ISSN":"09218181","title-short":"Ecological and morphological response of brackish tidal marshland to the next century of sea level rise","jou</vt:lpwstr>
  </property>
  <property fmtid="{D5CDD505-2E9C-101B-9397-08002B2CF9AE}" pid="513" name="ZOTERO_BREF_LT8Yn04WANdi_11">
    <vt:lpwstr>rnalAbbreviation":"Global and Planetary Change","language":"en","author":[{"family":"Kirwan","given":"Matthew L."},{"family":"Murray","given":"A. Brad"}],"issued":{"date-parts":[["2008",2]]}}}],"schema":"https://github.com/citation-style-language/schema/r</vt:lpwstr>
  </property>
  <property fmtid="{D5CDD505-2E9C-101B-9397-08002B2CF9AE}" pid="514" name="ZOTERO_BREF_LT8Yn04WANdi_12">
    <vt:lpwstr>aw/master/csl-citation.json"}</vt:lpwstr>
  </property>
  <property fmtid="{D5CDD505-2E9C-101B-9397-08002B2CF9AE}" pid="515" name="ZOTERO_BREF_x7XWCMtZMFjs_1">
    <vt:lpwstr>ZOTERO_TEMP</vt:lpwstr>
  </property>
  <property fmtid="{D5CDD505-2E9C-101B-9397-08002B2CF9AE}" pid="516" name="ZOTERO_BREF_7GEUN4jjIb8e_1">
    <vt:lpwstr>ZOTERO_ITEM CSL_CITATION {"citationID":"1zikppbW","properties":{"formattedCitation":"(Taylor 2004)","plainCitation":"(Taylor 2004)","noteIndex":0},"citationItems":[{"id":322,"uris":["http://zotero.org/users/6112721/items/KSJ5SHW8"],"uri":["http://zotero.o</vt:lpwstr>
  </property>
  <property fmtid="{D5CDD505-2E9C-101B-9397-08002B2CF9AE}" pid="517" name="ZOTERO_BREF_7GEUN4jjIb8e_2">
    <vt:lpwstr>rg/users/6112721/items/KSJ5SHW8"],"itemData":{"id":322,"type":"chapter","title":"Impacts of future climate change on the Fraser River delta and its urban estuary","container-title":"Fraser River Delta, British Columbia: Issues of an Urban Estuary","publis</vt:lpwstr>
  </property>
  <property fmtid="{D5CDD505-2E9C-101B-9397-08002B2CF9AE}" pid="518" name="ZOTERO_BREF_7GEUN4jjIb8e_3">
    <vt:lpwstr>her":"Geological Survey of Canada","page":"99-110","volume":"Bulletin 567","source":"DOI.org (Crossref)","URL":"https://geoscan.nrcan.gc.ca/starweb/geoscan/servlet.starweb?path=geoscan/fulle.web&amp;search1=R=215772","note":"DOI: 10.4095/215772","title-short"</vt:lpwstr>
  </property>
  <property fmtid="{D5CDD505-2E9C-101B-9397-08002B2CF9AE}" pid="519" name="ZOTERO_BREF_7GEUN4jjIb8e_4">
    <vt:lpwstr>:"Fraser River Delta, British Columbia: Issues of an Urban Estuary","language":"en","editor":[{"family":"Groulx","given":"B J"},{"family":"Mosher","given":"D C"},{"family":"Luternauer","given":"J L"},{"family":"Bilderback","given":"D E"}],"author":[{"fami</vt:lpwstr>
  </property>
  <property fmtid="{D5CDD505-2E9C-101B-9397-08002B2CF9AE}" pid="520" name="ZOTERO_BREF_7GEUN4jjIb8e_5">
    <vt:lpwstr>ly":"Taylor","given":"Eric"}],"issued":{"date-parts":[["2004"]]},"accessed":{"date-parts":[["2019",10,30]]}}}],"schema":"https://github.com/citation-style-language/schema/raw/master/csl-citation.json"}</vt:lpwstr>
  </property>
  <property fmtid="{D5CDD505-2E9C-101B-9397-08002B2CF9AE}" pid="521" name="ZOTERO_BREF_qavsttfAJp8b_1">
    <vt:lpwstr>ZOTERO_ITEM CSL_CITATION {"citationID":"eUMCQQR6","properties":{"formattedCitation":"(Demarchi 2006)","plainCitation":"(Demarchi 2006)","noteIndex":0},"citationItems":[{"id":287,"uris":["http://zotero.org/users/6112721/items/XBEY7CC6"],"uri":["http://zote</vt:lpwstr>
  </property>
  <property fmtid="{D5CDD505-2E9C-101B-9397-08002B2CF9AE}" pid="522" name="ZOTERO_BREF_qavsttfAJp8b_2">
    <vt:lpwstr>ro.org/users/6112721/items/XBEY7CC6"],"itemData":{"id":287,"type":"article-journal","title":"Are Lesser Snow Geese, Chen caerulescens caerulescens, Exceeding the Carrying Capacity of the Fraser River Delta's Brackish Marshes?","container-title":"The Canad</vt:lpwstr>
  </property>
  <property fmtid="{D5CDD505-2E9C-101B-9397-08002B2CF9AE}" pid="523" name="ZOTERO_BREF_qavsttfAJp8b_3">
    <vt:lpwstr>ian Field-Naturalist","page":"213","volume":"120","issue":"2","source":"DOI.org (Crossref)","abstract":"Demarchi, Mike W. 2006. Are Lesser Snow Geese, Chen caerulescens caerulescens exceeding the carrying capacity of the Fraser River delta’s brackish mars</vt:lpwstr>
  </property>
  <property fmtid="{D5CDD505-2E9C-101B-9397-08002B2CF9AE}" pid="524" name="ZOTERO_BREF_qavsttfAJp8b_4">
    <vt:lpwstr>hes? Canadian Field-Naturalist 120(2): 213-224. Brackish marshes of the Fraser River delta provide important habitats for such high-proﬁle animals as White Sturgeon (Acipenser transmontanus), Paciﬁc Eulachon (Thaleichthys paciﬁcus), Paciﬁc salmon (Oncorhy</vt:lpwstr>
  </property>
  <property fmtid="{D5CDD505-2E9C-101B-9397-08002B2CF9AE}" pid="525" name="ZOTERO_BREF_qavsttfAJp8b_5">
    <vt:lpwstr>nchus spp.), Western Sandpiper (Calidris mauri), and Lesser Snow Goose (Chen caerulescens caerulescens), the latter comprising the “Fraser-Skagit” segment of the Wrangel Island (Russia) population. This study assessed whether the current numbers of Snow G</vt:lpwstr>
  </property>
  <property fmtid="{D5CDD505-2E9C-101B-9397-08002B2CF9AE}" pid="526" name="ZOTERO_BREF_qavsttfAJp8b_6">
    <vt:lpwstr>eese are exceeding the carrying capacity of brackish marshes in the Fraser River delta. Simulation modelling predicts that those marshes are presently capable of supporting ~17 500 Snow Geese—a value that is greatly exceeded by the numbers of geese that h</vt:lpwstr>
  </property>
  <property fmtid="{D5CDD505-2E9C-101B-9397-08002B2CF9AE}" pid="527" name="ZOTERO_BREF_qavsttfAJp8b_7">
    <vt:lpwstr>ave over-wintered there in recent years (~80 000 in 2004-2005). The Paciﬁc Flyway Council’s target 3-y average population and segment sizes of 120 000 and 50 000 - 70 000, respectively, were set without considering the carrying capacity of natural winteri</vt:lpwstr>
  </property>
  <property fmtid="{D5CDD505-2E9C-101B-9397-08002B2CF9AE}" pid="528" name="ZOTERO_BREF_qavsttfAJp8b_8">
    <vt:lpwstr>ng habitats, the potential impacts of too many geese on upland agriculture, or implications for hazards to civilian aircraft at Vancouver International Airport. The modelled results of the present study suggest that the Fraser River delta can sustain the </vt:lpwstr>
  </property>
  <property fmtid="{D5CDD505-2E9C-101B-9397-08002B2CF9AE}" pid="529" name="ZOTERO_BREF_qavsttfAJp8b_9">
    <vt:lpwstr>current numbers of Snow Geese that stage or winter there only if those birds also forage in agricultural and refuge ﬁelds—a relatively recent phenomenon that likely bolstered the Snow Goose population. Over-use by Snow Geese can degrade the productivity a</vt:lpwstr>
  </property>
  <property fmtid="{D5CDD505-2E9C-101B-9397-08002B2CF9AE}" pid="530" name="ZOTERO_BREF_qavsttfAJp8b_10">
    <vt:lpwstr>nd habitat quality of marshes. There is documented evidence that some key plant species (e.g., Scirpus americanus) of the brackish marshes of the Fraser River delta are well below their biomass potential (~15%), primarily because of grubbing by Snow Geese</vt:lpwstr>
  </property>
  <property fmtid="{D5CDD505-2E9C-101B-9397-08002B2CF9AE}" pid="531" name="ZOTERO_BREF_qavsttfAJp8b_11">
    <vt:lpwstr>. Other species that depend on this brackish environment as well as human interests in the Fraser River delta may be adversely affected by an overabundance of Snow Geese. The future effectiveness of hunting as a primary means of population regulation is q</vt:lpwstr>
  </property>
  <property fmtid="{D5CDD505-2E9C-101B-9397-08002B2CF9AE}" pid="532" name="ZOTERO_BREF_qavsttfAJp8b_12">
    <vt:lpwstr>uestioned.","DOI":"10.22621/cfn.v120i2.290","ISSN":"0008-3550","journalAbbreviation":"Can Field Nat","language":"en","author":[{"family":"Demarchi","given":"Mike W."}],"issued":{"date-parts":[["2006",4,1]]}}}],"schema":"https://github.com/citation-style-l</vt:lpwstr>
  </property>
  <property fmtid="{D5CDD505-2E9C-101B-9397-08002B2CF9AE}" pid="533" name="ZOTERO_BREF_qavsttfAJp8b_13">
    <vt:lpwstr>anguage/schema/raw/master/csl-citation.json"}</vt:lpwstr>
  </property>
  <property fmtid="{D5CDD505-2E9C-101B-9397-08002B2CF9AE}" pid="534" name="ZOTERO_BREF_M6rMsuL21eAS_1">
    <vt:lpwstr>ZOTERO_TEMP</vt:lpwstr>
  </property>
  <property fmtid="{D5CDD505-2E9C-101B-9397-08002B2CF9AE}" pid="535" name="ZOTERO_BREF_gbICehNMgbSd_1">
    <vt:lpwstr>ZOTERO_ITEM CSL_CITATION {"citationID":"y6LCYr2h","properties":{"formattedCitation":"(Marijnissen &amp; Aarninkhof 2017)","plainCitation":"(Marijnissen &amp; Aarninkhof 2017)","noteIndex":0},"citationItems":[{"id":509,"uris":["http://zotero.org/users/6112721/item</vt:lpwstr>
  </property>
  <property fmtid="{D5CDD505-2E9C-101B-9397-08002B2CF9AE}" pid="536" name="ZOTERO_BREF_gbICehNMgbSd_2">
    <vt:lpwstr>s/5GHWFCJF"],"uri":["http://zotero.org/users/6112721/items/5GHWFCJF"],"itemData":{"id":509,"type":"report","title":"Marsh Recession and Erosion study of the Fraser Delta, B.C., Canada from Historic Satellite Imagery","collection-title":"Communications on </vt:lpwstr>
  </property>
  <property fmtid="{D5CDD505-2E9C-101B-9397-08002B2CF9AE}" pid="537" name="ZOTERO_BREF_gbICehNMgbSd_3">
    <vt:lpwstr>Hydraulic and Geotechnical Engineering","publisher":"Delft University of Technology","publisher-place":"Delft","page":"1-59","event-place":"Delft","number":"Vol. 2017-1 No.1","author":[{"family":"Marijnissen","given":"Richard"},{"family":"Aarninkhof","giv</vt:lpwstr>
  </property>
  <property fmtid="{D5CDD505-2E9C-101B-9397-08002B2CF9AE}" pid="538" name="ZOTERO_BREF_gbICehNMgbSd_4">
    <vt:lpwstr>en":"Stefan"}],"issued":{"date-parts":[["2017"]]}}}],"schema":"https://github.com/citation-style-language/schema/raw/master/csl-citation.json"}</vt:lpwstr>
  </property>
  <property fmtid="{D5CDD505-2E9C-101B-9397-08002B2CF9AE}" pid="539" name="ZOTERO_BREF_JaSRZnIG1ZOx_1">
    <vt:lpwstr>ZOTERO_ITEM CSL_CITATION {"citationID":"dONoSrti","properties":{"formattedCitation":"(Ip &amp; Lavoie 2019)","plainCitation":"(Ip &amp; Lavoie 2019)","noteIndex":0},"citationItems":[{"id":511,"uris":["http://zotero.org/users/6112721/items/WFBV4SCP"],"uri":["http:</vt:lpwstr>
  </property>
  <property fmtid="{D5CDD505-2E9C-101B-9397-08002B2CF9AE}" pid="540" name="ZOTERO_BREF_JaSRZnIG1ZOx_2">
    <vt:lpwstr>//zotero.org/users/6112721/items/WFBV4SCP"],"itemData":{"id":511,"type":"report","title":"PEOPLE 2019: BC Sub-Provincial Population Projections","publisher":"BC STATS","URL":"https://www2.gov.bc.ca/assets/gov/data/statistics/people-population-community/po</vt:lpwstr>
  </property>
  <property fmtid="{D5CDD505-2E9C-101B-9397-08002B2CF9AE}" pid="541" name="ZOTERO_BREF_JaSRZnIG1ZOx_3">
    <vt:lpwstr>pulation/people_2019_population_projections-highlights.pdf","author":[{"family":"Ip","given":"Frank"},{"family":"Lavoie","given":"Sébastien"}],"issued":{"date-parts":[["2019"]]}}}],"schema":"https://github.com/citation-style-language/schema/raw/master/csl</vt:lpwstr>
  </property>
  <property fmtid="{D5CDD505-2E9C-101B-9397-08002B2CF9AE}" pid="542" name="ZOTERO_BREF_JaSRZnIG1ZOx_4">
    <vt:lpwstr>-citation.json"}</vt:lpwstr>
  </property>
  <property fmtid="{D5CDD505-2E9C-101B-9397-08002B2CF9AE}" pid="543" name="ZOTERO_BREF_qu98Z6Le4oSZ_1">
    <vt:lpwstr>ZOTERO_ITEM CSL_CITATION {"citationID":"kxjV6F7M","properties":{"formattedCitation":"(Chalifour et al. 2019)","plainCitation":"(Chalifour et al. 2019)","dontUpdate":true,"noteIndex":0},"citationItems":[{"id":"q1e9xkHj/gaUdNZHg","uris":["http://zotero.org/</vt:lpwstr>
  </property>
  <property fmtid="{D5CDD505-2E9C-101B-9397-08002B2CF9AE}" pid="544" name="ZOTERO_BREF_qu98Z6Le4oSZ_2">
    <vt:lpwstr>users/6112721/items/MYNNYB3B"],"itemData":{"id":520,"type":"article-journal","abstract":"Interfacing with land and sea, estuaries support a mosaic of habitats that underpin the production of many coastal fisheries. These ecosystems are threatened by multi</vt:lpwstr>
  </property>
  <property fmtid="{D5CDD505-2E9C-101B-9397-08002B2CF9AE}" pid="545" name="ZOTERO_BREF_qu98Z6Le4oSZ_3">
    <vt:lpwstr>ple stressors, including habitat loss and climate change, but the relative importance of estuarine habitat types for different fish species remains poorly understood since direct habitat comparisons are rare. This knowledge gap is exemplified in temperate</vt:lpwstr>
  </property>
  <property fmtid="{D5CDD505-2E9C-101B-9397-08002B2CF9AE}" pid="546" name="ZOTERO_BREF_qu98Z6Le4oSZ_4">
    <vt:lpwstr> estuaries by salmon — ecologically and commercially important species that use estuaries during their migrations to and from the ocean. Here, we tested for species-specific habitat use by sampling fishes in 3 interconnected estuarine habitats (brackish m</vt:lpwstr>
  </property>
  <property fmtid="{D5CDD505-2E9C-101B-9397-08002B2CF9AE}" pid="547" name="ZOTERO_BREF_qu98Z6Le4oSZ_5">
    <vt:lpwstr>arsh, eelgrass, and sand flat), across seasons and temperature regimes. We quantified fish species richness, community distinctness, and catches (of Chinook and chum salmon, other migratory fishes, and resident fishes) in the Pacific Northwest’s heavily u</vt:lpwstr>
  </property>
  <property fmtid="{D5CDD505-2E9C-101B-9397-08002B2CF9AE}" pid="548" name="ZOTERO_BREF_qu98Z6Le4oSZ_6">
    <vt:lpwstr>rbanized Fraser River estuary, the terminus of what was once the world’s most productive salmon basin. Overall, eelgrass habitat supported the greatest fish species richness (n = 37) and catches (37 402 fish), exceeding that of both the marsh (19 species,</vt:lpwstr>
  </property>
  <property fmtid="{D5CDD505-2E9C-101B-9397-08002B2CF9AE}" pid="549" name="ZOTERO_BREF_qu98Z6Le4oSZ_7">
    <vt:lpwstr> 7154 fish) and sand flat (22 species, 6697 fish). However, the majority of salmon were caught in the marsh (61%). These differences, coupled with our finding that at least one unique fish species inhabited each habitat (eelgrass = 15, marsh = 8, sand fla</vt:lpwstr>
  </property>
  <property fmtid="{D5CDD505-2E9C-101B-9397-08002B2CF9AE}" pid="550" name="ZOTERO_BREF_qu98Z6Le4oSZ_8">
    <vt:lpwstr>t = 1), demonstrate species-specific habitat use and underscore the importance of connected seascapes for biodiversity conservation.","container-title":"Marine Ecology Progress Series","DOI":"10.3354/meps13064","ISSN":"0171-8630, 1616-1599","journalAbbrev</vt:lpwstr>
  </property>
  <property fmtid="{D5CDD505-2E9C-101B-9397-08002B2CF9AE}" pid="551" name="ZOTERO_BREF_qu98Z6Le4oSZ_9">
    <vt:lpwstr>iation":"Mar. Ecol. Prog. Ser.","language":"en","page":"145-162","source":"DOI.org (Crossref)","title":"Habitat use by juvenile salmon, other migratory fish, and resident fish species underscores the importance of estuarine habitat mosaics","volume":"625"</vt:lpwstr>
  </property>
  <property fmtid="{D5CDD505-2E9C-101B-9397-08002B2CF9AE}" pid="552" name="ZOTERO_BREF_qu98Z6Le4oSZ_10">
    <vt:lpwstr>,"author":[{"family":"Chalifour","given":"L"},{"family":"Scott","given":"Dc"},{"family":"MacDuffee","given":"M"},{"family":"Iacarella","given":"Jc"},{"family":"Martin","given":"Tg"},{"family":"Baum","given":"Jk"}],"issued":{"date-parts":[["2019",8,29]]}}}</vt:lpwstr>
  </property>
  <property fmtid="{D5CDD505-2E9C-101B-9397-08002B2CF9AE}" pid="553" name="ZOTERO_BREF_qu98Z6Le4oSZ_11">
    <vt:lpwstr>],"schema":"https://github.com/citation-style-language/schema/raw/master/csl-citation.json"} </vt:lpwstr>
  </property>
  <property fmtid="{D5CDD505-2E9C-101B-9397-08002B2CF9AE}" pid="554" name="ZOTERO_BREF_Wmd0jTcUXd9x_1">
    <vt:lpwstr>ZOTERO_ITEM CSL_CITATION {"citationID":"TiHTvdMa","properties":{"formattedCitation":"(Richmond Chamber of Commerce 2014)","plainCitation":"(Richmond Chamber of Commerce 2014)","dontUpdate":true,"noteIndex":0},"citationItems":[{"id":522,"uris":["http://zot</vt:lpwstr>
  </property>
  <property fmtid="{D5CDD505-2E9C-101B-9397-08002B2CF9AE}" pid="555" name="ZOTERO_BREF_Wmd0jTcUXd9x_2">
    <vt:lpwstr>ero.org/users/6112721/items/KRT8IZBT"],"uri":["http://zotero.org/users/6112721/items/KRT8IZBT"],"itemData":{"id":522,"type":"report","title":"The Economic Importance of the Lower Fraser River","author":[{"family":"Richmond Chamber of Commerce","given":""}</vt:lpwstr>
  </property>
  <property fmtid="{D5CDD505-2E9C-101B-9397-08002B2CF9AE}" pid="556" name="ZOTERO_BREF_Wmd0jTcUXd9x_3">
    <vt:lpwstr>],"issued":{"date-parts":[["2014"]]}}}],"schema":"https://github.com/citation-style-language/schema/raw/master/csl-citation.json"}</vt:lpwstr>
  </property>
  <property fmtid="{D5CDD505-2E9C-101B-9397-08002B2CF9AE}" pid="557" name="ZOTERO_BREF_XaZit8GsG9Hn_1">
    <vt:lpwstr>ZOTERO_ITEM CSL_CITATION {"citationID":"v26PjmKi","properties":{"formattedCitation":"(Morais &amp; Reichard 2018)","plainCitation":"(Morais &amp; Reichard 2018)","noteIndex":0},"citationItems":[{"id":496,"uris":["http://zotero.org/users/6112721/items/HI2I2NPF"],"</vt:lpwstr>
  </property>
  <property fmtid="{D5CDD505-2E9C-101B-9397-08002B2CF9AE}" pid="558" name="ZOTERO_BREF_XaZit8GsG9Hn_2">
    <vt:lpwstr>uri":["http://zotero.org/users/6112721/items/HI2I2NPF"],"itemData":{"id":496,"type":"article-journal","title":"Cryptic invasions: A review","container-title":"Science of The Total Environment","page":"1438-1448","volume":"613-614","source":"DOI.org (Cross</vt:lpwstr>
  </property>
  <property fmtid="{D5CDD505-2E9C-101B-9397-08002B2CF9AE}" pid="559" name="ZOTERO_BREF_XaZit8GsG9Hn_3">
    <vt:lpwstr>ref)","abstract":"Cryptic invasions are deﬁned as the introduction and spread of non-native lineages within the species' native range (intra-speciﬁc cryptic invasion) or the invasion of non-native species that goes unnoticed due to misidentiﬁcation as a n</vt:lpwstr>
  </property>
  <property fmtid="{D5CDD505-2E9C-101B-9397-08002B2CF9AE}" pid="560" name="ZOTERO_BREF_XaZit8GsG9Hn_4">
    <vt:lpwstr>ative or another invasive species (inter-speciﬁc cryptic invasion). While population-speciﬁc attributes are acknowledged to play a critical role in the success and impact of biological invasions in general, our knowledge of the causes and consequences of </vt:lpwstr>
  </property>
  <property fmtid="{D5CDD505-2E9C-101B-9397-08002B2CF9AE}" pid="561" name="ZOTERO_BREF_XaZit8GsG9Hn_5">
    <vt:lpwstr>cryptic invasions is largely neglected. Cryptic invasions are inherently difﬁcult to recognize and, despite being likely widespread, often go undetected. In this review, we analyse the sources, mechanisms, and consequences of cryptic invasions. Using a bi</vt:lpwstr>
  </property>
  <property fmtid="{D5CDD505-2E9C-101B-9397-08002B2CF9AE}" pid="562" name="ZOTERO_BREF_XaZit8GsG9Hn_6">
    <vt:lpwstr>bliometric survey, we ﬁrst quantify the relative proportion of study questions, taxa, and geographic regions. We then highlight the value of comparative information from archived specimens in uncovering the occurrence and timing of cryptic invasions. We e</vt:lpwstr>
  </property>
  <property fmtid="{D5CDD505-2E9C-101B-9397-08002B2CF9AE}" pid="563" name="ZOTERO_BREF_XaZit8GsG9Hn_7">
    <vt:lpwstr>xamine the mechanisms of cryptic invasions and emphasise the role of anthropogenic environmental changes on the arrival of cryptic invaders. We then discuss the role of interspeciﬁc biological interactions in the success of cryptic invasions and the role </vt:lpwstr>
  </property>
  <property fmtid="{D5CDD505-2E9C-101B-9397-08002B2CF9AE}" pid="564" name="ZOTERO_BREF_XaZit8GsG9Hn_8">
    <vt:lpwstr>of hybridization between native and non-native lineages in cryptic invasions. We examine the competitive advantage of some invasive lineages in key physiological, ecological or sexually-selected traits. We argue that cryptic invasions, often undetected, m</vt:lpwstr>
  </property>
  <property fmtid="{D5CDD505-2E9C-101B-9397-08002B2CF9AE}" pid="565" name="ZOTERO_BREF_XaZit8GsG9Hn_9">
    <vt:lpwstr>ay trigger subsequent rapid range expansions. We suggest that cryptic invasions are much more common than currently acknowledged. We highlight the role of coevolved associations (host-parasite, mutualism, herbivory), inherently population-speciﬁc, in the </vt:lpwstr>
  </property>
  <property fmtid="{D5CDD505-2E9C-101B-9397-08002B2CF9AE}" pid="566" name="ZOTERO_BREF_XaZit8GsG9Hn_10">
    <vt:lpwstr>impacts of cryptic invasions on local communities. Finally, we outline a framework to manage intraspeciﬁc cryptic invasions.","DOI":"10.1016/j.scitotenv.2017.06.133","ISSN":"00489697","title-short":"Cryptic invasions","journalAbbreviation":"Science of The</vt:lpwstr>
  </property>
  <property fmtid="{D5CDD505-2E9C-101B-9397-08002B2CF9AE}" pid="567" name="ZOTERO_BREF_XaZit8GsG9Hn_11">
    <vt:lpwstr> Total Environment","language":"en","author":[{"family":"Morais","given":"Pedro"},{"family":"Reichard","given":"Martin"}],"issued":{"date-parts":[["2018",2]]}}}],"schema":"https://github.com/citation-style-language/schema/raw/master/csl-citation.json"}</vt:lpwstr>
  </property>
  <property fmtid="{D5CDD505-2E9C-101B-9397-08002B2CF9AE}" pid="568" name="ZOTERO_BREF_gZqg1zSS0bS3_8">
    <vt:lpwstr/>
  </property>
  <property fmtid="{D5CDD505-2E9C-101B-9397-08002B2CF9AE}" pid="569" name="ZOTERO_BREF_lo0ZMGwY1yAU_1">
    <vt:lpwstr>ZOTERO_ITEM CSL_CITATION {"citationID":"amPlUrYU","properties":{"formattedCitation":"(Vila et al. 2000)","plainCitation":"(Vila et al. 2000)","dontUpdate":true,"noteIndex":0},"citationItems":[{"id":524,"uris":["http://zotero.org/users/6112721/items/SEEYYN</vt:lpwstr>
  </property>
  <property fmtid="{D5CDD505-2E9C-101B-9397-08002B2CF9AE}" pid="570" name="ZOTERO_BREF_lo0ZMGwY1yAU_2">
    <vt:lpwstr>SI"],"uri":["http://zotero.org/users/6112721/items/SEEYYNSI"],"itemData":{"id":524,"type":"article-journal","abstract":"The increasing number of invasive exotic plant species in many regions and the continuing alteration of natural ecosystems by humans pr</vt:lpwstr>
  </property>
  <property fmtid="{D5CDD505-2E9C-101B-9397-08002B2CF9AE}" pid="571" name="ZOTERO_BREF_lo0ZMGwY1yAU_3">
    <vt:lpwstr>omote hybridization between previously allopatric species; among both native as well as between native and introduced species. We review the ecological factors and mechanisms that promote such hybridization events and their negative consequences on biolog</vt:lpwstr>
  </property>
  <property fmtid="{D5CDD505-2E9C-101B-9397-08002B2CF9AE}" pid="572" name="ZOTERO_BREF_lo0ZMGwY1yAU_4">
    <vt:lpwstr>ical diversity. Plant invasions through hybridization may occur in four different ways: hybridization between native species, hybridization between an exotic species and a native congener, hybridization between two exotics and by the introduction and subs</vt:lpwstr>
  </property>
  <property fmtid="{D5CDD505-2E9C-101B-9397-08002B2CF9AE}" pid="573" name="ZOTERO_BREF_lo0ZMGwY1yAU_5">
    <vt:lpwstr>equent spread of hybrids. The main harmful genetic effect of such hybrids on native species is the loss of both genetic diversity and of locally adapted populations, such as rare and threatened species. The spread of aggressive hybrid taxa can reduce the </vt:lpwstr>
  </property>
  <property fmtid="{D5CDD505-2E9C-101B-9397-08002B2CF9AE}" pid="574" name="ZOTERO_BREF_lo0ZMGwY1yAU_6">
    <vt:lpwstr>growth of, or replace, native species. The main factor promoting the formation of hybrids is species dispersal promoted by humans. However, the success and spread of hybrids is increased by disturbance and fragmentation of habitats, thus overcoming natura</vt:lpwstr>
  </property>
  <property fmtid="{D5CDD505-2E9C-101B-9397-08002B2CF9AE}" pid="575" name="ZOTERO_BREF_lo0ZMGwY1yAU_7">
    <vt:lpwstr>l crossing barriers, and range expansions due to human activity. There are differences in ﬂowering, pollination and seed dispersal patterns between parental species and hybrids. Hybrid resistance to pathogens and herbivores may also enhance the success of</vt:lpwstr>
  </property>
  <property fmtid="{D5CDD505-2E9C-101B-9397-08002B2CF9AE}" pid="576" name="ZOTERO_BREF_lo0ZMGwY1yAU_8">
    <vt:lpwstr> hybrids. To predict the mechanisms and consequences of invasions mediated by hybridization, extensive data on hybrid ecology and biology are needed, as well as carefully designed ﬁeld experiments focused on the comparative ecology of parental populations</vt:lpwstr>
  </property>
  <property fmtid="{D5CDD505-2E9C-101B-9397-08002B2CF9AE}" pid="577" name="ZOTERO_BREF_lo0ZMGwY1yAU_9">
    <vt:lpwstr> and hybrids.","language":"en","page":"11","source":"Zotero","title":"Conservation Implications of Invasion by Plant Hybridization","author":[{"family":"Vila","given":"Montserrat"},{"family":"Weber","given":"Ewald"},{"family":"D’Antonio","given":"Carla M"</vt:lpwstr>
  </property>
  <property fmtid="{D5CDD505-2E9C-101B-9397-08002B2CF9AE}" pid="578" name="ZOTERO_BREF_lo0ZMGwY1yAU_10">
    <vt:lpwstr>}],"issued":{"date-parts":[["2000"]]}}}],"schema":"https://github.com/citation-style-language/schema/raw/master/csl-citation.json"}</vt:lpwstr>
  </property>
  <property fmtid="{D5CDD505-2E9C-101B-9397-08002B2CF9AE}" pid="579" name="ZOTERO_BREF_DI4hbTdrGsOm_1">
    <vt:lpwstr>ZOTERO_ITEM CSL_CITATION {"citationID":"IjNbUn7p","properties":{"formattedCitation":"(Morais &amp; Reichard 2018)","plainCitation":"(Morais &amp; Reichard 2018)","dontUpdate":true,"noteIndex":0},"citationItems":[{"id":496,"uris":["http://zotero.org/users/6112721/</vt:lpwstr>
  </property>
  <property fmtid="{D5CDD505-2E9C-101B-9397-08002B2CF9AE}" pid="580" name="ZOTERO_BREF_DI4hbTdrGsOm_2">
    <vt:lpwstr>items/HI2I2NPF"],"uri":["http://zotero.org/users/6112721/items/HI2I2NPF"],"itemData":{"id":496,"type":"article-journal","abstract":"Cryptic invasions are deﬁned as the introduction and spread of non-native lineages within the species' native range (intra-</vt:lpwstr>
  </property>
  <property fmtid="{D5CDD505-2E9C-101B-9397-08002B2CF9AE}" pid="581" name="ZOTERO_BREF_DI4hbTdrGsOm_3">
    <vt:lpwstr>speciﬁc cryptic invasion) or the invasion of non-native species that goes unnoticed due to misidentiﬁcation as a native or another invasive species (inter-speciﬁc cryptic invasion). While population-speciﬁc attributes are acknowledged to play a critical r</vt:lpwstr>
  </property>
  <property fmtid="{D5CDD505-2E9C-101B-9397-08002B2CF9AE}" pid="582" name="ZOTERO_BREF_DI4hbTdrGsOm_4">
    <vt:lpwstr>ole in the success and impact of biological invasions in general, our knowledge of the causes and consequences of cryptic invasions is largely neglected. Cryptic invasions are inherently difﬁcult to recognize and, despite being likely widespread, often go</vt:lpwstr>
  </property>
  <property fmtid="{D5CDD505-2E9C-101B-9397-08002B2CF9AE}" pid="583" name="ZOTERO_BREF_DI4hbTdrGsOm_5">
    <vt:lpwstr> undetected. In this review, we analyse the sources, mechanisms, and consequences of cryptic invasions. Using a bibliometric survey, we ﬁrst quantify the relative proportion of study questions, taxa, and geographic regions. We then highlight the value of </vt:lpwstr>
  </property>
  <property fmtid="{D5CDD505-2E9C-101B-9397-08002B2CF9AE}" pid="584" name="ZOTERO_BREF_DI4hbTdrGsOm_6">
    <vt:lpwstr>comparative information from archived specimens in uncovering the occurrence and timing of cryptic invasions. We examine the mechanisms of cryptic invasions and emphasise the role of anthropogenic environmental changes on the arrival of cryptic invaders. </vt:lpwstr>
  </property>
  <property fmtid="{D5CDD505-2E9C-101B-9397-08002B2CF9AE}" pid="585" name="ZOTERO_BREF_DI4hbTdrGsOm_7">
    <vt:lpwstr>We then discuss the role of interspeciﬁc biological interactions in the success of cryptic invasions and the role of hybridization between native and non-native lineages in cryptic invasions. We examine the competitive advantage of some invasive lineages </vt:lpwstr>
  </property>
  <property fmtid="{D5CDD505-2E9C-101B-9397-08002B2CF9AE}" pid="586" name="ZOTERO_BREF_DI4hbTdrGsOm_8">
    <vt:lpwstr>in key physiological, ecological or sexually-selected traits. We argue that cryptic invasions, often undetected, may trigger subsequent rapid range expansions. We suggest that cryptic invasions are much more common than currently acknowledged. We highligh</vt:lpwstr>
  </property>
  <property fmtid="{D5CDD505-2E9C-101B-9397-08002B2CF9AE}" pid="587" name="ZOTERO_BREF_DI4hbTdrGsOm_9">
    <vt:lpwstr>t the role of coevolved associations (host-parasite, mutualism, herbivory), inherently population-speciﬁc, in the impacts of cryptic invasions on local communities. Finally, we outline a framework to manage intraspeciﬁc cryptic invasions.","container-titl</vt:lpwstr>
  </property>
  <property fmtid="{D5CDD505-2E9C-101B-9397-08002B2CF9AE}" pid="588" name="ZOTERO_BREF_DI4hbTdrGsOm_10">
    <vt:lpwstr>e":"Science of The Total Environment","DOI":"10.1016/j.scitotenv.2017.06.133","ISSN":"00489697","journalAbbreviation":"Science of The Total Environment","language":"en","page":"1438-1448","source":"DOI.org (Crossref)","title":"Cryptic invasions: A review"</vt:lpwstr>
  </property>
  <property fmtid="{D5CDD505-2E9C-101B-9397-08002B2CF9AE}" pid="589" name="ZOTERO_BREF_DI4hbTdrGsOm_11">
    <vt:lpwstr>,"title-short":"Cryptic invasions","volume":"613-614","author":[{"family":"Morais","given":"Pedro"},{"family":"Reichard","given":"Martin"}],"issued":{"date-parts":[["2018",2]]}}}],"schema":"https://github.com/citation-style-language/schema/raw/master/csl-</vt:lpwstr>
  </property>
  <property fmtid="{D5CDD505-2E9C-101B-9397-08002B2CF9AE}" pid="590" name="ZOTERO_BREF_m5rpqsgws6mP_1">
    <vt:lpwstr>ZOTERO_ITEM CSL_CITATION {"citationID":"xiwfosKg","properties":{"formattedCitation":"(Bearup &amp; Blasius 2017)","plainCitation":"(Bearup &amp; Blasius 2017)","dontUpdate":true,"noteIndex":0},"citationItems":[{"id":258,"uris":["http://zotero.org/users/6112721/it</vt:lpwstr>
  </property>
  <property fmtid="{D5CDD505-2E9C-101B-9397-08002B2CF9AE}" pid="591" name="ZOTERO_BREF_m5rpqsgws6mP_2">
    <vt:lpwstr>ems/FNLYXVTV"],"uri":["http://zotero.org/users/6112721/items/FNLYXVTV"],"itemData":{"id":258,"type":"article-journal","abstract":"The boundary between mud ﬂat and coastal wetland ecosystems is highly productive and a haven of considerable biodiversity. It</vt:lpwstr>
  </property>
  <property fmtid="{D5CDD505-2E9C-101B-9397-08002B2CF9AE}" pid="592" name="ZOTERO_BREF_m5rpqsgws6mP_3">
    <vt:lpwstr> is also embedded in a highly dynamic environment and can be easily destabilised by environmental changes, invasive species, and human activity. Thus, understanding the processes which govern the formation of this ecotone is important both for conservatio</vt:lpwstr>
  </property>
  <property fmtid="{D5CDD505-2E9C-101B-9397-08002B2CF9AE}" pid="593" name="ZOTERO_BREF_m5rpqsgws6mP_4">
    <vt:lpwstr>n and economic reasons. In this study we introduce a simple conceptual model for this joint ecosystem, which demonstrates that the interaction between tidal ﬂooding and habitat elevation is able to produce an ecotone with similar characteristics to that o</vt:lpwstr>
  </property>
  <property fmtid="{D5CDD505-2E9C-101B-9397-08002B2CF9AE}" pid="594" name="ZOTERO_BREF_m5rpqsgws6mP_5">
    <vt:lpwstr>bserved in empirical studies. In particular, the transition from mud ﬂat to vegetated state is locally abrupt, occurring at a critical threshold elevation, but, on broader spatial scales can occur over a range of elevations determined by the variability i</vt:lpwstr>
  </property>
  <property fmtid="{D5CDD505-2E9C-101B-9397-08002B2CF9AE}" pid="595" name="ZOTERO_BREF_m5rpqsgws6mP_6">
    <vt:lpwstr>n high tide water levels. Additionally, the model shows the potential for regime shifts, resulting from periods of unusual weather or the invasion of a fast growing, or ﬂood resistant, species.","container-title":"Ecological Complexity","DOI":"10.1016/j.e</vt:lpwstr>
  </property>
  <property fmtid="{D5CDD505-2E9C-101B-9397-08002B2CF9AE}" pid="596" name="ZOTERO_BREF_m5rpqsgws6mP_7">
    <vt:lpwstr>cocom.2016.11.005","ISSN":"1476945X","journalAbbreviation":"Ecological Complexity","language":"en","page":"217-227","source":"DOI.org (Crossref)","title":"Ecotone formation induced by the effects of tidal flooding: A conceptual model of the mud flat-coast</vt:lpwstr>
  </property>
  <property fmtid="{D5CDD505-2E9C-101B-9397-08002B2CF9AE}" pid="597" name="ZOTERO_BREF_m5rpqsgws6mP_8">
    <vt:lpwstr>al wetland ecosystem","title-short":"Ecotone formation induced by the effects of tidal flooding","volume":"32","author":[{"family":"Bearup","given":"Daniel"},{"family":"Blasius","given":"Bernd"}],"issued":{"date-parts":[["2017",12]]}}}],"schema":"https://</vt:lpwstr>
  </property>
  <property fmtid="{D5CDD505-2E9C-101B-9397-08002B2CF9AE}" pid="598" name="ZOTERO_BREF_m5rpqsgws6mP_9">
    <vt:lpwstr>github.com/citation-style-language/schema/raw/master/csl-citation.json"}</vt:lpwstr>
  </property>
  <property fmtid="{D5CDD505-2E9C-101B-9397-08002B2CF9AE}" pid="599" name="ZOTERO_BREF_LNbiweR30Z8I_1">
    <vt:lpwstr>ZOTERO_ITEM CSL_CITATION {"citationID":"v2yAQIi9","properties":{"formattedCitation":"(Hobbs et al. 2009)","plainCitation":"(Hobbs et al. 2009)","dontUpdate":true,"noteIndex":0},"citationItems":[{"id":330,"uris":["http://zotero.org/users/6112721/items/VFF8</vt:lpwstr>
  </property>
  <property fmtid="{D5CDD505-2E9C-101B-9397-08002B2CF9AE}" pid="600" name="ZOTERO_BREF_LNbiweR30Z8I_2">
    <vt:lpwstr>ZNSU"],"uri":["http://zotero.org/users/6112721/items/VFF8ZNSU"],"itemData":{"id":330,"type":"article-journal","container-title":"Trends in Ecology &amp; Evolution","DOI":"10.1016/j.tree.2009.05.012","ISSN":"01695347","issue":"11","journalAbbreviation":"Trends</vt:lpwstr>
  </property>
  <property fmtid="{D5CDD505-2E9C-101B-9397-08002B2CF9AE}" pid="601" name="ZOTERO_BREF_LNbiweR30Z8I_3">
    <vt:lpwstr> in Ecology &amp; Evolution","language":"en","page":"599-605","source":"DOI.org (Crossref)","title":"Novel ecosystems: implications for conservation and restoration","title-short":"Novel ecosystems","volume":"24","author":[{"family":"Hobbs","given":"Richard J</vt:lpwstr>
  </property>
  <property fmtid="{D5CDD505-2E9C-101B-9397-08002B2CF9AE}" pid="602" name="ZOTERO_BREF_LNbiweR30Z8I_4">
    <vt:lpwstr>."},{"family":"Higgs","given":"Eric"},{"family":"Harris","given":"James A."}],"issued":{"date-parts":[["2009",11]]}}}],"schema":"https://github.com/citation-style-language/schema/raw/master/csl-citation.json"}</vt:lpwstr>
  </property>
  <property fmtid="{D5CDD505-2E9C-101B-9397-08002B2CF9AE}" pid="603" name="ZOTERO_BREF_sTsixDQ2Wmvt_1">
    <vt:lpwstr>ZOTERO_ITEM CSL_CITATION {"citationID":"WLIMMEyg","properties":{"formattedCitation":"(Brayshaw 1985)","plainCitation":"(Brayshaw 1985)","noteIndex":0},"citationItems":[{"id":526,"uris":["http://zotero.org/users/6112721/items/PPF5Y6GV"],"itemData":{"id":52</vt:lpwstr>
  </property>
  <property fmtid="{D5CDD505-2E9C-101B-9397-08002B2CF9AE}" pid="604" name="ZOTERO_BREF_sTsixDQ2Wmvt_2">
    <vt:lpwstr>6,"type":"book","collection-number":"26","collection-title":"Occaisional Papers of the British Columbia Museum","ISBN":"0-7718-8465-6","language":"en","number-of-pages":"167","publisher":"British Columbia Museum","title":"Pondweeds and Bur-reeds, and Thei</vt:lpwstr>
  </property>
  <property fmtid="{D5CDD505-2E9C-101B-9397-08002B2CF9AE}" pid="605" name="ZOTERO_BREF_sTsixDQ2Wmvt_3">
    <vt:lpwstr>r Relatives, of British Columbia","author":[{"family":"Brayshaw","given":"T. Christopher"}],"issued":{"date-parts":[["1985"]]}}}],"schema":"https://github.com/citation-style-language/schema/raw/master/csl-citation.json"} </vt:lpwstr>
  </property>
  <property fmtid="{D5CDD505-2E9C-101B-9397-08002B2CF9AE}" pid="606" name="ZOTERO_BREF_sTsixDQ2Wmvt_4">
    <vt:lpwstr/>
  </property>
  <property fmtid="{D5CDD505-2E9C-101B-9397-08002B2CF9AE}" pid="607" name="ZOTERO_BREF_XKhhvhkd6fl6_1">
    <vt:lpwstr>ZOTERO_ITEM CSL_CITATION {"citationID":"IV1rZzFO","properties":{"formattedCitation":"(Hood 2013)","plainCitation":"(Hood 2013)","dontUpdate":true,"noteIndex":0},"citationItems":[{"id":332,"uris":["http://zotero.org/users/6112721/items/NNBPUJD9"],"uri":["h</vt:lpwstr>
  </property>
  <property fmtid="{D5CDD505-2E9C-101B-9397-08002B2CF9AE}" pid="608" name="ZOTERO_BREF_XKhhvhkd6fl6_2">
    <vt:lpwstr>ttp://zotero.org/users/6112721/items/NNBPUJD9"],"itemData":{"id":332,"type":"article-journal","container-title":"Wetlands Ecology and Management","DOI":"10.1007/s11273-013-9294-6","ISSN":"0923-4861, 1572-9834","issue":"4","journalAbbreviation":"Wetlands E</vt:lpwstr>
  </property>
  <property fmtid="{D5CDD505-2E9C-101B-9397-08002B2CF9AE}" pid="609" name="ZOTERO_BREF_XKhhvhkd6fl6_3">
    <vt:lpwstr>col Manage","language":"en","page":"229-242","source":"DOI.org (Crossref)","title":"Applying and testing a predictive vegetation model to management of the invasive cattail, Typha angustifolia L., in an oligohaline tidal marsh reveals priority effects cau</vt:lpwstr>
  </property>
  <property fmtid="{D5CDD505-2E9C-101B-9397-08002B2CF9AE}" pid="610" name="ZOTERO_BREF_XKhhvhkd6fl6_4">
    <vt:lpwstr>sed by non-stationarity","volume":"21","author":[{"family":"Hood","given":"W. Gregory"}],"issued":{"date-parts":[["2013",8]]}}}],"schema":"https://github.com/citation-style-language/schema/raw/master/csl-citation.json"}</vt:lpwstr>
  </property>
  <property fmtid="{D5CDD505-2E9C-101B-9397-08002B2CF9AE}" pid="611" name="ZOTERO_BREF_yDD6EHlzuymr_1">
    <vt:lpwstr>ZOTERO_ITEM CSL_CITATION {"citationID":"c92BX4EZ","properties":{"formattedCitation":"(Smith et al. 2015)","plainCitation":"(Smith et al. 2015)","dontUpdate":true,"noteIndex":0},"citationItems":[{"id":392,"uris":["http://zotero.org/users/6112721/items/T35S</vt:lpwstr>
  </property>
  <property fmtid="{D5CDD505-2E9C-101B-9397-08002B2CF9AE}" pid="612" name="ZOTERO_BREF_yDD6EHlzuymr_2">
    <vt:lpwstr>DFFM"],"uri":["http://zotero.org/users/6112721/items/T35SDFFM"],"itemData":{"id":392,"type":"article-journal","abstract":"Narrowleaf cattail (Typha angustifolia) is an exotic, invasive species in North America that has become abundant in many tidally-rest</vt:lpwstr>
  </property>
  <property fmtid="{D5CDD505-2E9C-101B-9397-08002B2CF9AE}" pid="613" name="ZOTERO_BREF_yDD6EHlzuymr_3">
    <vt:lpwstr>ricted salt marshes. Restoration of tidal flow to these wetlands results in elevated salinities that should favor the establishment of native salt marsh halophytes while reducing the abundance of narrowleaf cattail. However, there is some uncertainty abou</vt:lpwstr>
  </property>
  <property fmtid="{D5CDD505-2E9C-101B-9397-08002B2CF9AE}" pid="614" name="ZOTERO_BREF_yDD6EHlzuymr_4">
    <vt:lpwstr>t the salinity tolerance of narrowleaf cattail, which makes it difficult to predict vegetation trends and to interpret the actual results of restoration. Moreover, the effect of soil nutrient status on salinity tolerance of this species is virtually unkno</vt:lpwstr>
  </property>
  <property fmtid="{D5CDD505-2E9C-101B-9397-08002B2CF9AE}" pid="615" name="ZOTERO_BREF_yDD6EHlzuymr_5">
    <vt:lpwstr>wn, although many restoration projects occur in heavily urbanized settings with substantial allochthonous nutrient inputs. In this study, a salinity and nutrient addition experiment was conducted in a greenhouse to determine the effect of mineral nutritio</vt:lpwstr>
  </property>
  <property fmtid="{D5CDD505-2E9C-101B-9397-08002B2CF9AE}" pid="616" name="ZOTERO_BREF_yDD6EHlzuymr_6">
    <vt:lpwstr>n on salinity responses in narrowleaf cattail. Within high salinity (~ 32 ppt) treatments, nutrients enhanced final biomass. Within the intermediate salinity (~ 17 ppt) treatments, nutrients significantly increased the number of leaves per shoot, sum of a</vt:lpwstr>
  </property>
  <property fmtid="{D5CDD505-2E9C-101B-9397-08002B2CF9AE}" pid="617" name="ZOTERO_BREF_yDD6EHlzuymr_7">
    <vt:lpwstr>ll leaf lengths, and final biomass. Under low salinity (~ 6 ppt) conditions, nutrient addition increased the mean height of the tallest shoot, mean height of all leaves, sum of all leaf lneuKntegryitewhnsot,radadns:ddeitufiitonrnoaplphbriocioavtmiidoaens,</vt:lpwstr>
  </property>
  <property fmtid="{D5CDD505-2E9C-101B-9397-08002B2CF9AE}" pid="618" name="ZOTERO_BREF_yDD6EHlzuymr_8">
    <vt:lpwstr>sspo. lmaTnhetebcoisoanmltineasxitsty,UftoirWderasflpoProerersntecsoaesrsassttiiano/nngEd, avcnoeogdblesoateanrgtvaioeilycndzacirnhlegaRdnuvgeecesgtiteootnarstaiointnioscahnliannitgye-inindruecsepdonpsheytsoiotliodgailcraelssttorreastsiobny.","container-t</vt:lpwstr>
  </property>
  <property fmtid="{D5CDD505-2E9C-101B-9397-08002B2CF9AE}" pid="619" name="ZOTERO_BREF_yDD6EHlzuymr_9">
    <vt:lpwstr>itle":"Ecological Restoration","DOI":"10.3368/er.33.3.297","ISSN":"1522-4740, 1543-4079","issue":"3","journalAbbreviation":"Ecological Restoration","language":"en","page":"297-302","source":"DOI.org (Crossref)","title":"Responses of Narrowleaf Cattail (Ty</vt:lpwstr>
  </property>
  <property fmtid="{D5CDD505-2E9C-101B-9397-08002B2CF9AE}" pid="620" name="ZOTERO_BREF_yDD6EHlzuymr_10">
    <vt:lpwstr>pha angustifolia) to Combinations of Salinity and Nutrient Additions: Implications for Coastal Marsh Restoration","title-short":"Responses of Narrowleaf Cattail (Typha angustifolia) to Combinations of Salinity and Nutrient Additions","volume":"33","author</vt:lpwstr>
  </property>
  <property fmtid="{D5CDD505-2E9C-101B-9397-08002B2CF9AE}" pid="621" name="ZOTERO_BREF_yDD6EHlzuymr_11">
    <vt:lpwstr>":[{"family":"Smith","given":"S. M."},{"family":"Thime","given":"A. R."},{"family":"Zilla","given":"B."},{"family":"Lee","given":"K."}],"issued":{"date-parts":[["2015",9,1]]}}}],"schema":"https://github.com/citation-style-language/schema/raw/master/csl-ci</vt:lpwstr>
  </property>
  <property fmtid="{D5CDD505-2E9C-101B-9397-08002B2CF9AE}" pid="622" name="ZOTERO_BREF_aQU9T2UWuPdy_1">
    <vt:lpwstr>ZOTERO_ITEM CSL_CITATION {"citationID":"6V76dcii","properties":{"formattedCitation":"(Woo &amp; Zedler 2002; Elgersma et al. 2017)","plainCitation":"(Woo &amp; Zedler 2002; Elgersma et al. 2017)","dontUpdate":true,"noteIndex":0},"citationItems":[{"id":423,"uris":</vt:lpwstr>
  </property>
  <property fmtid="{D5CDD505-2E9C-101B-9397-08002B2CF9AE}" pid="623" name="ZOTERO_BREF_aQU9T2UWuPdy_2">
    <vt:lpwstr>["http://zotero.org/users/6112721/items/66HVJWWB"],"uri":["http://zotero.org/users/6112721/items/66HVJWWB"],"itemData":{"id":423,"type":"article-journal","abstract":"Where wetlands receive urban runoff, Typha spp. and other invasive plants often displace </vt:lpwstr>
  </property>
  <property fmtid="{D5CDD505-2E9C-101B-9397-08002B2CF9AE}" pid="624" name="ZOTERO_BREF_aQU9T2UWuPdy_3">
    <vt:lpwstr>the native vegetation. We tested the ability of nutrients (N and P) to increase vegetative growth of T. ϫ glauca (a hybrid of T. latifolia and T. angustifolia). In the greenhouse, 17 treatments revealed that T. ϫ glauca required both N and P for growth, a</vt:lpwstr>
  </property>
  <property fmtid="{D5CDD505-2E9C-101B-9397-08002B2CF9AE}" pid="625" name="ZOTERO_BREF_aQU9T2UWuPdy_4">
    <vt:lpwstr>nd total leaf length was most stimulated where a higher proportion of P was added (7N:1P vs. 14N:1P, with N constant and P changed), regardless of concentration (the High treatment was 4ϫ the Low treatment). In Gardner Marsh (Madison, Wisconsin, USA), we </vt:lpwstr>
  </property>
  <property fmtid="{D5CDD505-2E9C-101B-9397-08002B2CF9AE}" pid="626" name="ZOTERO_BREF_aQU9T2UWuPdy_5">
    <vt:lpwstr>set up 28 plots (1 ϫ 6 m) that bisected the boundary between sedge meadow (graminoids) and T. ϫ glauca, and we added a common lawn fertilizer (9N:1P:4K) at high (62.5 g/m2), medium (31.3 g/m2), low (15.6 g/m2), and control (0 g/m2) rates on ﬁve dates, wit</vt:lpwstr>
  </property>
  <property fmtid="{D5CDD505-2E9C-101B-9397-08002B2CF9AE}" pid="627" name="ZOTERO_BREF_aQU9T2UWuPdy_6">
    <vt:lpwstr>h nϭ7 plots/treatment. After one growing season, fertilizer addition increased T. ϫ glauca ramet density, height, and biomass, especially where the sedge meadow graminoids were initially dominant. Aboveground biomass of T. ϫ glauca in the high nutrient ad</vt:lpwstr>
  </property>
  <property fmtid="{D5CDD505-2E9C-101B-9397-08002B2CF9AE}" pid="628" name="ZOTERO_BREF_aQU9T2UWuPdy_7">
    <vt:lpwstr>dition treatment (1029 Ϯ 256.1 g/ m2) was more than double that for control plots (431 Ϯ 80.52 g/m2) overall, with the greatest percent increase in sedge meadow subplots. In contrast, native graminoids (mostly Carex spp.) did not respond to treatment, eit</vt:lpwstr>
  </property>
  <property fmtid="{D5CDD505-2E9C-101B-9397-08002B2CF9AE}" pid="629" name="ZOTERO_BREF_aQU9T2UWuPdy_8">
    <vt:lpwstr>her in biomass or percent cover. Typha ϫ glauca allocated nutrients to both growth and storage, as indicated by higher N and P concentrations in leaves, shoot bases, and rhizomes in plots with high nutrient addition. Because fertilizing the marsh enhanced</vt:lpwstr>
  </property>
  <property fmtid="{D5CDD505-2E9C-101B-9397-08002B2CF9AE}" pid="630" name="ZOTERO_BREF_aQU9T2UWuPdy_9">
    <vt:lpwstr> the shoot growth of T. ϫ glauca but not native graminoids, and because the 7N:1P treatment stimulated growth in the greenhouse, we suggest that wetland managers focus on reducing P inﬂows to urban wetlands. Fertilizer additions below those recommended by</vt:lpwstr>
  </property>
  <property fmtid="{D5CDD505-2E9C-101B-9397-08002B2CF9AE}" pid="631" name="ZOTERO_BREF_aQU9T2UWuPdy_10">
    <vt:lpwstr> the manufacturer for new lawns (5ϫ that of our highest treatment) should be more economical and have fewer impacts on receiving wetlands.","container-title":"Wetlands","DOI":"10.1672/0277-5212(2002)022[0509:CNASAS]2.0.CO;2","ISSN":"0277-5212, 1943-6246",</vt:lpwstr>
  </property>
  <property fmtid="{D5CDD505-2E9C-101B-9397-08002B2CF9AE}" pid="632" name="ZOTERO_BREF_aQU9T2UWuPdy_11">
    <vt:lpwstr>"issue":"3","journalAbbreviation":"Wetlands","language":"en","page":"509-521","source":"DOI.org (Crossref)","title":"Can nutrients alone shift a sedge meadow towards dominance by the invasive Typha × glauca","volume":"22","author":[{"family":"Woo","given"</vt:lpwstr>
  </property>
  <property fmtid="{D5CDD505-2E9C-101B-9397-08002B2CF9AE}" pid="633" name="ZOTERO_BREF_aQU9T2UWuPdy_12">
    <vt:lpwstr>:"Isa"},{"family":"Zedler","given":"Joy B."}],"issued":{"date-parts":[["2002",9]]}}},{"id":242,"uris":["http://zotero.org/users/6112721/items/KEYHDQ68"],"uri":["http://zotero.org/users/6112721/items/KEYHDQ68"],"itemData":{"id":242,"type":"article-journal"</vt:lpwstr>
  </property>
  <property fmtid="{D5CDD505-2E9C-101B-9397-08002B2CF9AE}" pid="634" name="ZOTERO_BREF_li0aVppVccwZ_1">
    <vt:lpwstr>ZOTERO_ITEM CSL_CITATION {"citationID":"bnpvr3Ud","properties":{"formattedCitation":"(Boers &amp; Zedler 2008)","plainCitation":"(Boers &amp; Zedler 2008)","dontUpdate":true,"noteIndex":0},"citationItems":[{"id":261,"uris":["http://zotero.org/users/6112721/items/</vt:lpwstr>
  </property>
  <property fmtid="{D5CDD505-2E9C-101B-9397-08002B2CF9AE}" pid="635" name="ZOTERO_BREF_li0aVppVccwZ_2">
    <vt:lpwstr>3WCXHKD7"],"uri":["http://zotero.org/users/6112721/items/3WCXHKD7"],"itemData":{"id":261,"type":"article-journal","abstract":"Because Typha 3 glauca often dominates wetlands where humans have stabilized the natural hydrologic regime, we 1) compared its ex</vt:lpwstr>
  </property>
  <property fmtid="{D5CDD505-2E9C-101B-9397-08002B2CF9AE}" pid="636" name="ZOTERO_BREF_li0aVppVccwZ_3">
    <vt:lpwstr>pansion rates where water levels were stabilized vs. fluctuating and 2) explored the potential for stabilized water levels to allow plants to accumulate more phosphorus (P) and increase growth. In three Wisconsin marshes, the area dominated by Typha expan</vt:lpwstr>
  </property>
  <property fmtid="{D5CDD505-2E9C-101B-9397-08002B2CF9AE}" pid="637" name="ZOTERO_BREF_li0aVppVccwZ_4">
    <vt:lpwstr>ded linearly over time, but rates were higher where water levels were stabilized than where they fluctuated naturally (based on nine aerial photos from 1963 to 2000). In a large wetland (412 ha) behind a dam, Typha 3 glauca expanded 81,152 m2/year, and cl</vt:lpwstr>
  </property>
  <property fmtid="{D5CDD505-2E9C-101B-9397-08002B2CF9AE}" pid="638" name="ZOTERO_BREF_li0aVppVccwZ_5">
    <vt:lpwstr>one diameters extended 3.9 6 0.61 m/year. In contrast, a mixed stand (mostly T. angustifolia) in an upstream wetland with fluctuating water levels expanded only 2,327 m2/year, and clones extended only 2.5 6 0.75 m/year. While various factors could have ca</vt:lpwstr>
  </property>
  <property fmtid="{D5CDD505-2E9C-101B-9397-08002B2CF9AE}" pid="639" name="ZOTERO_BREF_li0aVppVccwZ_6">
    <vt:lpwstr>used these differences, a separate two-factor experiment in outdoor microcosms supported the hypothesis that stabilized water levels alone can enhance T. 3 glauca spread. The experiment indicated that both stabilized water levels and P additions increased</vt:lpwstr>
  </property>
  <property fmtid="{D5CDD505-2E9C-101B-9397-08002B2CF9AE}" pid="640" name="ZOTERO_BREF_li0aVppVccwZ_7">
    <vt:lpwstr> P accumulation and growth of T. 3 glauca. Constant inundation (5–10 cm deep) allowed T. 3 glauca to produce 56% more biomass (61.6 6 4.0 g) than a regime with two drawdowns (39.4 6 1.9 g; p , 0.001). Plants under constant inundation accumulated 0.15 6 0.</vt:lpwstr>
  </property>
  <property fmtid="{D5CDD505-2E9C-101B-9397-08002B2CF9AE}" pid="641" name="ZOTERO_BREF_li0aVppVccwZ_8">
    <vt:lpwstr>007 g P, which was 36% more than with one drawdown (0.12 6 0.004 g; p , 0.001) and 67% more than with two drawdowns (0.09 6 0.005 g; p , 0.001). Also as expected, the addition of 2 g P/m2 increased biomass 23% more than the control (57.8 6 3.0 vs. 46.9 6 </vt:lpwstr>
  </property>
  <property fmtid="{D5CDD505-2E9C-101B-9397-08002B2CF9AE}" pid="642" name="ZOTERO_BREF_li0aVppVccwZ_9">
    <vt:lpwstr>3.0 g/plant; p 5 0.02). Our microcosm results suggest that unavailable P can shift to a form that T. 3 glauca can use. Thus, internal eutrophication can augment rates of T. 3 glauca invasion.","container-title":"Wetlands","DOI":"10.1672/07-223.1","ISSN":"</vt:lpwstr>
  </property>
  <property fmtid="{D5CDD505-2E9C-101B-9397-08002B2CF9AE}" pid="643" name="ZOTERO_BREF_li0aVppVccwZ_10">
    <vt:lpwstr>0277-5212, 1943-6246","issue":"3","journalAbbreviation":"Wetlands","language":"en","page":"676-685","source":"DOI.org (Crossref)","title":"Stabilized water levels and Typha invasiveness","volume":"28","author":[{"family":"Boers","given":"Aaron M."},{"fami</vt:lpwstr>
  </property>
  <property fmtid="{D5CDD505-2E9C-101B-9397-08002B2CF9AE}" pid="644" name="ZOTERO_BREF_li0aVppVccwZ_11">
    <vt:lpwstr>ly":"Zedler","given":"Joy B."}],"issued":{"date-parts":[["2008",9]]}}}],"schema":"https://github.com/citation-style-language/schema/raw/master/csl-citation.json"}</vt:lpwstr>
  </property>
  <property fmtid="{D5CDD505-2E9C-101B-9397-08002B2CF9AE}" pid="645" name="ZOTERO_BREF_7pWauLBXvmFQ_1">
    <vt:lpwstr>ZOTERO_ITEM CSL_CITATION {"citationID":"lUF1HIfl","properties":{"formattedCitation":"(Hobbs et al. 2009)","plainCitation":"(Hobbs et al. 2009)","dontUpdate":true,"noteIndex":0},"citationItems":[{"id":330,"uris":["http://zotero.org/users/6112721/items/VFF8</vt:lpwstr>
  </property>
  <property fmtid="{D5CDD505-2E9C-101B-9397-08002B2CF9AE}" pid="646" name="ZOTERO_BREF_7pWauLBXvmFQ_2">
    <vt:lpwstr>ZNSU"],"uri":["http://zotero.org/users/6112721/items/VFF8ZNSU"],"itemData":{"id":330,"type":"article-journal","container-title":"Trends in Ecology &amp; Evolution","DOI":"10.1016/j.tree.2009.05.012","ISSN":"01695347","issue":"11","journalAbbreviation":"Trends</vt:lpwstr>
  </property>
  <property fmtid="{D5CDD505-2E9C-101B-9397-08002B2CF9AE}" pid="647" name="ZOTERO_BREF_7pWauLBXvmFQ_3">
    <vt:lpwstr> in Ecology &amp; Evolution","language":"en","page":"599-605","source":"DOI.org (Crossref)","title":"Novel ecosystems: implications for conservation and restoration","title-short":"Novel ecosystems","volume":"24","author":[{"family":"Hobbs","given":"Richard J</vt:lpwstr>
  </property>
  <property fmtid="{D5CDD505-2E9C-101B-9397-08002B2CF9AE}" pid="648" name="ZOTERO_BREF_7pWauLBXvmFQ_4">
    <vt:lpwstr>."},{"family":"Higgs","given":"Eric"},{"family":"Harris","given":"James A."}],"issued":{"date-parts":[["2009",11]]}}}],"schema":"https://github.com/citation-style-language/schema/raw/master/csl-citation.json"}</vt:lpwstr>
  </property>
  <property fmtid="{D5CDD505-2E9C-101B-9397-08002B2CF9AE}" pid="649" name="ZOTERO_BREF_lJt9Vs8KFJFg_1">
    <vt:lpwstr>ZOTERO_ITEM CSL_CITATION {"citationID":"0bBfOrZr","properties":{"formattedCitation":"(Evers et al. 2018)","plainCitation":"(Evers et al. 2018)","dontUpdate":true,"noteIndex":0},"citationItems":[{"id":533,"uris":["http://zotero.org/users/6112721/items/TWF6</vt:lpwstr>
  </property>
  <property fmtid="{D5CDD505-2E9C-101B-9397-08002B2CF9AE}" pid="650" name="ZOTERO_BREF_lJt9Vs8KFJFg_2">
    <vt:lpwstr>9JA5"],"uri":["http://zotero.org/users/6112721/items/TWF69JA5"],"itemData":{"id":533,"type":"article-journal","abstract":"Scientists, policy makers, and managers use ecosystem services and biodiversity metrics to inform management goals of novel ecosystem</vt:lpwstr>
  </property>
  <property fmtid="{D5CDD505-2E9C-101B-9397-08002B2CF9AE}" pid="651" name="ZOTERO_BREF_lJt9Vs8KFJFg_3">
    <vt:lpwstr>s. Fragmented knowledge of the ecosystem services provided by novel ecosystems contributes to disagreement over these systems and how they should be managed. To address this gap, we conducted a systematic review of refereed articles to understand how nove</vt:lpwstr>
  </property>
  <property fmtid="{D5CDD505-2E9C-101B-9397-08002B2CF9AE}" pid="652" name="ZOTERO_BREF_lJt9Vs8KFJFg_4">
    <vt:lpwstr>l ecosystems have changed ecosystem services and biodiversity. Despite anthropogenic drivers of change, we found that the literature on novel ecosystems is focused on ecological rather than social aspects of novel systems. Our review highlights the freque</vt:lpwstr>
  </property>
  <property fmtid="{D5CDD505-2E9C-101B-9397-08002B2CF9AE}" pid="653" name="ZOTERO_BREF_lJt9Vs8KFJFg_5">
    <vt:lpwstr>ncy that novel ecosystems enhance both ecosystem services and biodiversity. More than two-thirds of studies reported biodiversity equal to or above the reference state, while the portion of studies reporting increased cultural, provisioning, and regulatin</vt:lpwstr>
  </property>
  <property fmtid="{D5CDD505-2E9C-101B-9397-08002B2CF9AE}" pid="654" name="ZOTERO_BREF_lJt9Vs8KFJFg_6">
    <vt:lpwstr>g services was even greater. Still, we urge caution in interpreting these trends, as they exist in part due to degraded ecosystem baselines and inconsistent framing. Finally, the wide range of management recommendations we reviewed reﬂects both the divers</vt:lpwstr>
  </property>
  <property fmtid="{D5CDD505-2E9C-101B-9397-08002B2CF9AE}" pid="655" name="ZOTERO_BREF_lJt9Vs8KFJFg_7">
    <vt:lpwstr>ity of novel ecosystems and substantial disagreement among researchers and managers about what novel ecosystems actually mean for society.","container-title":"Global Ecology and Conservation","DOI":"10.1016/j.gecco.2017.e00362","ISSN":"23519894","journalA</vt:lpwstr>
  </property>
  <property fmtid="{D5CDD505-2E9C-101B-9397-08002B2CF9AE}" pid="656" name="ZOTERO_BREF_lJt9Vs8KFJFg_8">
    <vt:lpwstr>bbreviation":"Global Ecology and Conservation","language":"en","page":"e00362","source":"DOI.org (Crossref)","title":"The ecosystem services and biodiversity of novel ecosystems: A literature review","title-short":"The ecosystem services and biodiversity </vt:lpwstr>
  </property>
  <property fmtid="{D5CDD505-2E9C-101B-9397-08002B2CF9AE}" pid="657" name="ZOTERO_BREF_lJt9Vs8KFJFg_9">
    <vt:lpwstr>of novel ecosystems","volume":"13","author":[{"family":"Evers","given":"Cody R."},{"family":"Wardropper","given":"Chloe B."},{"family":"Branoff","given":"Ben"},{"family":"Granek","given":"Elise F."},{"family":"Hirsch","given":"Shana L."},{"family":"Link",</vt:lpwstr>
  </property>
  <property fmtid="{D5CDD505-2E9C-101B-9397-08002B2CF9AE}" pid="658" name="ZOTERO_BREF_lJt9Vs8KFJFg_10">
    <vt:lpwstr>"given":"Timothy E."},{"family":"Olivero-Lora","given":"Sofía"},{"family":"Wilson","given":"Codie"}],"issued":{"date-parts":[["2018",1]]}}}],"schema":"https://github.com/citation-style-language/schema/raw/master/csl-citation.json"}</vt:lpwstr>
  </property>
  <property fmtid="{D5CDD505-2E9C-101B-9397-08002B2CF9AE}" pid="659" name="ZOTERO_BREF_LtJCWZ8WR0HK_1">
    <vt:lpwstr>ZOTERO_ITEM CSL_CITATION {"citationID":"smBdx7M4","properties":{"formattedCitation":"(Deur &amp; Turner 2005)","plainCitation":"(Deur &amp; Turner 2005)","dontUpdate":true,"noteIndex":0},"citationItems":[{"id":537,"uris":["http://zotero.org/users/6112721/items/PJ</vt:lpwstr>
  </property>
  <property fmtid="{D5CDD505-2E9C-101B-9397-08002B2CF9AE}" pid="660" name="ZOTERO_BREF_LtJCWZ8WR0HK_2">
    <vt:lpwstr>J9MFM5"],"uri":["http://zotero.org/users/6112721/items/PJJ9MFM5"],"itemData":{"id":537,"type":"book","publisher":"UBC Press","title":"Keeping It Living: Traditions of Plant Use and Cultivation on the Northwest Coast of North America","editor":[{"family":"</vt:lpwstr>
  </property>
  <property fmtid="{D5CDD505-2E9C-101B-9397-08002B2CF9AE}" pid="661" name="ZOTERO_BREF_LtJCWZ8WR0HK_3">
    <vt:lpwstr>Deur","given":"Douglas"},{"family":"Turner","given":"Nancy J"}],"issued":{"date-parts":[["2005"]]}}}],"schema":"https://github.com/citation-style-language/schema/raw/master/csl-citation.json"}</vt:lpwstr>
  </property>
  <property fmtid="{D5CDD505-2E9C-101B-9397-08002B2CF9AE}" pid="662" name="ZOTERO_BREF_Rv28uTyvIqdb_1">
    <vt:lpwstr>ZOTERO_ITEM CSL_CITATION {"citationID":"gbihQJyU","properties":{"formattedCitation":"(Turner et al. 2013)","plainCitation":"(Turner et al. 2013)","dontUpdate":true,"noteIndex":0},"citationItems":[{"id":405,"uris":["http://zotero.org/users/6112721/items/KS</vt:lpwstr>
  </property>
  <property fmtid="{D5CDD505-2E9C-101B-9397-08002B2CF9AE}" pid="663" name="ZOTERO_BREF_Rv28uTyvIqdb_2">
    <vt:lpwstr>QKKN7I"],"uri":["http://zotero.org/users/6112721/items/KSQKKN7I"],"itemData":{"id":405,"type":"article-journal","container-title":"BC Studies","language":"en","page":"107-133","source":"Zotero","title":"Plant Management Systems of British Columbia's First</vt:lpwstr>
  </property>
  <property fmtid="{D5CDD505-2E9C-101B-9397-08002B2CF9AE}" pid="664" name="ZOTERO_BREF_Rv28uTyvIqdb_3">
    <vt:lpwstr> Peoples","volume":"179","author":[{"family":"Turner","given":"Nancy J"},{"family":"Deur","given":"Douglas"},{"family":"Lepofsky","given":"Dana"}],"issued":{"date-parts":[["2013"]]}}}],"schema":"https://github.com/citation-style-language/schema/raw/master</vt:lpwstr>
  </property>
  <property fmtid="{D5CDD505-2E9C-101B-9397-08002B2CF9AE}" pid="665" name="ZOTERO_BREF_Rv28uTyvIqdb_4">
    <vt:lpwstr>/csl-citation.json"}</vt:lpwstr>
  </property>
  <property fmtid="{D5CDD505-2E9C-101B-9397-08002B2CF9AE}" pid="666" name="ZOTERO_BREF_vzAcjkelpkXF_1">
    <vt:lpwstr>ZOTERO_ITEM CSL_CITATION {"citationID":"DhV6RJcH","properties":{"formattedCitation":"(Forysinski 2019)","plainCitation":"(Forysinski 2019)","dontUpdate":true,"noteIndex":0},"citationItems":[{"id":535,"uris":["http://zotero.org/users/6112721/items/4TEKXABL</vt:lpwstr>
  </property>
  <property fmtid="{D5CDD505-2E9C-101B-9397-08002B2CF9AE}" pid="667" name="ZOTERO_BREF_vzAcjkelpkXF_2">
    <vt:lpwstr>"],"uri":["http://zotero.org/users/6112721/items/4TEKXABL"],"itemData":{"id":535,"type":"thesis","genre":"Masters Thesis","language":"en","publisher":"University of British Columbia","source":"Zotero","title":"Nature-based flood protection: the contributi</vt:lpwstr>
  </property>
  <property fmtid="{D5CDD505-2E9C-101B-9397-08002B2CF9AE}" pid="668" name="ZOTERO_BREF_vzAcjkelpkXF_3">
    <vt:lpwstr>on of tidal marsh vegetation to wave attenuation at Sturgeon Bank","author":[{"family":"Forysinski","given":"Krista"}],"issued":{"date-parts":[["2019"]]}}}],"schema":"https://github.com/citation-style-language/schema/raw/master/csl-citation.json"}</vt:lpwstr>
  </property>
  <property fmtid="{D5CDD505-2E9C-101B-9397-08002B2CF9AE}" pid="669" name="ZOTERO_BREF_IJXVRPodWuev_1">
    <vt:lpwstr>ZOTERO_ITEM CSL_CITATION {"citationID":"k67WxgpS","properties":{"formattedCitation":"(Smith 1967; Kuehn &amp; White 1999; Freeland et al. 2013)","plainCitation":"(Smith 1967; Kuehn &amp; White 1999; Freeland et al. 2013)","dontUpdate":true,"noteIndex":0},"citatio</vt:lpwstr>
  </property>
  <property fmtid="{D5CDD505-2E9C-101B-9397-08002B2CF9AE}" pid="670" name="ZOTERO_BREF_IJXVRPodWuev_2">
    <vt:lpwstr>nItems":[{"id":540,"uris":["http://zotero.org/users/6112721/items/E3HRNGLV"],"uri":["http://zotero.org/users/6112721/items/E3HRNGLV"],"itemData":{"id":540,"type":"article-journal","abstract":"Typha latifolia L., T. angustifolia L. and T. domingensis Pers.</vt:lpwstr>
  </property>
  <property fmtid="{D5CDD505-2E9C-101B-9397-08002B2CF9AE}" pid="671" name="ZOTERO_BREF_IJXVRPodWuev_3">
    <vt:lpwstr> occupy distinct but overlapping ecological and geographic ranges. The plants are protogynous, self-compatible and rhizomatous. Leaf mucilage glands and gynophore hair apices provide useful new taxonomic characters. The three interspecific hybrids synthes</vt:lpwstr>
  </property>
  <property fmtid="{D5CDD505-2E9C-101B-9397-08002B2CF9AE}" pid="672" name="ZOTERO_BREF_IJXVRPodWuev_4">
    <vt:lpwstr>ized in the field in California are intermediate between their parents and similar to numerous putative hybrids. Typha angustifolia X latifolia (T. X glauca Godron), widespread in temperate zones, and T. domingensis X latifolia, known from California and </vt:lpwstr>
  </property>
  <property fmtid="{D5CDD505-2E9C-101B-9397-08002B2CF9AE}" pid="673" name="ZOTERO_BREF_IJXVRPodWuev_5">
    <vt:lpwstr>southern Europe, are morphologically similar and mostly sterile. Typha angustifolia X domingensis, known as hybrid swarms in California and reportedly southern France, is mostly fertile. Trihybrid populations occur in California and probably in the Southe</vt:lpwstr>
  </property>
  <property fmtid="{D5CDD505-2E9C-101B-9397-08002B2CF9AE}" pid="674" name="ZOTERO_BREF_IJXVRPodWuev_6">
    <vt:lpwstr>ast. The three species and three hybrids are diploids (n = 15). Microsporogenesis is regular in the three species and in T. angustifolia X domingensis with 15 bivalents at MI. About 1 to 6 univalents per PMC, infrequent bridges and rare micronuclei occur </vt:lpwstr>
  </property>
  <property fmtid="{D5CDD505-2E9C-101B-9397-08002B2CF9AE}" pid="675" name="ZOTERO_BREF_IJXVRPodWuev_7">
    <vt:lpwstr>in both T. angustifolia X latifolia and T. domingensis X latifolia. The species remain distinct due to either hybrid sterility or relatively narrow zones of sympatry. Hybridization and introgression have probably allowed the evolution of ecotypic races. T</vt:lpwstr>
  </property>
  <property fmtid="{D5CDD505-2E9C-101B-9397-08002B2CF9AE}" pid="676" name="ZOTERO_BREF_IJXVRPodWuev_8">
    <vt:lpwstr>he hybrids appear to be better adapted than the parents to habitats with rapidly fluctuating water level.","container-title":"American Midland Naturalist","DOI":"10.2307/2485231","ISSN":"00030031","issue":"2","journalAbbreviation":"American Midland Natura</vt:lpwstr>
  </property>
  <property fmtid="{D5CDD505-2E9C-101B-9397-08002B2CF9AE}" pid="677" name="ZOTERO_BREF_IJXVRPodWuev_9">
    <vt:lpwstr>list","language":"en","page":"257","source":"DOI.org (Crossref)","title":"Experimental and Natural Hybrids in North American Typha (Typhaceae)","volume":"78","author":[{"family":"Smith","given":"S. Galen"}],"issued":{"date-parts":[["1967",10]]}}},{"id":34</vt:lpwstr>
  </property>
  <property fmtid="{D5CDD505-2E9C-101B-9397-08002B2CF9AE}" pid="678" name="ZOTERO_BREF_IJXVRPodWuev_10">
    <vt:lpwstr>7,"uris":["http://zotero.org/users/6112721/items/P2643SAS"],"uri":["http://zotero.org/users/6112721/items/P2643SAS"],"itemData":{"id":347,"type":"article-journal","abstract":"Hybridization between the cattail species Typha latifolia L. and Typha angustifo</vt:lpwstr>
  </property>
  <property fmtid="{D5CDD505-2E9C-101B-9397-08002B2CF9AE}" pid="679" name="ZOTERO_BREF_IJXVRPodWuev_11">
    <vt:lpwstr>lia L. is frequent throughout northeastern and central North America. While studies are required to elucidate the ecological role of interspecific hybrids, morphological intergradation of the hybrids and parental species limits accurate identification. Al</vt:lpwstr>
  </property>
  <property fmtid="{D5CDD505-2E9C-101B-9397-08002B2CF9AE}" pid="680" name="ZOTERO_BREF_IJXVRPodWuev_12">
    <vt:lpwstr>though species-specific molecular markers have been developed, some researchers do not have the resources necessary for molecular analysis. Consequently, this study used genetically identified specimens of T. latifolia, T. angustifolia, and their hybrid T</vt:lpwstr>
  </property>
  <property fmtid="{D5CDD505-2E9C-101B-9397-08002B2CF9AE}" pid="681" name="ZOTERO_BREF_IJXVRPodWuev_13">
    <vt:lpwstr>ypha ×glauca Godr. to discriminate sound taxonomic characters for morphological identification. Leaf width, spike gap, spike width, and spike length were measured for 153 specimens of cattails from Massachusetts, Ontario, Quebec, and Manitoba. In addition</vt:lpwstr>
  </property>
  <property fmtid="{D5CDD505-2E9C-101B-9397-08002B2CF9AE}" pid="682" name="ZOTERO_BREF_IJXVRPodWuev_14">
    <vt:lpwstr>, stigma width was measured using a compound microscope. Morphological data were used in discriminant analysis; approximately 90% of the classifications derived by discriminant analysis corresponded to the genetic identity. Discriminant analysis using sti</vt:lpwstr>
  </property>
  <property fmtid="{D5CDD505-2E9C-101B-9397-08002B2CF9AE}" pid="683" name="ZOTERO_BREF_IJXVRPodWuev_15">
    <vt:lpwstr>gma width, spike length, spike interval and leaf width provided accurate identification for 28 of 31 T. angustifolia specimens, 38 of 41 T. ×glauca specimens, and 20 of 25 T. latifolia specimens. Thus, discriminant analysis of morphological characters can</vt:lpwstr>
  </property>
  <property fmtid="{D5CDD505-2E9C-101B-9397-08002B2CF9AE}" pid="684" name="ZOTERO_BREF_IJXVRPodWuev_16">
    <vt:lpwstr> be used to distinguish the hybrid cattail from the parental species with reasonable confidence when molecular resources are not available.","container-title":"Canadian Journal of Botany","DOI":"10.1139/b99-037","ISSN":"0008-4026","issue":"6","journalAbbr</vt:lpwstr>
  </property>
  <property fmtid="{D5CDD505-2E9C-101B-9397-08002B2CF9AE}" pid="685" name="ZOTERO_BREF_IJXVRPodWuev_17">
    <vt:lpwstr>eviation":"Can. J. Bot.","language":"en","page":"906-912","source":"DOI.org (Crossref)","title":"Morphological analysis of genetically identified cattails &lt;i&gt;Typha latifolia&lt;/i&gt; , &lt;i&gt;Typha angustifolia&lt;/i&gt; , and &lt;i&gt;Typha ×glauca&lt;/i&gt;","volume":"77","author</vt:lpwstr>
  </property>
  <property fmtid="{D5CDD505-2E9C-101B-9397-08002B2CF9AE}" pid="686" name="ZOTERO_BREF_IJXVRPodWuev_18">
    <vt:lpwstr>":[{"family":"Kuehn","given":"Monica Marcinko"},{"family":"White","given":"Bradley N"}],"issued":{"date-parts":[["1999",10,30]]}}},{"id":312,"uris":["http://zotero.org/users/6112721/items/WXLZ7ZAQ"],"uri":["http://zotero.org/users/6112721/items/WXLZ7ZAQ"]</vt:lpwstr>
  </property>
  <property fmtid="{D5CDD505-2E9C-101B-9397-08002B2CF9AE}" pid="687" name="ZOTERO_BREF_IJXVRPodWuev_19">
    <vt:lpwstr>,"itemData":{"id":312,"type":"article-journal","container-title":"Biological Invasions","DOI":"10.1007/s10530-013-0481-4","ISSN":"1387-3547, 1573-1464","issue":"12","journalAbbreviation":"Biol Invasions","language":"en","page":"2651-2665","source":"DOI.or</vt:lpwstr>
  </property>
  <property fmtid="{D5CDD505-2E9C-101B-9397-08002B2CF9AE}" pid="688" name="ZOTERO_BREF_IJXVRPodWuev_20">
    <vt:lpwstr>g (Crossref)","title":"Regional differences in the abundance of native, introduced, and hybrid Typha spp. in northeastern North America influence wetland invasions","volume":"15","author":[{"family":"Freeland","given":"Joanna"},{"family":"Ciotir","given":</vt:lpwstr>
  </property>
  <property fmtid="{D5CDD505-2E9C-101B-9397-08002B2CF9AE}" pid="689" name="ZOTERO_BREF_IJXVRPodWuev_21">
    <vt:lpwstr>"Claudia"},{"family":"Kirk","given":"Heather"}],"issued":{"date-parts":[["2013",12]]}}}],"schema":"https://github.com/citation-style-language/schema/raw/master/csl-citation.json"}</vt:lpwstr>
  </property>
  <property fmtid="{D5CDD505-2E9C-101B-9397-08002B2CF9AE}" pid="690" name="ZOTERO_BREF_uYOO4Pr292jW_1">
    <vt:lpwstr>ZOTERO_ITEM CSL_CITATION {"citationID":"9lVhXZBQ","properties":{"formattedCitation":"(Kostecke et al. 2005; Hood 2013; Lawrence et al. 2016; Lishawa et al. 2017; Elgersma et al. 2017; Wilcox et al. 2018)","plainCitation":"(Kostecke et al. 2005; Hood 2013;</vt:lpwstr>
  </property>
  <property fmtid="{D5CDD505-2E9C-101B-9397-08002B2CF9AE}" pid="691" name="ZOTERO_BREF_uYOO4Pr292jW_2">
    <vt:lpwstr> Lawrence et al. 2016; Lishawa et al. 2017; Elgersma et al. 2017; Wilcox et al. 2018)","dontUpdate":true,"noteIndex":0},"citationItems":[{"id":"q1e9xkHj/O3nkdbSS","uris":["http://zotero.org/users/6112721/items/HT2PXCBR"],"itemData":{"id":345,"type":"artic</vt:lpwstr>
  </property>
  <property fmtid="{D5CDD505-2E9C-101B-9397-08002B2CF9AE}" pid="692" name="ZOTERO_BREF_uYOO4Pr292jW_3">
    <vt:lpwstr>le-journal","abstract":"Cheyenne Bottoms, Kansas, USA has been designated by the Ramsar convention as a Wetland of International Importance. However, since that 1988 designation, cattail (Typha spp.) has become the dominant plant within the basin, and mig</vt:lpwstr>
  </property>
  <property fmtid="{D5CDD505-2E9C-101B-9397-08002B2CF9AE}" pid="693" name="ZOTERO_BREF_uYOO4Pr292jW_4">
    <vt:lpwstr>ratory bird use has decreased. We examined the effects of different cattail-management treatments (burned, disked, and grazed by 5 and 20 head of cattle) on macroinvertebrates used as food resources by migratory birds. We found few differences in diversit</vt:lpwstr>
  </property>
  <property fmtid="{D5CDD505-2E9C-101B-9397-08002B2CF9AE}" pid="694" name="ZOTERO_BREF_uYOO4Pr292jW_5">
    <vt:lpwstr>y, biomass, or density of macroinvertebrates among treatments. When differences existed, diversity, biomass, and density were greater within the control or more heavily vegetated treatments (e.g., burned) than within less vegetated treatments (e.g., diske</vt:lpwstr>
  </property>
  <property fmtid="{D5CDD505-2E9C-101B-9397-08002B2CF9AE}" pid="695" name="ZOTERO_BREF_uYOO4Pr292jW_6">
    <vt:lpwstr>d). Macroinvertebrate densities, particularly Chironomidae, ranged from 154 to 681/m2; however, they were up to seven times lower than historic densities and well below the 5000/m2 that has been suggested for supporting large numbers (0.5 million) of migr</vt:lpwstr>
  </property>
  <property fmtid="{D5CDD505-2E9C-101B-9397-08002B2CF9AE}" pid="696" name="ZOTERO_BREF_uYOO4Pr292jW_7">
    <vt:lpwstr>atory waterbirds. Thus, Cheyenne Bottoms’ capacity to support migratory waterbirds may currently be reduced due to low macroinvertebrate densities in areas where cattail has invaded, as well as in areas where cattail has been managed. Research and managem</vt:lpwstr>
  </property>
  <property fmtid="{D5CDD505-2E9C-101B-9397-08002B2CF9AE}" pid="697" name="ZOTERO_BREF_uYOO4Pr292jW_8">
    <vt:lpwstr>ent should be targeted at restoring the hydrology and dependent biotic communities that support migratory birds.","container-title":"Wetlands","DOI":"10.1672/0277-5212(2005)025[0758:MRTCMA]2.0.CO;2","ISSN":"0277-5212, 1943-6246","issue":"3","journalAbbrev</vt:lpwstr>
  </property>
  <property fmtid="{D5CDD505-2E9C-101B-9397-08002B2CF9AE}" pid="698" name="ZOTERO_BREF_uYOO4Pr292jW_9">
    <vt:lpwstr>iation":"Wetlands","language":"en","page":"758-763","source":"DOI.org (Crossref)","title":"Macroinvertebrate response to cattail management at Cheyenne Bottoms, Kansas, USA","volume":"25","author":[{"family":"Kostecke","given":"Richard M."},{"family":"Smi</vt:lpwstr>
  </property>
  <property fmtid="{D5CDD505-2E9C-101B-9397-08002B2CF9AE}" pid="699" name="ZOTERO_BREF_uYOO4Pr292jW_10">
    <vt:lpwstr>th","given":"Loren M."},{"family":"Hands","given":"Helen M."}],"issued":{"date-parts":[["2005",9]]}}},{"id":"q1e9xkHj/Ab70kY14","uris":["http://zotero.org/users/6112721/items/NNBPUJD9"],"itemData":{"id":332,"type":"article-journal","container-title":"Wetl</vt:lpwstr>
  </property>
  <property fmtid="{D5CDD505-2E9C-101B-9397-08002B2CF9AE}" pid="700" name="ZOTERO_BREF_uYOO4Pr292jW_11">
    <vt:lpwstr>ands Ecology and Management","DOI":"10.1007/s11273-013-9294-6","ISSN":"0923-4861, 1572-9834","issue":"4","journalAbbreviation":"Wetlands Ecol Manage","language":"en","page":"229-242","source":"DOI.org (Crossref)","title":"Applying and testing a predictive</vt:lpwstr>
  </property>
  <property fmtid="{D5CDD505-2E9C-101B-9397-08002B2CF9AE}" pid="701" name="ZOTERO_BREF_uYOO4Pr292jW_12">
    <vt:lpwstr> vegetation model to management of the invasive cattail, Typha angustifolia L., in an oligohaline tidal marsh reveals priority effects caused by non-stationarity","volume":"21","author":[{"family":"Hood","given":"W. Gregory"}],"issued":{"date-parts":[["20</vt:lpwstr>
  </property>
  <property fmtid="{D5CDD505-2E9C-101B-9397-08002B2CF9AE}" pid="702" name="ZOTERO_BREF_uYOO4Pr292jW_13">
    <vt:lpwstr>13",8]]}}},{"id":"q1e9xkHj/E5l0RnFk","uris":["http://zotero.org/users/6112721/items/6YGM5NXS"],"itemData":{"id":351,"type":"article-journal","abstract":"Aquatic macroinvertebrates are a critical component of wetland nutrient cycling and food webs, with ma</vt:lpwstr>
  </property>
  <property fmtid="{D5CDD505-2E9C-101B-9397-08002B2CF9AE}" pid="703" name="ZOTERO_BREF_uYOO4Pr292jW_14">
    <vt:lpwstr>ny ﬁsh and wildlife species depending upon them as food resources; but little is known about how invasion by dominant macrophytes may alter community dynamics. We examined the impacts of Typha invasion on aquatic macroinvertebrate communities in three nor</vt:lpwstr>
  </property>
  <property fmtid="{D5CDD505-2E9C-101B-9397-08002B2CF9AE}" pid="704" name="ZOTERO_BREF_uYOO4Pr292jW_15">
    <vt:lpwstr>thern Great Lakes coastal wetlands by comparing community composition between stands of native emergent marsh and those dominated by invasive Typha. Typha invaded zones were associated with shallower and cooler water than native emergent zones, and we det</vt:lpwstr>
  </property>
  <property fmtid="{D5CDD505-2E9C-101B-9397-08002B2CF9AE}" pid="705" name="ZOTERO_BREF_uYOO4Pr292jW_16">
    <vt:lpwstr>ected decreased aquatic macroinvertebrate density and biomass in invaded zones. After accounting for the positive effect of plant species richness on macroinvertebrate abundance, we observed Typha invaded coastal zones had less total macroinvertebrate and</vt:lpwstr>
  </property>
  <property fmtid="{D5CDD505-2E9C-101B-9397-08002B2CF9AE}" pid="706" name="ZOTERO_BREF_uYOO4Pr292jW_17">
    <vt:lpwstr> insect biomass than native zones across all levels of plant richness. Our results suggest that Typha invasion reduces habitat quality for aquatic macroinvertebrates by homogenizing structural diversity and reducing water temperatures, which in turn may n</vt:lpwstr>
  </property>
  <property fmtid="{D5CDD505-2E9C-101B-9397-08002B2CF9AE}" pid="707" name="ZOTERO_BREF_uYOO4Pr292jW_18">
    <vt:lpwstr>egatively impact predatory organisms by decreasing food resources. We recommend experimental tests of Typha management treatments to identify techniques that may promote structurally diverse and biologically rich Great Lakes coastal wetlands.","container-</vt:lpwstr>
  </property>
  <property fmtid="{D5CDD505-2E9C-101B-9397-08002B2CF9AE}" pid="708" name="ZOTERO_BREF_uYOO4Pr292jW_19">
    <vt:lpwstr>title":"Journal of Great Lakes Research","DOI":"10.1016/j.jglr.2016.08.009","ISSN":"03801330","issue":"6","journalAbbreviation":"Journal of Great Lakes Research","language":"en","page":"1412-1419","source":"DOI.org (Crossref)","title":"Typha invasion asso</vt:lpwstr>
  </property>
  <property fmtid="{D5CDD505-2E9C-101B-9397-08002B2CF9AE}" pid="709" name="ZOTERO_BREF_uYOO4Pr292jW_20">
    <vt:lpwstr>ciated with reduced aquatic macroinvertebrate abundance in northern Lake Huron coastal wetlands","volume":"42","author":[{"family":"Lawrence","given":"Beth A."},{"family":"Bourke","given":"Kimberly"},{"family":"Lishawa","given":"Shane C."},{"family":"Tuch</vt:lpwstr>
  </property>
  <property fmtid="{D5CDD505-2E9C-101B-9397-08002B2CF9AE}" pid="710" name="ZOTERO_BREF_uYOO4Pr292jW_21">
    <vt:lpwstr>man","given":"Nancy C."}],"issued":{"date-parts":[["2016",12]]}}},{"id":"q1e9xkHj/Hw1A1qEd","uris":["http://zotero.org/users/6112721/items/99D6M49N"],"itemData":{"id":275,"type":"article-journal","container-title":"Frontiers in Plant Science","DOI":"10.33</vt:lpwstr>
  </property>
  <property fmtid="{D5CDD505-2E9C-101B-9397-08002B2CF9AE}" pid="711" name="ZOTERO_BREF_uYOO4Pr292jW_22">
    <vt:lpwstr>89/fpls.2017.00619","ISSN":"1664-462X","journalAbbreviation":"Front. Plant Sci.","language":"en","page":"619","source":"DOI.org (Crossref)","title":"Mechanical Harvesting Effectively Controls Young Typha spp. Invasion and Unmanned Aerial Vehicle Data Enha</vt:lpwstr>
  </property>
  <property fmtid="{D5CDD505-2E9C-101B-9397-08002B2CF9AE}" pid="712" name="ZOTERO_BREF_uYOO4Pr292jW_23">
    <vt:lpwstr>nces Post-treatment Monitoring","volume":"8","author":[{"family":"Lishawa","given":"Shane C."},{"family":"Carson","given":"Brendan D."},{"family":"Brandt","given":"Jodi S."},{"family":"Tallant","given":"Jason M."},{"family":"Reo","given":"Nicholas J."},{"</vt:lpwstr>
  </property>
  <property fmtid="{D5CDD505-2E9C-101B-9397-08002B2CF9AE}" pid="713" name="ZOTERO_BREF_uYOO4Pr292jW_24">
    <vt:lpwstr>family":"Albert","given":"Dennis A."},{"family":"Monks","given":"Andrew M."},{"family":"Lautenbach","given":"Joseph M."},{"family":"Clark","given":"Eric"}],"issued":{"date-parts":[["2017",4,25]]}}},{"id":"q1e9xkHj/ws0gPd8x","uris":["http://zotero.org/user</vt:lpwstr>
  </property>
  <property fmtid="{D5CDD505-2E9C-101B-9397-08002B2CF9AE}" pid="714" name="ZOTERO_BREF_uYOO4Pr292jW_25">
    <vt:lpwstr>s/6112721/items/KEYHDQ68"],"itemData":{"id":242,"type":"article-journal","container-title":"Elem Sci Anth","DOI":"10.1525/elementa.147","ISSN":"2325-1026","issue":"0","language":"en","page":"19","source":"DOI.org (Crossref)","title":"Effectiveness of catt</vt:lpwstr>
  </property>
  <property fmtid="{D5CDD505-2E9C-101B-9397-08002B2CF9AE}" pid="715" name="ZOTERO_BREF_uYOO4Pr292jW_26">
    <vt:lpwstr>ail (&lt;i&gt;Typha&lt;/i&gt; spp.) management techniques depends on exogenous nitrogen inputs","volume":"5","author":[{"family":"Elgersma","given":"Kenneth J."},{"family":"Martina","given":"Jason P."},{"family":"Goldberg","given":"Deborah E."},{"family":"Currie","gi</vt:lpwstr>
  </property>
  <property fmtid="{D5CDD505-2E9C-101B-9397-08002B2CF9AE}" pid="716" name="ZOTERO_BREF_uYOO4Pr292jW_27">
    <vt:lpwstr>ven":"William S."}],"issued":{"date-parts":[["2017",5,8]]}}},{"id":420,"uris":["http://zotero.org/users/6112721/items/ZKEYL64X"],"itemData":{"id":420,"type":"article-journal","abstract":"As a result of water-level regulation, cattails have invaded sedge/g</vt:lpwstr>
  </property>
  <property fmtid="{D5CDD505-2E9C-101B-9397-08002B2CF9AE}" pid="717" name="ZOTERO_BREF_uYOO4Pr292jW_28">
    <vt:lpwstr>rass meadow in all wetlands on Lake Ontario. Even with a change in water-level-regulation to a more natural hydrologic regime, restoration requires methods for active cattail management without the ability to manipulate water depths and without imperiling</vt:lpwstr>
  </property>
  <property fmtid="{D5CDD505-2E9C-101B-9397-08002B2CF9AE}" pid="718" name="ZOTERO_BREF_uYOO4Pr292jW_29">
    <vt:lpwstr> other vegetation. We conducted replicated studies at a wetland site with an active invasion front in zones of nearly mono-dominant cattail and transitional invasion. We tested various combinations of cutting cattail ramets when carbohydrate reserves were</vt:lpwstr>
  </property>
  <property fmtid="{D5CDD505-2E9C-101B-9397-08002B2CF9AE}" pid="719" name="ZOTERO_BREF_uYOO4Pr292jW_30">
    <vt:lpwstr> minimized, spraying cut stems with herbicide, slicing rhizomes to mimic tilling, and hand-wicking resprouted ramets with herbicide. We also collected companion environmental data. The most effective treatment in both zones was cutting during the period w</vt:lpwstr>
  </property>
  <property fmtid="{D5CDD505-2E9C-101B-9397-08002B2CF9AE}" pid="720" name="ZOTERO_BREF_uYOO4Pr292jW_31">
    <vt:lpwstr>ith reduced rhizome carbohydrates followed by handwicking resprouted ramets with herbicide in late summer, which allows the herbicide to be absorbed by the rhizomes. Two years of treatment provide the best results, reducing cattail stem counts and cover b</vt:lpwstr>
  </property>
  <property fmtid="{D5CDD505-2E9C-101B-9397-08002B2CF9AE}" pid="721" name="ZOTERO_BREF_uYOO4Pr292jW_32">
    <vt:lpwstr>y more than 50%, but follow-up applications in ensuing years may be warranted to treat surviving cattails. Given the widespread problem of cattail invasion, these treatments may have broad application in wetlands where water levels cannot be manipulated."</vt:lpwstr>
  </property>
  <property fmtid="{D5CDD505-2E9C-101B-9397-08002B2CF9AE}" pid="722" name="ZOTERO_BREF_uYOO4Pr292jW_33">
    <vt:lpwstr>,"container-title":"Wetlands","DOI":"10.1007/s13157-017-0971-8","ISSN":"0277-5212, 1943-6246","issue":"2","journalAbbreviation":"Wetlands","language":"en","page":"337-347","source":"DOI.org (Crossref)","title":"Controlling Cattail Invasion in Sedge / Gras</vt:lpwstr>
  </property>
  <property fmtid="{D5CDD505-2E9C-101B-9397-08002B2CF9AE}" pid="723" name="ZOTERO_BREF_URdejEiHKKKH_1">
    <vt:lpwstr>ZOTERO_ITEM CSL_CITATION {"citationID":"BNV2ioXF","properties":{"formattedCitation":"(Hood 2013)","plainCitation":"(Hood 2013)","dontUpdate":true,"noteIndex":0},"citationItems":[{"id":332,"uris":["http://zotero.org/users/6112721/items/NNBPUJD9"],"uri":["h</vt:lpwstr>
  </property>
  <property fmtid="{D5CDD505-2E9C-101B-9397-08002B2CF9AE}" pid="724" name="ZOTERO_BREF_URdejEiHKKKH_2">
    <vt:lpwstr>ttp://zotero.org/users/6112721/items/NNBPUJD9"],"itemData":{"id":332,"type":"article-journal","container-title":"Wetlands Ecology and Management","DOI":"10.1007/s11273-013-9294-6","ISSN":"0923-4861, 1572-9834","issue":"4","journalAbbreviation":"Wetlands E</vt:lpwstr>
  </property>
  <property fmtid="{D5CDD505-2E9C-101B-9397-08002B2CF9AE}" pid="725" name="ZOTERO_BREF_URdejEiHKKKH_3">
    <vt:lpwstr>col Manage","language":"en","page":"229-242","source":"DOI.org (Crossref)","title":"Applying and testing a predictive vegetation model to management of the invasive cattail, Typha angustifolia L., in an oligohaline tidal marsh reveals priority effects cau</vt:lpwstr>
  </property>
  <property fmtid="{D5CDD505-2E9C-101B-9397-08002B2CF9AE}" pid="726" name="ZOTERO_BREF_URdejEiHKKKH_4">
    <vt:lpwstr>sed by non-stationarity","volume":"21","author":[{"family":"Hood","given":"W. Gregory"}],"issued":{"date-parts":[["2013",8]]}}}],"schema":"https://github.com/citation-style-language/schema/raw/master/csl-citation.json"}</vt:lpwstr>
  </property>
  <property fmtid="{D5CDD505-2E9C-101B-9397-08002B2CF9AE}" pid="727" name="ZOTERO_BREF_uYOO4Pr292jW_34">
    <vt:lpwstr>s Meadows","volume":"38","author":[{"family":"Wilcox","given":"Douglas A."},{"family":"Buckler","given":"Kathleen"},{"family":"Czayka","given":"Alex"}],"issued":{"date-parts":[["2018",4]]}}}],"schema":"https://github.com/citation-style-language/schema/raw</vt:lpwstr>
  </property>
  <property fmtid="{D5CDD505-2E9C-101B-9397-08002B2CF9AE}" pid="728" name="ZOTERO_BREF_uYOO4Pr292jW_35">
    <vt:lpwstr>/master/csl-citation.json"} </vt:lpwstr>
  </property>
  <property fmtid="{D5CDD505-2E9C-101B-9397-08002B2CF9AE}" pid="729" name="ZOTERO_BREF_uYOO4Pr292jW_36">
    <vt:lpwstr/>
  </property>
  <property fmtid="{D5CDD505-2E9C-101B-9397-08002B2CF9AE}" pid="730" name="ZOTERO_BREF_T18Nco73gyWq_1">
    <vt:lpwstr>ZOTERO_ITEM CSL_CITATION {"citationID":"g4XDTaTa","properties":{"formattedCitation":"(Buckley et al. 2007)","plainCitation":"(Buckley et al. 2007)","dontUpdate":true,"noteIndex":0},"citationItems":[{"id":268,"uris":["http://zotero.org/users/6112721/items/</vt:lpwstr>
  </property>
  <property fmtid="{D5CDD505-2E9C-101B-9397-08002B2CF9AE}" pid="731" name="ZOTERO_BREF_T18Nco73gyWq_2">
    <vt:lpwstr>GE44WIMN"],"uri":["http://zotero.org/users/6112721/items/GE44WIMN"],"itemData":{"id":268,"type":"article-journal","abstract":"We aim to develop a simple model to explore how disturbance and propagule pressure determine conditions for successful invasion i</vt:lpwstr>
  </property>
  <property fmtid="{D5CDD505-2E9C-101B-9397-08002B2CF9AE}" pid="732" name="ZOTERO_BREF_T18Nco73gyWq_3">
    <vt:lpwstr>n systems where recruitment occurs only in disturbed sites. Disturbance is often thought to favour invaders as it allows recruitment; however, the effects of disturbance are more complicated when it results in mortality of the invader. When disturbance ra</vt:lpwstr>
  </property>
  <property fmtid="{D5CDD505-2E9C-101B-9397-08002B2CF9AE}" pid="733" name="ZOTERO_BREF_T18Nco73gyWq_4">
    <vt:lpwstr>tes in both invader occupied and unoccupied sites are the same, recruitment and mortality effects are exactly balanced, and successful invasion is independent of the disturbance regime. Differences in the disturbance rates between invader occupied and uno</vt:lpwstr>
  </property>
  <property fmtid="{D5CDD505-2E9C-101B-9397-08002B2CF9AE}" pid="734" name="ZOTERO_BREF_T18Nco73gyWq_5">
    <vt:lpwstr>ccupied sites can occur through invader modiﬁcation or management of disturbance. Under these conditions, we found a novel mechanism for the generation of an Allee effect, which occurs when the invader promotes disturbance in sites it already occupies. Wh</vt:lpwstr>
  </property>
  <property fmtid="{D5CDD505-2E9C-101B-9397-08002B2CF9AE}" pid="735" name="ZOTERO_BREF_T18Nco73gyWq_6">
    <vt:lpwstr>en Allee effects occur one-off, large-scale disturbances can result in permanent, dramatic shifts in invader abundance; and conversely, reducing the population below a critical threshold can cause extinction.","container-title":"Ecology Letters","DOI":"10</vt:lpwstr>
  </property>
  <property fmtid="{D5CDD505-2E9C-101B-9397-08002B2CF9AE}" pid="736" name="ZOTERO_BREF_T18Nco73gyWq_7">
    <vt:lpwstr>.1111/j.1461-0248.2007.01067.x","ISSN":"1461-023X, 1461-0248","issue":"9","journalAbbreviation":"Ecol Letters","language":"en","page":"809-817","source":"DOI.org (Crossref)","title":"Disturbance, invasion and re-invasion: managing the weed-shaped hole in </vt:lpwstr>
  </property>
  <property fmtid="{D5CDD505-2E9C-101B-9397-08002B2CF9AE}" pid="737" name="ZOTERO_BREF_T18Nco73gyWq_8">
    <vt:lpwstr>disturbed ecosystems","title-short":"Disturbance, invasion and re-invasion","volume":"10","author":[{"family":"Buckley","given":"Yvonne M."},{"family":"Bolker","given":"Benjamin M."},{"family":"Rees","given":"Mark"}],"issued":{"date-parts":[["2007",9]]}}}</vt:lpwstr>
  </property>
  <property fmtid="{D5CDD505-2E9C-101B-9397-08002B2CF9AE}" pid="738" name="ZOTERO_BREF_T18Nco73gyWq_9">
    <vt:lpwstr>],"schema":"https://github.com/citation-style-language/schema/raw/master/csl-citation.json"}</vt:lpwstr>
  </property>
  <property fmtid="{D5CDD505-2E9C-101B-9397-08002B2CF9AE}" pid="739" name="ZOTERO_BREF_aQU9T2UWuPdy_13">
    <vt:lpwstr>,"container-title":"Elem Sci Anth","DOI":"10.1525/elementa.147","ISSN":"2325-1026","issue":"0","language":"en","page":"19","source":"DOI.org (Crossref)","title":"Effectiveness of cattail (&lt;i&gt;Typha&lt;/i&gt; spp.) management techniques depends on exogenous nitro</vt:lpwstr>
  </property>
  <property fmtid="{D5CDD505-2E9C-101B-9397-08002B2CF9AE}" pid="740" name="ZOTERO_BREF_aQU9T2UWuPdy_14">
    <vt:lpwstr>gen inputs","volume":"5","author":[{"family":"Elgersma","given":"Kenneth J."},{"family":"Martina","given":"Jason P."},{"family":"Goldberg","given":"Deborah E."},{"family":"Currie","given":"William S."}],"issued":{"date-parts":[["2017",5,8]]}}}],"schema":"</vt:lpwstr>
  </property>
  <property fmtid="{D5CDD505-2E9C-101B-9397-08002B2CF9AE}" pid="741" name="ZOTERO_BREF_aQU9T2UWuPdy_15">
    <vt:lpwstr>https://github.com/citation-style-language/schema/raw/master/csl-citation.json"}</vt:lpwstr>
  </property>
  <property fmtid="{D5CDD505-2E9C-101B-9397-08002B2CF9AE}" pid="742" name="ZOTERO_BREF_w4EFLhiJ9ooN_1">
    <vt:lpwstr>ZOTERO_ITEM CSL_CITATION {"citationID":"9Gf6gxMZ","properties":{"formattedCitation":"(Elgersma et al. 2017)","plainCitation":"(Elgersma et al. 2017)","noteIndex":0},"citationItems":[{"id":242,"uris":["http://zotero.org/users/6112721/items/KEYHDQ68"],"uri"</vt:lpwstr>
  </property>
  <property fmtid="{D5CDD505-2E9C-101B-9397-08002B2CF9AE}" pid="743" name="ZOTERO_BREF_w4EFLhiJ9ooN_2">
    <vt:lpwstr>:["http://zotero.org/users/6112721/items/KEYHDQ68"],"itemData":{"id":242,"type":"article-journal","title":"Effectiveness of cattail (&lt;i&gt;Typha&lt;/i&gt; spp.) management techniques depends on exogenous nitrogen inputs","container-title":"Elem Sci Anth","page":"1</vt:lpwstr>
  </property>
  <property fmtid="{D5CDD505-2E9C-101B-9397-08002B2CF9AE}" pid="744" name="ZOTERO_BREF_w4EFLhiJ9ooN_3">
    <vt:lpwstr>9","volume":"5","issue":"0","source":"DOI.org (Crossref)","DOI":"10.1525/elementa.147","ISSN":"2325-1026","language":"en","author":[{"family":"Elgersma","given":"Kenneth J."},{"family":"Martina","given":"Jason P."},{"family":"Goldberg","given":"Deborah E.</vt:lpwstr>
  </property>
  <property fmtid="{D5CDD505-2E9C-101B-9397-08002B2CF9AE}" pid="745" name="ZOTERO_BREF_w4EFLhiJ9ooN_4">
    <vt:lpwstr>"},{"family":"Currie","given":"William S."}],"issued":{"date-parts":[["2017",5,8]]}}}],"schema":"https://github.com/citation-style-language/schema/raw/master/csl-citation.json"}</vt:lpwstr>
  </property>
  <property fmtid="{D5CDD505-2E9C-101B-9397-08002B2CF9AE}" pid="746" name="ZOTERO_BREF_n2Im5464gYY3_1">
    <vt:lpwstr>ZOTERO_ITEM CSL_CITATION {"citationID":"l8Hg51dI","properties":{"formattedCitation":"(Woo &amp; Zedler 2002; Elgersma et al. 2017)","plainCitation":"(Woo &amp; Zedler 2002; Elgersma et al. 2017)","dontUpdate":true,"noteIndex":0},"citationItems":[{"id":423,"uris":</vt:lpwstr>
  </property>
  <property fmtid="{D5CDD505-2E9C-101B-9397-08002B2CF9AE}" pid="747" name="ZOTERO_BREF_n2Im5464gYY3_2">
    <vt:lpwstr>["http://zotero.org/users/6112721/items/66HVJWWB"],"uri":["http://zotero.org/users/6112721/items/66HVJWWB"],"itemData":{"id":423,"type":"article-journal","abstract":"Where wetlands receive urban runoff, Typha spp. and other invasive plants often displace </vt:lpwstr>
  </property>
  <property fmtid="{D5CDD505-2E9C-101B-9397-08002B2CF9AE}" pid="748" name="ZOTERO_BREF_n2Im5464gYY3_3">
    <vt:lpwstr>the native vegetation. We tested the ability of nutrients (N and P) to increase vegetative growth of T. ϫ glauca (a hybrid of T. latifolia and T. angustifolia). In the greenhouse, 17 treatments revealed that T. ϫ glauca required both N and P for growth, a</vt:lpwstr>
  </property>
  <property fmtid="{D5CDD505-2E9C-101B-9397-08002B2CF9AE}" pid="749" name="ZOTERO_BREF_n2Im5464gYY3_4">
    <vt:lpwstr>nd total leaf length was most stimulated where a higher proportion of P was added (7N:1P vs. 14N:1P, with N constant and P changed), regardless of concentration (the High treatment was 4ϫ the Low treatment). In Gardner Marsh (Madison, Wisconsin, USA), we </vt:lpwstr>
  </property>
  <property fmtid="{D5CDD505-2E9C-101B-9397-08002B2CF9AE}" pid="750" name="ZOTERO_BREF_n2Im5464gYY3_5">
    <vt:lpwstr>set up 28 plots (1 ϫ 6 m) that bisected the boundary between sedge meadow (graminoids) and T. ϫ glauca, and we added a common lawn fertilizer (9N:1P:4K) at high (62.5 g/m2), medium (31.3 g/m2), low (15.6 g/m2), and control (0 g/m2) rates on ﬁve dates, wit</vt:lpwstr>
  </property>
  <property fmtid="{D5CDD505-2E9C-101B-9397-08002B2CF9AE}" pid="751" name="ZOTERO_BREF_n2Im5464gYY3_6">
    <vt:lpwstr>h nϭ7 plots/treatment. After one growing season, fertilizer addition increased T. ϫ glauca ramet density, height, and biomass, especially where the sedge meadow graminoids were initially dominant. Aboveground biomass of T. ϫ glauca in the high nutrient ad</vt:lpwstr>
  </property>
  <property fmtid="{D5CDD505-2E9C-101B-9397-08002B2CF9AE}" pid="752" name="ZOTERO_BREF_n2Im5464gYY3_7">
    <vt:lpwstr>dition treatment (1029 Ϯ 256.1 g/ m2) was more than double that for control plots (431 Ϯ 80.52 g/m2) overall, with the greatest percent increase in sedge meadow subplots. In contrast, native graminoids (mostly Carex spp.) did not respond to treatment, eit</vt:lpwstr>
  </property>
  <property fmtid="{D5CDD505-2E9C-101B-9397-08002B2CF9AE}" pid="753" name="ZOTERO_BREF_n2Im5464gYY3_8">
    <vt:lpwstr>her in biomass or percent cover. Typha ϫ glauca allocated nutrients to both growth and storage, as indicated by higher N and P concentrations in leaves, shoot bases, and rhizomes in plots with high nutrient addition. Because fertilizing the marsh enhanced</vt:lpwstr>
  </property>
  <property fmtid="{D5CDD505-2E9C-101B-9397-08002B2CF9AE}" pid="754" name="ZOTERO_BREF_n2Im5464gYY3_9">
    <vt:lpwstr> the shoot growth of T. ϫ glauca but not native graminoids, and because the 7N:1P treatment stimulated growth in the greenhouse, we suggest that wetland managers focus on reducing P inﬂows to urban wetlands. Fertilizer additions below those recommended by</vt:lpwstr>
  </property>
  <property fmtid="{D5CDD505-2E9C-101B-9397-08002B2CF9AE}" pid="755" name="ZOTERO_BREF_n2Im5464gYY3_10">
    <vt:lpwstr> the manufacturer for new lawns (5ϫ that of our highest treatment) should be more economical and have fewer impacts on receiving wetlands.","container-title":"Wetlands","DOI":"10.1672/0277-5212(2002)022[0509:CNASAS]2.0.CO;2","ISSN":"0277-5212, 1943-6246",</vt:lpwstr>
  </property>
  <property fmtid="{D5CDD505-2E9C-101B-9397-08002B2CF9AE}" pid="756" name="ZOTERO_BREF_n2Im5464gYY3_11">
    <vt:lpwstr>"issue":"3","journalAbbreviation":"Wetlands","language":"en","page":"509-521","source":"DOI.org (Crossref)","title":"Can nutrients alone shift a sedge meadow towards dominance by the invasive Typha × glauca","volume":"22","author":[{"family":"Woo","given"</vt:lpwstr>
  </property>
  <property fmtid="{D5CDD505-2E9C-101B-9397-08002B2CF9AE}" pid="757" name="ZOTERO_BREF_n2Im5464gYY3_12">
    <vt:lpwstr>:"Isa"},{"family":"Zedler","given":"Joy B."}],"issued":{"date-parts":[["2002",9]]}}},{"id":242,"uris":["http://zotero.org/users/6112721/items/KEYHDQ68"],"uri":["http://zotero.org/users/6112721/items/KEYHDQ68"],"itemData":{"id":242,"type":"article-journal"</vt:lpwstr>
  </property>
  <property fmtid="{D5CDD505-2E9C-101B-9397-08002B2CF9AE}" pid="758" name="ZOTERO_BREF_n2Im5464gYY3_13">
    <vt:lpwstr>,"container-title":"Elem Sci Anth","DOI":"10.1525/elementa.147","ISSN":"2325-1026","issue":"0","language":"en","page":"19","source":"DOI.org (Crossref)","title":"Effectiveness of cattail (&lt;i&gt;Typha&lt;/i&gt; spp.) management techniques depends on exogenous nitro</vt:lpwstr>
  </property>
  <property fmtid="{D5CDD505-2E9C-101B-9397-08002B2CF9AE}" pid="759" name="ZOTERO_BREF_n2Im5464gYY3_14">
    <vt:lpwstr>gen inputs","volume":"5","author":[{"family":"Elgersma","given":"Kenneth J."},{"family":"Martina","given":"Jason P."},{"family":"Goldberg","given":"Deborah E."},{"family":"Currie","given":"William S."}],"issued":{"date-parts":[["2017",5,8]]}}}],"schema":"</vt:lpwstr>
  </property>
  <property fmtid="{D5CDD505-2E9C-101B-9397-08002B2CF9AE}" pid="760" name="ZOTERO_BREF_n2Im5464gYY3_15">
    <vt:lpwstr>https://github.com/citation-style-language/schema/raw/master/csl-citation.json"}</vt:lpwstr>
  </property>
  <property fmtid="{D5CDD505-2E9C-101B-9397-08002B2CF9AE}" pid="761" name="ZOTERO_BREF_5QogAs7PDAPj_1">
    <vt:lpwstr>ZOTERO_ITEM CSL_CITATION {"citationID":"wH0MZfJ4","properties":{"formattedCitation":"(Woo &amp; Zedler 2002)","plainCitation":"(Woo &amp; Zedler 2002)","dontUpdate":true,"noteIndex":0},"citationItems":[{"id":423,"uris":["http://zotero.org/users/6112721/items/66HV</vt:lpwstr>
  </property>
  <property fmtid="{D5CDD505-2E9C-101B-9397-08002B2CF9AE}" pid="762" name="ZOTERO_BREF_5QogAs7PDAPj_2">
    <vt:lpwstr>JWWB"],"uri":["http://zotero.org/users/6112721/items/66HVJWWB"],"itemData":{"id":423,"type":"article-journal","abstract":"Where wetlands receive urban runoff, Typha spp. and other invasive plants often displace the native vegetation. We tested the ability</vt:lpwstr>
  </property>
  <property fmtid="{D5CDD505-2E9C-101B-9397-08002B2CF9AE}" pid="763" name="ZOTERO_BREF_5QogAs7PDAPj_3">
    <vt:lpwstr> of nutrients (N and P) to increase vegetative growth of T. ϫ glauca (a hybrid of T. latifolia and T. angustifolia). In the greenhouse, 17 treatments revealed that T. ϫ glauca required both N and P for growth, and total leaf length was most stimulated whe</vt:lpwstr>
  </property>
  <property fmtid="{D5CDD505-2E9C-101B-9397-08002B2CF9AE}" pid="764" name="ZOTERO_BREF_5QogAs7PDAPj_4">
    <vt:lpwstr>re a higher proportion of P was added (7N:1P vs. 14N:1P, with N constant and P changed), regardless of concentration (the High treatment was 4ϫ the Low treatment). In Gardner Marsh (Madison, Wisconsin, USA), we set up 28 plots (1 ϫ 6 m) that bisected the </vt:lpwstr>
  </property>
  <property fmtid="{D5CDD505-2E9C-101B-9397-08002B2CF9AE}" pid="765" name="ZOTERO_BREF_5QogAs7PDAPj_5">
    <vt:lpwstr>boundary between sedge meadow (graminoids) and T. ϫ glauca, and we added a common lawn fertilizer (9N:1P:4K) at high (62.5 g/m2), medium (31.3 g/m2), low (15.6 g/m2), and control (0 g/m2) rates on ﬁve dates, with nϭ7 plots/treatment. After one growing sea</vt:lpwstr>
  </property>
  <property fmtid="{D5CDD505-2E9C-101B-9397-08002B2CF9AE}" pid="766" name="ZOTERO_BREF_5QogAs7PDAPj_6">
    <vt:lpwstr>son, fertilizer addition increased T. ϫ glauca ramet density, height, and biomass, especially where the sedge meadow graminoids were initially dominant. Aboveground biomass of T. ϫ glauca in the high nutrient addition treatment (1029 Ϯ 256.1 g/ m2) was mo</vt:lpwstr>
  </property>
  <property fmtid="{D5CDD505-2E9C-101B-9397-08002B2CF9AE}" pid="767" name="ZOTERO_BREF_5QogAs7PDAPj_7">
    <vt:lpwstr>re than double that for control plots (431 Ϯ 80.52 g/m2) overall, with the greatest percent increase in sedge meadow subplots. In contrast, native graminoids (mostly Carex spp.) did not respond to treatment, either in biomass or percent cover. Typha ϫ gla</vt:lpwstr>
  </property>
  <property fmtid="{D5CDD505-2E9C-101B-9397-08002B2CF9AE}" pid="768" name="ZOTERO_BREF_5QogAs7PDAPj_8">
    <vt:lpwstr>uca allocated nutrients to both growth and storage, as indicated by higher N and P concentrations in leaves, shoot bases, and rhizomes in plots with high nutrient addition. Because fertilizing the marsh enhanced the shoot growth of T. ϫ glauca but not nat</vt:lpwstr>
  </property>
  <property fmtid="{D5CDD505-2E9C-101B-9397-08002B2CF9AE}" pid="769" name="ZOTERO_BREF_5QogAs7PDAPj_9">
    <vt:lpwstr>ive graminoids, and because the 7N:1P treatment stimulated growth in the greenhouse, we suggest that wetland managers focus on reducing P inﬂows to urban wetlands. Fertilizer additions below those recommended by the manufacturer for new lawns (5ϫ that of </vt:lpwstr>
  </property>
  <property fmtid="{D5CDD505-2E9C-101B-9397-08002B2CF9AE}" pid="770" name="ZOTERO_BREF_5QogAs7PDAPj_10">
    <vt:lpwstr>our highest treatment) should be more economical and have fewer impacts on receiving wetlands.","container-title":"Wetlands","DOI":"10.1672/0277-5212(2002)022[0509:CNASAS]2.0.CO;2","ISSN":"0277-5212, 1943-6246","issue":"3","journalAbbreviation":"Wetlands"</vt:lpwstr>
  </property>
  <property fmtid="{D5CDD505-2E9C-101B-9397-08002B2CF9AE}" pid="771" name="ZOTERO_BREF_5QogAs7PDAPj_11">
    <vt:lpwstr>,"language":"en","page":"509-521","source":"DOI.org (Crossref)","title":"Can nutrients alone shift a sedge meadow towards dominance by the invasive Typha × glauca","volume":"22","author":[{"family":"Woo","given":"Isa"},{"family":"Zedler","given":"Joy B."}</vt:lpwstr>
  </property>
  <property fmtid="{D5CDD505-2E9C-101B-9397-08002B2CF9AE}" pid="772" name="ZOTERO_BREF_5QogAs7PDAPj_12">
    <vt:lpwstr>],"issued":{"date-parts":[["2002",9]]}}}],"schema":"https://github.com/citation-style-language/schema/raw/master/csl-citation.json"}</vt:lpwstr>
  </property>
  <property fmtid="{D5CDD505-2E9C-101B-9397-08002B2CF9AE}" pid="773" name="ZOTERO_BREF_LE3JjI5cfwaw_1">
    <vt:lpwstr>ZOTERO_ITEM CSL_CITATION {"citationID":"qMYbpwd4","properties":{"formattedCitation":"(MacDougall &amp; Turkington 2005)","plainCitation":"(MacDougall &amp; Turkington 2005)","dontUpdate":true,"noteIndex":0},"citationItems":[{"id":394,"uris":["http://zotero.org/us</vt:lpwstr>
  </property>
  <property fmtid="{D5CDD505-2E9C-101B-9397-08002B2CF9AE}" pid="774" name="ZOTERO_BREF_LE3JjI5cfwaw_2">
    <vt:lpwstr>ers/6112721/items/SX4PTY6N"],"uri":["http://zotero.org/users/6112721/items/SX4PTY6N"],"itemData":{"id":394,"type":"article-journal","abstract":"Few invaded ecosystems are free from habitat loss and disturbance, to uncertainty whether dominant invasive spe</vt:lpwstr>
  </property>
  <property fmtid="{D5CDD505-2E9C-101B-9397-08002B2CF9AE}" pid="775" name="ZOTERO_BREF_LE3JjI5cfwaw_3">
    <vt:lpwstr>cies are driving community chan passengers along for the environmental ride. The \"driver\" model predicts that communities are highly interactive, with subordinate native species being limited cluded by competition from the exotic dominants. The \"passen</vt:lpwstr>
  </property>
  <property fmtid="{D5CDD505-2E9C-101B-9397-08002B2CF9AE}" pid="776" name="ZOTERO_BREF_LE3JjI5cfwaw_4">
    <vt:lpwstr>ger\" model predi invaded communities are primarily structured by noninteractive factors (environ change, dispersal limitation) that are less constraining on the exotics, which thus d We tested these alternative hypotheses in an invaded, fragmented, and f</vt:lpwstr>
  </property>
  <property fmtid="{D5CDD505-2E9C-101B-9397-08002B2CF9AE}" pid="777" name="ZOTERO_BREF_LE3JjI5cfwaw_5">
    <vt:lpwstr>ire-suppr savanna. We examined the impact of two invasive dominant perennial grasses on co structure using a reduction (mowing of aboveground biomass) and removal (wee above- and belowground biomass) experiment conducted at different seasons an depths. We</vt:lpwstr>
  </property>
  <property fmtid="{D5CDD505-2E9C-101B-9397-08002B2CF9AE}" pid="778" name="ZOTERO_BREF_LE3JjI5cfwaw_6">
    <vt:lpwstr> examined the relative importance of competition vs dispersal limitati experimental seed additions. Competition by the dominants limits the abundance production of many native and exotic species based on their increased performan removals and mowing. The </vt:lpwstr>
  </property>
  <property fmtid="{D5CDD505-2E9C-101B-9397-08002B2CF9AE}" pid="779" name="ZOTERO_BREF_LE3JjI5cfwaw_7">
    <vt:lpwstr>treatments resulted in increased light availability and soil moisture and N were unaffected. Although competition was limiting for som 79 species did not respond to the treatments or declined in the absence of grass co additions revealed that some subordi</vt:lpwstr>
  </property>
  <property fmtid="{D5CDD505-2E9C-101B-9397-08002B2CF9AE}" pid="780" name="ZOTERO_BREF_LE3JjI5cfwaw_8">
    <vt:lpwstr>nates are dispersal limited; competition alo insufficient to explain their rarity even though it does exacerbate dispersal ineff by lowering reproduction. While the net effects of the dominants were negati presence restricted woody plants, facilitated see</vt:lpwstr>
  </property>
  <property fmtid="{D5CDD505-2E9C-101B-9397-08002B2CF9AE}" pid="781" name="ZOTERO_BREF_LE3JjI5cfwaw_9">
    <vt:lpwstr>dling survival with moderate dist (i.e., treatments applied in the fall), or was not the primary limiting factor for the o of some species. Finally, the species most functionally distinct from the dominan woody plants) responded most significantly to the </vt:lpwstr>
  </property>
  <property fmtid="{D5CDD505-2E9C-101B-9397-08002B2CF9AE}" pid="782" name="ZOTERO_BREF_LE3JjI5cfwaw_10">
    <vt:lpwstr>treatments. This suggests that abundance is determined more by trade-offs relating to environmental condition term fire suppression) than to traits relating to resource capture (which should most functionally similar species). This points toward the passe</vt:lpwstr>
  </property>
  <property fmtid="{D5CDD505-2E9C-101B-9397-08002B2CF9AE}" pid="783" name="ZOTERO_BREF_LE3JjI5cfwaw_11">
    <vt:lpwstr>nger model as the und cause of exotic dominance, although their combined effects (suppressive and faci on community structure are substantial. Key words: British Columbia, Canada; dominance; facilitation; functional redundancy vanna; plant competition; pl</vt:lpwstr>
  </property>
  <property fmtid="{D5CDD505-2E9C-101B-9397-08002B2CF9AE}" pid="784" name="ZOTERO_BREF_LE3JjI5cfwaw_12">
    <vt:lpwstr>ant invasion; recruitment limitation; removal experiment; repe sures ANOVA.","container-title":"Ecology","DOI":"10.1890/04-0669","ISSN":"0012-9658","issue":"1","journalAbbreviation":"Ecology","language":"en","page":"42-55","source":"DOI.org (Crossref)","t</vt:lpwstr>
  </property>
  <property fmtid="{D5CDD505-2E9C-101B-9397-08002B2CF9AE}" pid="785" name="ZOTERO_BREF_LE3JjI5cfwaw_13">
    <vt:lpwstr>itle":"Are invasive species the drivers or passengers of change in degraded ecosystems?","volume":"86","author":[{"family":"MacDougall","given":"Andrew S."},{"family":"Turkington","given":"Roy"}],"issued":{"date-parts":[["2005",1]]}}}],"schema":"https://g</vt:lpwstr>
  </property>
  <property fmtid="{D5CDD505-2E9C-101B-9397-08002B2CF9AE}" pid="786" name="ZOTERO_BREF_LE3JjI5cfwaw_14">
    <vt:lpwstr>ithub.com/citation-style-language/schema/raw/master/csl-citation.json"}</vt:lpwstr>
  </property>
  <property fmtid="{D5CDD505-2E9C-101B-9397-08002B2CF9AE}" pid="787" name="ZOTERO_BREF_RUQI14mGGf0t_1">
    <vt:lpwstr>ZOTERO_ITEM CSL_CITATION {"citationID":"KYdlxMA3","properties":{"formattedCitation":"(Lievesley et al. 2016)","plainCitation":"(Lievesley et al. 2016)","dontUpdate":true,"noteIndex":0},"citationItems":[{"id":430,"uris":["http://zotero.org/users/6112721/it</vt:lpwstr>
  </property>
  <property fmtid="{D5CDD505-2E9C-101B-9397-08002B2CF9AE}" pid="788" name="ZOTERO_BREF_RUQI14mGGf0t_2">
    <vt:lpwstr>ems/6X2F3V6N"],"uri":["http://zotero.org/users/6112721/items/6X2F3V6N"],"itemData":{"id":430,"type":"article-journal","language":"en","page":"63","source":"Zotero","title":"Assessing Habitat Compensation and Examining Limitations to Native Plant Establish</vt:lpwstr>
  </property>
  <property fmtid="{D5CDD505-2E9C-101B-9397-08002B2CF9AE}" pid="789" name="ZOTERO_BREF_RUQI14mGGf0t_3">
    <vt:lpwstr>ment in the Lower Fraser River Estuary","author":[{"family":"Lievesley","given":"Megan"},{"family":"Stewart","given":"Daniel"},{"family":"Knight","given":"Rob"},{"family":"Mason","given":"Brad"}],"issued":{"date-parts":[["2016"]]}}}],"schema":"https://git</vt:lpwstr>
  </property>
  <property fmtid="{D5CDD505-2E9C-101B-9397-08002B2CF9AE}" pid="790" name="ZOTERO_BREF_RUQI14mGGf0t_4">
    <vt:lpwstr>hub.com/citation-style-language/schema/raw/master/csl-citation.json"}</vt:lpwstr>
  </property>
  <property fmtid="{D5CDD505-2E9C-101B-9397-08002B2CF9AE}" pid="791" name="ZOTERO_BREF_6vvH5v6zn2yE_1">
    <vt:lpwstr>ZOTERO_ITEM CSL_CITATION {"citationID":"EzBPX4Bc","properties":{"formattedCitation":"(Ciotir &amp; Freeland 2016)","plainCitation":"(Ciotir &amp; Freeland 2016)","noteIndex":0},"citationItems":[{"id":282,"uris":["http://zotero.org/users/6112721/items/TYXM8ANT"],"</vt:lpwstr>
  </property>
  <property fmtid="{D5CDD505-2E9C-101B-9397-08002B2CF9AE}" pid="792" name="ZOTERO_BREF_6vvH5v6zn2yE_2">
    <vt:lpwstr>uri":["http://zotero.org/users/6112721/items/TYXM8ANT"],"itemData":{"id":282,"type":"article-journal","abstract":"Although cattails (Typha spp.) are important components of wetlands around the world, the three most widespread species (T. angustifolia, T. </vt:lpwstr>
  </property>
  <property fmtid="{D5CDD505-2E9C-101B-9397-08002B2CF9AE}" pid="793" name="ZOTERO_BREF_6vvH5v6zn2yE_3">
    <vt:lpwstr>domingensis, T. latifolia) are becoming increasingly dominant. We used global phylogenetic and phylogeographic assessments to test the hypotheses that each species has experienced multiple introductions of divergent lineages into North America and that co</vt:lpwstr>
  </property>
  <property fmtid="{D5CDD505-2E9C-101B-9397-08002B2CF9AE}" pid="794" name="ZOTERO_BREF_6vvH5v6zn2yE_4">
    <vt:lpwstr>mmercial retailers are aiding long-distance dispersal. Our analyses identiﬁed T. angustifolia as a paraphyletic species with a highly divergent lineage. We found evidence for at least one introduced T. angustifolia lineage in wild populations and garden c</vt:lpwstr>
  </property>
  <property fmtid="{D5CDD505-2E9C-101B-9397-08002B2CF9AE}" pid="795" name="ZOTERO_BREF_6vvH5v6zn2yE_5">
    <vt:lpwstr>entres of North America. Although potentially complicated by incomplete lineage sorting, our data suggest dispersal of T. domingensis between Europe and Australia, and further investigation should assess a possible introduction of a non-native T. domingen</vt:lpwstr>
  </property>
  <property fmtid="{D5CDD505-2E9C-101B-9397-08002B2CF9AE}" pid="796" name="ZOTERO_BREF_6vvH5v6zn2yE_6">
    <vt:lpwstr>sis lineage into North America.","container-title":"Hydrobiologia","DOI":"10.1007/s10750-015-2538-0","ISSN":"0018-8158, 1573-5117","issue":"1","journalAbbreviation":"Hydrobiologia","language":"en","page":"137-150","source":"DOI.org (Crossref)","title":"Cr</vt:lpwstr>
  </property>
  <property fmtid="{D5CDD505-2E9C-101B-9397-08002B2CF9AE}" pid="797" name="ZOTERO_BREF_6vvH5v6zn2yE_7">
    <vt:lpwstr>yptic intercontinental dispersal, commercial retailers, and the genetic diversity of native and non-native cattails (Typha spp.) in North America","volume":"768","author":[{"family":"Ciotir","given":"Claudia"},{"family":"Freeland","given":"Joanna"}],"issu</vt:lpwstr>
  </property>
  <property fmtid="{D5CDD505-2E9C-101B-9397-08002B2CF9AE}" pid="798" name="ZOTERO_BREF_6vvH5v6zn2yE_8">
    <vt:lpwstr>ed":{"date-parts":[["2016",3]]}}}],"schema":"https://github.com/citation-style-language/schema/raw/master/csl-citation.json"}</vt:lpwstr>
  </property>
  <property fmtid="{D5CDD505-2E9C-101B-9397-08002B2CF9AE}" pid="799" name="ZOTERO_BREF_fQlYWFvEKlZH_1">
    <vt:lpwstr>ZOTERO_ITEM CSL_CITATION {"citationID":"rxY28UQw","properties":{"formattedCitation":"(Hejda et al. 2009; Hobbs et al. 2009; Litt et al. 2014)","plainCitation":"(Hejda et al. 2009; Hobbs et al. 2009; Litt et al. 2014)","dontUpdate":true,"noteIndex":0},"cit</vt:lpwstr>
  </property>
  <property fmtid="{D5CDD505-2E9C-101B-9397-08002B2CF9AE}" pid="800" name="ZOTERO_BREF_fQlYWFvEKlZH_2">
    <vt:lpwstr>ationItems":[{"id":412,"uris":["http://zotero.org/users/6112721/items/4P7WCWMR"],"uri":["http://zotero.org/users/6112721/items/4P7WCWMR"],"itemData":{"id":412,"type":"article-journal","container-title":"Journal of Ecology","DOI":"10.1111/j.1365-2745.2009.</vt:lpwstr>
  </property>
  <property fmtid="{D5CDD505-2E9C-101B-9397-08002B2CF9AE}" pid="801" name="ZOTERO_BREF_fQlYWFvEKlZH_3">
    <vt:lpwstr>01480.x","ISSN":"00220477, 13652745","issue":"3","language":"en","page":"393-403","source":"DOI.org (Crossref)","title":"Impact of invasive plants on the species richness, diversity and composition of invaded communities","volume":"97","author":[{"family"</vt:lpwstr>
  </property>
  <property fmtid="{D5CDD505-2E9C-101B-9397-08002B2CF9AE}" pid="802" name="ZOTERO_BREF_fQlYWFvEKlZH_4">
    <vt:lpwstr>:"Hejda","given":"Martin"},{"family":"Pyšek","given":"Petr"},{"family":"Jarošík","given":"Vojtěch"}],"issued":{"date-parts":[["2009",5]]}}},{"id":330,"uris":["http://zotero.org/users/6112721/items/VFF8ZNSU"],"uri":["http://zotero.org/users/6112721/items/V</vt:lpwstr>
  </property>
  <property fmtid="{D5CDD505-2E9C-101B-9397-08002B2CF9AE}" pid="803" name="ZOTERO_BREF_fQlYWFvEKlZH_5">
    <vt:lpwstr>FF8ZNSU"],"itemData":{"id":330,"type":"article-journal","container-title":"Trends in Ecology &amp; Evolution","DOI":"10.1016/j.tree.2009.05.012","ISSN":"01695347","issue":"11","journalAbbreviation":"Trends in Ecology &amp; Evolution","language":"en","page":"599-6</vt:lpwstr>
  </property>
  <property fmtid="{D5CDD505-2E9C-101B-9397-08002B2CF9AE}" pid="804" name="ZOTERO_BREF_fQlYWFvEKlZH_6">
    <vt:lpwstr>05","source":"DOI.org (Crossref)","title":"Novel ecosystems: implications for conservation and restoration","title-short":"Novel ecosystems","volume":"24","author":[{"family":"Hobbs","given":"Richard J."},{"family":"Higgs","given":"Eric"},{"family":"Harri</vt:lpwstr>
  </property>
  <property fmtid="{D5CDD505-2E9C-101B-9397-08002B2CF9AE}" pid="805" name="ZOTERO_BREF_fQlYWFvEKlZH_7">
    <vt:lpwstr>s","given":"James A."}],"issued":{"date-parts":[["2009",11]]}}},{"id":436,"uris":["http://zotero.org/users/6112721/items/2CIWNAFF"],"uri":["http://zotero.org/users/6112721/items/2CIWNAFF"],"itemData":{"id":436,"type":"article-journal","abstract":"Non-nati</vt:lpwstr>
  </property>
  <property fmtid="{D5CDD505-2E9C-101B-9397-08002B2CF9AE}" pid="806" name="ZOTERO_BREF_fQlYWFvEKlZH_8">
    <vt:lpwstr>ve plants have invaded nearly all ecosystems and represent a major component of global ecological change. Plant invasions frequently change the composition and structure of vegetation communities, which can alter animal communities and ecosystem processes</vt:lpwstr>
  </property>
  <property fmtid="{D5CDD505-2E9C-101B-9397-08002B2CF9AE}" pid="807" name="ZOTERO_BREF_fQlYWFvEKlZH_9">
    <vt:lpwstr>. We reviewed 87 articles published in the peer-reviewed literature to evaluate responses of arthropod communities and functional groups to non-native invasive plants. Total abundance of arthropods decreased in 62% of studies and increased in 15%. Taxonom</vt:lpwstr>
  </property>
  <property fmtid="{D5CDD505-2E9C-101B-9397-08002B2CF9AE}" pid="808" name="ZOTERO_BREF_fQlYWFvEKlZH_10">
    <vt:lpwstr>ic richness decreased in 48% of studies and increased in 13%. Herbivorous arthropods decreased in response to plant invasions in 48% of studies and increased in 17%, likely due to direct effects of decreased plant diversity. Predaceous arthropods decrease</vt:lpwstr>
  </property>
  <property fmtid="{D5CDD505-2E9C-101B-9397-08002B2CF9AE}" pid="809" name="ZOTERO_BREF_fQlYWFvEKlZH_11">
    <vt:lpwstr>d in response to invasive plants in 44% of studies, which may reflect indirect effects due to reductions in prey. Twenty-two percent of studies documented increases in predators, which may reflect changes in vegetation structure that improved mobility, su</vt:lpwstr>
  </property>
  <property fmtid="{D5CDD505-2E9C-101B-9397-08002B2CF9AE}" pid="810" name="ZOTERO_BREF_fQlYWFvEKlZH_12">
    <vt:lpwstr>rvival, or web-building for these species. Detritivores increased in 67% of studies, likely in response to increased litter and decaying vegetation; no studies documented decreased abundance in this functional group. Although many researchers have examine</vt:lpwstr>
  </property>
  <property fmtid="{D5CDD505-2E9C-101B-9397-08002B2CF9AE}" pid="811" name="ZOTERO_BREF_fQlYWFvEKlZH_13">
    <vt:lpwstr>d effects of plant invasions on arthropods, sizeable information gaps remain, specifically regarding how invasive plants influence habitat and dietary requirements. Beyond this, the ability to predict changes in arthropod populations and communities assoc</vt:lpwstr>
  </property>
  <property fmtid="{D5CDD505-2E9C-101B-9397-08002B2CF9AE}" pid="812" name="ZOTERO_BREF_fQlYWFvEKlZH_14">
    <vt:lpwstr>iated with plant invasions could be improved by adopting a more functional and mechanistic approach. Understanding responses of arthropods to invasive plants will critically inform conservation of virtually all biodiversity and ecological processes becaus</vt:lpwstr>
  </property>
  <property fmtid="{D5CDD505-2E9C-101B-9397-08002B2CF9AE}" pid="813" name="ZOTERO_BREF_fQlYWFvEKlZH_15">
    <vt:lpwstr>e so many organisms depend on arthropods as prey or for their functional roles, including pollination, seed dispersal, and decomposition. Given their short generation times and ability to respond rapidly to ecological change, arthropods may be ideal targe</vt:lpwstr>
  </property>
  <property fmtid="{D5CDD505-2E9C-101B-9397-08002B2CF9AE}" pid="814" name="ZOTERO_BREF_fQlYWFvEKlZH_16">
    <vt:lpwstr>ts for restoration and conservation activities. Efectos de las Plantas Invasoras sobre los Artrópodos","container-title":"Conservation Biology","DOI":"10.1111/cobi.12350","ISSN":"1523-1739","issue":"6","language":"es","page":"1532-1549","source":"Wiley On</vt:lpwstr>
  </property>
  <property fmtid="{D5CDD505-2E9C-101B-9397-08002B2CF9AE}" pid="815" name="ZOTERO_BREF_fQlYWFvEKlZH_17">
    <vt:lpwstr>line Library","title":"Effects of Invasive Plants on Arthropods","volume":"28","author":[{"family":"Litt","given":"Andrea R."},{"family":"Cord","given":"Erin E."},{"family":"Fulbright","given":"Timothy E."},{"family":"Schuster","given":"Greta L."}],"issue</vt:lpwstr>
  </property>
  <property fmtid="{D5CDD505-2E9C-101B-9397-08002B2CF9AE}" pid="816" name="ZOTERO_BREF_fQlYWFvEKlZH_18">
    <vt:lpwstr>d":{"date-parts":[["2014"]]}}}],"schema":"https://github.com/citation-style-language/schema/raw/master/csl-citation.json"}</vt:lpwstr>
  </property>
  <property fmtid="{D5CDD505-2E9C-101B-9397-08002B2CF9AE}" pid="817" name="ZOTERO_BREF_CHguFh3SHwIl_1">
    <vt:lpwstr>ZOTERO_ITEM CSL_CITATION {"citationID":"cVrMyufP","properties":{"formattedCitation":"(Shih &amp; Finkelstein 2008; Ciotir &amp; Freeland 2016)","plainCitation":"(Shih &amp; Finkelstein 2008; Ciotir &amp; Freeland 2016)","noteIndex":0},"citationItems":[{"id":"q1e9xkHj/Vei</vt:lpwstr>
  </property>
  <property fmtid="{D5CDD505-2E9C-101B-9397-08002B2CF9AE}" pid="818" name="ZOTERO_BREF_CHguFh3SHwIl_2">
    <vt:lpwstr>UWozz","uris":["http://zotero.org/users/6112721/items/L9H7EL9M"],"itemData":{"id":389,"type":"article-journal","abstract":"Typha species are increasingly considered invasive weeds in wetlands of eastern North America. Typha angustifolia and T. x glauca ar</vt:lpwstr>
  </property>
  <property fmtid="{D5CDD505-2E9C-101B-9397-08002B2CF9AE}" pid="819" name="ZOTERO_BREF_CHguFh3SHwIl_3">
    <vt:lpwstr>e often seen as more invasive than T. latifolia, but there are few comparative biogeographic data on these three species. We examined 1,127 Typha specimens archived in major herbaria to map changes in the distributions of these species since the late-19th</vt:lpwstr>
  </property>
  <property fmtid="{D5CDD505-2E9C-101B-9397-08002B2CF9AE}" pid="820" name="ZOTERO_BREF_CHguFh3SHwIl_4">
    <vt:lpwstr> century. We also analyzed pollen records from the North American Pollen Database (NAPD) to examine longerterm trends in abundance of each Typha species. Proportion curves comparing the relative spread of T. angustifolia and T. latifolia reveal a period o</vt:lpwstr>
  </property>
  <property fmtid="{D5CDD505-2E9C-101B-9397-08002B2CF9AE}" pid="821" name="ZOTERO_BREF_CHguFh3SHwIl_5">
    <vt:lpwstr>f enhanced range increase in T. angustifolia in the early to mid-20th century. From the mid-20th century onwards, the two species increased at the same rate. The relatively higher rate of spread in T. angustifolia levels off after 1930 in the more coastal</vt:lpwstr>
  </property>
  <property fmtid="{D5CDD505-2E9C-101B-9397-08002B2CF9AE}" pid="822" name="ZOTERO_BREF_CHguFh3SHwIl_6">
    <vt:lpwstr> region of New England, but does not stop increasing inland and in more northern regions such as Ontario until after 1970. Pollen data suggest that 80% of relevant sites in the North American Pollen Database showed an increase in the abundance of one or b</vt:lpwstr>
  </property>
  <property fmtid="{D5CDD505-2E9C-101B-9397-08002B2CF9AE}" pid="823" name="ZOTERO_BREF_CHguFh3SHwIl_7">
    <vt:lpwstr>oth Typha species over the past 1,000 years. However, there was no significantly greater increase in one type of pollen compared to the other. Typha-type pollen grains in the form of tetrads and monads are recorded in the database throughout the Holocene </vt:lpwstr>
  </property>
  <property fmtid="{D5CDD505-2E9C-101B-9397-08002B2CF9AE}" pid="824" name="ZOTERO_BREF_CHguFh3SHwIl_8">
    <vt:lpwstr>and late Pleistocene; however, few studies analyzed the morphology of the pollen grains sufficiently to allow for positive identification of T. angustifolia. In the few recent records that made those measurements, small numbers of pre-settlement incidence</vt:lpwstr>
  </property>
  <property fmtid="{D5CDD505-2E9C-101B-9397-08002B2CF9AE}" pid="825" name="ZOTERO_BREF_CHguFh3SHwIl_9">
    <vt:lpwstr>s of T. angustifolia and T. x glauca are recorded. Pollen and herbarium data suggest that T. angustifolia may have been present in North America prior to European settlement, but was not widespread. Herbarium data confirm that the range increase has been </vt:lpwstr>
  </property>
  <property fmtid="{D5CDD505-2E9C-101B-9397-08002B2CF9AE}" pid="826" name="ZOTERO_BREF_CHguFh3SHwIl_10">
    <vt:lpwstr>considerably larger in T. angustifolia than in T. latifolia since 1880, but both Typha species have been increasing at the same rate for the past several decades, and both will continue to display invasive tendencies in disturbed wetlands.","container-tit</vt:lpwstr>
  </property>
  <property fmtid="{D5CDD505-2E9C-101B-9397-08002B2CF9AE}" pid="827" name="ZOTERO_BREF_CHguFh3SHwIl_11">
    <vt:lpwstr>le":"Wetlands","DOI":"10.1672/07-40.1","ISSN":"0277-5212, 1943-6246","issue":"1","journalAbbreviation":"Wetlands","language":"en","page":"1-16","source":"DOI.org (Crossref)","title":"Range dynamics and invasive tendencies in Typha latifolia and Typha angu</vt:lpwstr>
  </property>
  <property fmtid="{D5CDD505-2E9C-101B-9397-08002B2CF9AE}" pid="828" name="ZOTERO_BREF_zODX21I4LEqH_11">
    <vt:lpwstr>t":"Rapid evolution following interspeciﬁc hybridization can facilitate biological invasions. Around the Great Lakes in North America, the hybrid cattail Typha × glauca is dominating wetlands and displacing both parental species. We measured water depth a</vt:lpwstr>
  </property>
  <property fmtid="{D5CDD505-2E9C-101B-9397-08002B2CF9AE}" pid="829" name="ZOTERO_BREF_zODX21I4LEqH_12">
    <vt:lpwstr>nd height of T. × glauca and its parental species (Typha angustifolia and Typha latifolia) throughout the growing season at a site near Lake Ontario that harbors both parental species plus hybrids. We found no evidence of niche partitioning by water depth</vt:lpwstr>
  </property>
  <property fmtid="{D5CDD505-2E9C-101B-9397-08002B2CF9AE}" pid="830" name="ZOTERO_BREF_zODX21I4LEqH_13">
    <vt:lpwstr>, nor was there evidence that water depth was inﬂuencing plant height. At the beginning of the growing season, T. latifolia comprised the tallest plants, but this potential advantage was short-lived, and for most of the growing season, F1 hybrids were tal</vt:lpwstr>
  </property>
  <property fmtid="{D5CDD505-2E9C-101B-9397-08002B2CF9AE}" pid="831" name="ZOTERO_BREF_zODX21I4LEqH_14">
    <vt:lpwstr>ler than all or most other taxa (T. angustifolia, T. latifolia, and advancedgeneration/backcrossed hybrids). Heterosis, inferred from height, is therefore evident in F1 hybrids, but not in advanced-generation/backcrossed hybrids. Typha stands often achiev</vt:lpwstr>
  </property>
  <property fmtid="{D5CDD505-2E9C-101B-9397-08002B2CF9AE}" pid="832" name="ZOTERO_BREF_zODX21I4LEqH_15">
    <vt:lpwstr>e high densities, and the competitive advantage of superior height is likely contributing to the invasive success of T. × glauca F1 hybrids in the Great Lakes region.","container-title":"Aquatic Botany","DOI":"10.1016/j.aquabot.2015.05.004","ISSN":"030437</vt:lpwstr>
  </property>
  <property fmtid="{D5CDD505-2E9C-101B-9397-08002B2CF9AE}" pid="833" name="ZOTERO_BREF_zODX21I4LEqH_16">
    <vt:lpwstr>70","journalAbbreviation":"Aquatic Botany","language":"en","page":"44-47","source":"DOI.org (Crossref)","title":"Heterosis in invasive F1 cattail hybrids (Typha × glauca)","volume":"125","author":[{"family":"Zapfe","given":"Lisa"},{"family":"Freeland","gi</vt:lpwstr>
  </property>
  <property fmtid="{D5CDD505-2E9C-101B-9397-08002B2CF9AE}" pid="834" name="ZOTERO_BREF_zODX21I4LEqH_17">
    <vt:lpwstr>ven":"Joanna R."}],"issued":{"date-parts":[["2015",8]]}}}],"schema":"https://github.com/citation-style-language/schema/raw/master/csl-citation.json"} </vt:lpwstr>
  </property>
  <property fmtid="{D5CDD505-2E9C-101B-9397-08002B2CF9AE}" pid="835" name="ZOTERO_BREF_AKnZclFWp5Tx_1">
    <vt:lpwstr>ZOTERO_ITEM CSL_CITATION {"citationID":"JVfcjgnU","properties":{"formattedCitation":"(MacDougall &amp; Turkington 2005)","plainCitation":"(MacDougall &amp; Turkington 2005)","dontUpdate":true,"noteIndex":0},"citationItems":[{"id":394,"uris":["http://zotero.org/us</vt:lpwstr>
  </property>
  <property fmtid="{D5CDD505-2E9C-101B-9397-08002B2CF9AE}" pid="836" name="ZOTERO_BREF_AKnZclFWp5Tx_2">
    <vt:lpwstr>ers/6112721/items/SX4PTY6N"],"uri":["http://zotero.org/users/6112721/items/SX4PTY6N"],"itemData":{"id":394,"type":"article-journal","abstract":"Few invaded ecosystems are free from habitat loss and disturbance, to uncertainty whether dominant invasive spe</vt:lpwstr>
  </property>
  <property fmtid="{D5CDD505-2E9C-101B-9397-08002B2CF9AE}" pid="837" name="ZOTERO_BREF_AKnZclFWp5Tx_3">
    <vt:lpwstr>cies are driving community chan passengers along for the environmental ride. The \"driver\" model predicts that communities are highly interactive, with subordinate native species being limited cluded by competition from the exotic dominants. The \"passen</vt:lpwstr>
  </property>
  <property fmtid="{D5CDD505-2E9C-101B-9397-08002B2CF9AE}" pid="838" name="ZOTERO_BREF_AKnZclFWp5Tx_4">
    <vt:lpwstr>ger\" model predi invaded communities are primarily structured by noninteractive factors (environ change, dispersal limitation) that are less constraining on the exotics, which thus d We tested these alternative hypotheses in an invaded, fragmented, and f</vt:lpwstr>
  </property>
  <property fmtid="{D5CDD505-2E9C-101B-9397-08002B2CF9AE}" pid="839" name="ZOTERO_BREF_AKnZclFWp5Tx_5">
    <vt:lpwstr>ire-suppr savanna. We examined the impact of two invasive dominant perennial grasses on co structure using a reduction (mowing of aboveground biomass) and removal (wee above- and belowground biomass) experiment conducted at different seasons an depths. We</vt:lpwstr>
  </property>
  <property fmtid="{D5CDD505-2E9C-101B-9397-08002B2CF9AE}" pid="840" name="ZOTERO_BREF_AKnZclFWp5Tx_6">
    <vt:lpwstr> examined the relative importance of competition vs dispersal limitati experimental seed additions. Competition by the dominants limits the abundance production of many native and exotic species based on their increased performan removals and mowing. The </vt:lpwstr>
  </property>
  <property fmtid="{D5CDD505-2E9C-101B-9397-08002B2CF9AE}" pid="841" name="ZOTERO_BREF_AKnZclFWp5Tx_7">
    <vt:lpwstr>treatments resulted in increased light availability and soil moisture and N were unaffected. Although competition was limiting for som 79 species did not respond to the treatments or declined in the absence of grass co additions revealed that some subordi</vt:lpwstr>
  </property>
  <property fmtid="{D5CDD505-2E9C-101B-9397-08002B2CF9AE}" pid="842" name="ZOTERO_BREF_AKnZclFWp5Tx_8">
    <vt:lpwstr>nates are dispersal limited; competition alo insufficient to explain their rarity even though it does exacerbate dispersal ineff by lowering reproduction. While the net effects of the dominants were negati presence restricted woody plants, facilitated see</vt:lpwstr>
  </property>
  <property fmtid="{D5CDD505-2E9C-101B-9397-08002B2CF9AE}" pid="843" name="ZOTERO_BREF_AKnZclFWp5Tx_9">
    <vt:lpwstr>dling survival with moderate dist (i.e., treatments applied in the fall), or was not the primary limiting factor for the o of some species. Finally, the species most functionally distinct from the dominan woody plants) responded most significantly to the </vt:lpwstr>
  </property>
  <property fmtid="{D5CDD505-2E9C-101B-9397-08002B2CF9AE}" pid="844" name="ZOTERO_BREF_AKnZclFWp5Tx_10">
    <vt:lpwstr>treatments. This suggests that abundance is determined more by trade-offs relating to environmental condition term fire suppression) than to traits relating to resource capture (which should most functionally similar species). This points toward the passe</vt:lpwstr>
  </property>
  <property fmtid="{D5CDD505-2E9C-101B-9397-08002B2CF9AE}" pid="845" name="ZOTERO_BREF_AKnZclFWp5Tx_11">
    <vt:lpwstr>nger model as the und cause of exotic dominance, although their combined effects (suppressive and faci on community structure are substantial. Key words: British Columbia, Canada; dominance; facilitation; functional redundancy vanna; plant competition; pl</vt:lpwstr>
  </property>
  <property fmtid="{D5CDD505-2E9C-101B-9397-08002B2CF9AE}" pid="846" name="ZOTERO_BREF_AKnZclFWp5Tx_12">
    <vt:lpwstr>ant invasion; recruitment limitation; removal experiment; repe sures ANOVA.","container-title":"Ecology","DOI":"10.1890/04-0669","ISSN":"0012-9658","issue":"1","journalAbbreviation":"Ecology","language":"en","page":"42-55","source":"DOI.org (Crossref)","t</vt:lpwstr>
  </property>
  <property fmtid="{D5CDD505-2E9C-101B-9397-08002B2CF9AE}" pid="847" name="ZOTERO_BREF_AKnZclFWp5Tx_13">
    <vt:lpwstr>itle":"Are invasive species the drivers or passengers of change in degraded ecosystems?","volume":"86","author":[{"family":"MacDougall","given":"Andrew S."},{"family":"Turkington","given":"Roy"}],"issued":{"date-parts":[["2005",1]]}}}],"schema":"https://g</vt:lpwstr>
  </property>
  <property fmtid="{D5CDD505-2E9C-101B-9397-08002B2CF9AE}" pid="848" name="ZOTERO_BREF_AKnZclFWp5Tx_14">
    <vt:lpwstr>ithub.com/citation-style-language/schema/raw/master/csl-citation.json"}</vt:lpwstr>
  </property>
  <property fmtid="{D5CDD505-2E9C-101B-9397-08002B2CF9AE}" pid="849" name="ZOTERO_BREF_oMptjawxer3h_17">
    <vt:lpwstr>dal wetland restoration throughout the Pacific Northwest, but few results are available monitoring the trajectory of these efforts over time. Dike removal restored tidal influence to provide juvenile salmon rearing habitat in three oligohaline tidal wetla</vt:lpwstr>
  </property>
  <property fmtid="{D5CDD505-2E9C-101B-9397-08002B2CF9AE}" pid="850" name="ZOTERO_BREF_oMptjawxer3h_18">
    <vt:lpwstr>nds in the South Fork Skagit River Delta, Washington, USA. This study compared up to 13 years of vegetation development in these restoration sites to reference tidal marshes using remote sensing and transect surveys. While native emergent plant communitie</vt:lpwstr>
  </property>
  <property fmtid="{D5CDD505-2E9C-101B-9397-08002B2CF9AE}" pid="851" name="ZOTERO_BREF_oMptjawxer3h_19">
    <vt:lpwstr>s and open water dominated the most recently restored site (41.6% and 39.5% cover), invasive species present prior to restoration dominated the earlier restored sites. Typha angustifolia (narrow leaf cattail) overran one site (60.7% cover), and Phalaris a</vt:lpwstr>
  </property>
  <property fmtid="{D5CDD505-2E9C-101B-9397-08002B2CF9AE}" pid="852" name="ZOTERO_BREF_oMptjawxer3h_20">
    <vt:lpwstr>rundinacea (reed canarygrass) the other (40.0% cover). Typha angustifolia also covered 37.5% of the reference sites. Combined elevation distribution of invasive species overlapped native species, suggesting direct competition in this environment. Furtherm</vt:lpwstr>
  </property>
  <property fmtid="{D5CDD505-2E9C-101B-9397-08002B2CF9AE}" pid="853" name="ZOTERO_BREF_oMptjawxer3h_21">
    <vt:lpwstr>ore, the ability of pre-established invasive species to persist in the subsided restoration sites at elevations outside of reference occurrence ranges affected the native species elevation distributions. The authors hypothesize that despite sufficient nat</vt:lpwstr>
  </property>
  <property fmtid="{D5CDD505-2E9C-101B-9397-08002B2CF9AE}" pid="854" name="ZOTERO_BREF_oMptjawxer3h_22">
    <vt:lpwstr>ive propagule dispersal, competition from persistent invasive species resulted in simplified community structures with reduced native herbaceous and scrub-shrub cover. In potential restoration sites dominated by non-native T. angustifolia and P. arundinac</vt:lpwstr>
  </property>
  <property fmtid="{D5CDD505-2E9C-101B-9397-08002B2CF9AE}" pid="855" name="ZOTERO_BREF_oMptjawxer3h_23">
    <vt:lpwstr>ea, managers should consider their control to facilitate native species colonization. In new restoration sites where plant communities are still evolving, they should monitor invasive species cover and composition to keep levels below the reference site c</vt:lpwstr>
  </property>
  <property fmtid="{D5CDD505-2E9C-101B-9397-08002B2CF9AE}" pid="856" name="ZOTERO_BREF_oMptjawxer3h_24">
    <vt:lpwstr>ondition.","container-title":"Ecological Restoration","DOI":"10.3368/er.36.3.238","ISSN":"1543-4060, 1543-4079","issue":"3","journalAbbreviation":"Ecological Rest.","language":"en","page":"238-251","source":"DOI.org (Crossref)","title":"Floristic Developm</vt:lpwstr>
  </property>
  <property fmtid="{D5CDD505-2E9C-101B-9397-08002B2CF9AE}" pid="857" name="ZOTERO_BREF_oMptjawxer3h_25">
    <vt:lpwstr>ent in Three Oligohaline Tidal Wetlands after Dike Removal","volume":"36","author":[{"family":"Clifton","given":"Brenda C."},{"family":"Hood","given":"W. Gregory"},{"family":"Hinton","given":"Steve R."}],"issued":{"date-parts":[["2018",9]]}}}],"schema":"h</vt:lpwstr>
  </property>
  <property fmtid="{D5CDD505-2E9C-101B-9397-08002B2CF9AE}" pid="858" name="ZOTERO_BREF_oMptjawxer3h_26">
    <vt:lpwstr>ttps://github.com/citation-style-language/schema/raw/master/csl-citation.json"}</vt:lpwstr>
  </property>
  <property fmtid="{D5CDD505-2E9C-101B-9397-08002B2CF9AE}" pid="859" name="ZOTERO_BREF_oU7x96a0IgrW_1">
    <vt:lpwstr>ZOTERO_ITEM CSL_CITATION {"citationID":"wnGzNLLE","properties":{"formattedCitation":"(Richards 2013)","plainCitation":"(Richards 2013)","dontUpdate":true,"noteIndex":0},"citationItems":[{"id":"q1e9xkHj/ssRPZKgv","uris":["http://zotero.org/users/6112721/it</vt:lpwstr>
  </property>
  <property fmtid="{D5CDD505-2E9C-101B-9397-08002B2CF9AE}" pid="860" name="ZOTERO_BREF_oU7x96a0IgrW_2">
    <vt:lpwstr>ems/JTDE3ASZ"],"itemData":{"id":561,"type":"book","event-place":"Berlin, Heidelberg","ISBN":"978-3-642-30061-5","language":"en","note":"DOI: 10.1007/978-3-642-30062-2","publisher":"Springer Berlin Heidelberg","publisher-place":"Berlin, Heidelberg","source</vt:lpwstr>
  </property>
  <property fmtid="{D5CDD505-2E9C-101B-9397-08002B2CF9AE}" pid="861" name="ZOTERO_BREF_oU7x96a0IgrW_3">
    <vt:lpwstr>":"DOI.org (Crossref)","title":"Remote Sensing Digital Image Analysis","URL":"http://link.springer.com/10.1007/978-3-642-30062-2","author":[{"family":"Richards","given":"John A."}],"accessed":{"date-parts":[["2020",5,8]]},"issued":{"date-parts":[["2013"]]</vt:lpwstr>
  </property>
  <property fmtid="{D5CDD505-2E9C-101B-9397-08002B2CF9AE}" pid="862" name="ZOTERO_BREF_oU7x96a0IgrW_4">
    <vt:lpwstr>}}}],"schema":"https://github.com/citation-style-language/schema/raw/master/csl-citation.json"} </vt:lpwstr>
  </property>
  <property fmtid="{D5CDD505-2E9C-101B-9397-08002B2CF9AE}" pid="863" name="ZOTERO_BREF_KDHjArqpa8GN_1">
    <vt:lpwstr>ZOTERO_ITEM CSL_CITATION {"citationID":"3yqXOnnW","properties":{"formattedCitation":"(Congalton 1991)","plainCitation":"(Congalton 1991)","noteIndex":0},"citationItems":[{"id":563,"uris":["http://zotero.org/users/6112721/items/T3CSHY7Y"],"itemData":{"id":</vt:lpwstr>
  </property>
  <property fmtid="{D5CDD505-2E9C-101B-9397-08002B2CF9AE}" pid="864" name="ZOTERO_BREF_KDHjArqpa8GN_2">
    <vt:lpwstr>563,"type":"article-journal","container-title":"Remote Sensing of Environment","DOI":"10.1016/0034-4257(91)90048-B","ISSN":"00344257","issue":"1","journalAbbreviation":"Remote Sensing of Environment","language":"en","page":"35-46","source":"DOI.org (Cross</vt:lpwstr>
  </property>
  <property fmtid="{D5CDD505-2E9C-101B-9397-08002B2CF9AE}" pid="865" name="ZOTERO_BREF_KDHjArqpa8GN_3">
    <vt:lpwstr>ref)","title":"A review of assessing the accuracy of classifications of remotely sensed data","volume":"37","author":[{"family":"Congalton","given":"Russell G."}],"issued":{"date-parts":[["1991",7]]}}}],"schema":"https://github.com/citation-style-language</vt:lpwstr>
  </property>
  <property fmtid="{D5CDD505-2E9C-101B-9397-08002B2CF9AE}" pid="866" name="ZOTERO_BREF_KDHjArqpa8GN_4">
    <vt:lpwstr>/schema/raw/master/csl-citation.json"} </vt:lpwstr>
  </property>
  <property fmtid="{D5CDD505-2E9C-101B-9397-08002B2CF9AE}" pid="867" name="ZOTERO_BREF_LALcUsKkxVSZ_1">
    <vt:lpwstr>ZOTERO_ITEM CSL_CITATION {"citationID":"iOMw1xKS","properties":{"formattedCitation":"(Cohen 1960)","plainCitation":"(Cohen 1960)","noteIndex":0},"citationItems":[{"id":565,"uris":["http://zotero.org/users/6112721/items/ECXD5CXQ"],"itemData":{"id":565,"typ</vt:lpwstr>
  </property>
  <property fmtid="{D5CDD505-2E9C-101B-9397-08002B2CF9AE}" pid="868" name="ZOTERO_BREF_LALcUsKkxVSZ_2">
    <vt:lpwstr>e":"article-journal","container-title":"Educational and Psychological Measurement","DOI":"10.1177/001316446002000104","ISSN":"0013-1644, 1552-3888","issue":"1","journalAbbreviation":"Educational and Psychological Measurement","language":"en","page":"37-46</vt:lpwstr>
  </property>
  <property fmtid="{D5CDD505-2E9C-101B-9397-08002B2CF9AE}" pid="869" name="ZOTERO_BREF_LALcUsKkxVSZ_3">
    <vt:lpwstr>","source":"DOI.org (Crossref)","title":"A Coefficient of Agreement for Nominal Scales","volume":"20","author":[{"family":"Cohen","given":"Jacob"}],"issued":{"date-parts":[["1960",4]]}}}],"schema":"https://github.com/citation-style-language/schema/raw/mas</vt:lpwstr>
  </property>
  <property fmtid="{D5CDD505-2E9C-101B-9397-08002B2CF9AE}" pid="870" name="ZOTERO_BREF_LALcUsKkxVSZ_4">
    <vt:lpwstr>ter/csl-citation.json"} </vt:lpwstr>
  </property>
  <property fmtid="{D5CDD505-2E9C-101B-9397-08002B2CF9AE}" pid="871" name="ZOTERO_BREF_CKQfQ9VoY7oB_1">
    <vt:lpwstr>ZOTERO_ITEM CSL_CITATION {"citationID":"c5ArIimy","properties":{"formattedCitation":"(Elith et al. 2011)","plainCitation":"(Elith et al. 2011)","noteIndex":0},"citationItems":[{"id":294,"uris":["http://zotero.org/users/6112721/items/UWDTSDIN"],"uri":["htt</vt:lpwstr>
  </property>
  <property fmtid="{D5CDD505-2E9C-101B-9397-08002B2CF9AE}" pid="872" name="ZOTERO_BREF_CKQfQ9VoY7oB_2">
    <vt:lpwstr>p://zotero.org/users/6112721/items/UWDTSDIN"],"itemData":{"id":294,"type":"article-journal","title":"A statistical explanation of MaxEnt for ecologists: Statistical explanation of MaxEnt","container-title":"Diversity and Distributions","page":"43-57","vol</vt:lpwstr>
  </property>
  <property fmtid="{D5CDD505-2E9C-101B-9397-08002B2CF9AE}" pid="873" name="ZOTERO_BREF_CKQfQ9VoY7oB_3">
    <vt:lpwstr>ume":"17","issue":"1","source":"DOI.org (Crossref)","abstract":"MaxEnt is a program for modelling species distributions from presence-only species records. This paper is written for ecologists and describes the MaxEnt model from a statistical perspective,</vt:lpwstr>
  </property>
  <property fmtid="{D5CDD505-2E9C-101B-9397-08002B2CF9AE}" pid="874" name="ZOTERO_BREF_CKQfQ9VoY7oB_4">
    <vt:lpwstr> making explicit links between the structure of the model, decisions required in producing a modelled distribution, and knowledge about the species and the data that might affect those decisions. To begin we discuss the characteristics of presence-only da</vt:lpwstr>
  </property>
  <property fmtid="{D5CDD505-2E9C-101B-9397-08002B2CF9AE}" pid="875" name="ZOTERO_BREF_CKQfQ9VoY7oB_5">
    <vt:lpwstr>ta, highlighting implications for modelling distributions. We particularly focus on the problems of sample bias and lack of information on species prevalence. The keystone of the paper is a new statistical explanation of MaxEnt which shows that the model </vt:lpwstr>
  </property>
  <property fmtid="{D5CDD505-2E9C-101B-9397-08002B2CF9AE}" pid="876" name="ZOTERO_BREF_CKQfQ9VoY7oB_6">
    <vt:lpwstr>minimizes the relative entropy between two probability densities (one estimated from the presence data and one, from the landscape) deﬁned in covariate space. For many users, this viewpoint is likely to be a more accessible way to understand the model tha</vt:lpwstr>
  </property>
  <property fmtid="{D5CDD505-2E9C-101B-9397-08002B2CF9AE}" pid="877" name="ZOTERO_BREF_CKQfQ9VoY7oB_7">
    <vt:lpwstr>n previous ones that rely on machine learning concepts. We then step through a detailed explanation of MaxEnt describing key components (e.g. covariates and features, and deﬁnition of the landscape extent), the mechanics of model ﬁtting (e.g. feature sele</vt:lpwstr>
  </property>
  <property fmtid="{D5CDD505-2E9C-101B-9397-08002B2CF9AE}" pid="878" name="ZOTERO_BREF_CKQfQ9VoY7oB_8">
    <vt:lpwstr>ction, constraints and regularization) and outputs. Using case studies for a Banksia species native to south-west Australia and a riverine ﬁsh, we ﬁt models and interpret them, exploring why certain choices affect the result and what this means. The ﬁsh e</vt:lpwstr>
  </property>
  <property fmtid="{D5CDD505-2E9C-101B-9397-08002B2CF9AE}" pid="879" name="ZOTERO_BREF_CKQfQ9VoY7oB_9">
    <vt:lpwstr>xample illustrates use of the model with vector data for linear river segments rather than raster (gridded) data. Appropriate treatments for survey bias, unprojected data, locally restricted species, and predicting to environments outside the range of the</vt:lpwstr>
  </property>
  <property fmtid="{D5CDD505-2E9C-101B-9397-08002B2CF9AE}" pid="880" name="ZOTERO_BREF_CKQfQ9VoY7oB_10">
    <vt:lpwstr> training data are demonstrated, and new capabilities discussed. Online appendices include additional details of the model and the mathematical links between previous explanations and this one, example code and data, and further information on the case st</vt:lpwstr>
  </property>
  <property fmtid="{D5CDD505-2E9C-101B-9397-08002B2CF9AE}" pid="881" name="ZOTERO_BREF_CKQfQ9VoY7oB_11">
    <vt:lpwstr>udies.","DOI":"10.1111/j.1472-4642.2010.00725.x","ISSN":"13669516","title-short":"A statistical explanation of MaxEnt for ecologists","language":"en","author":[{"family":"Elith","given":"Jane"},{"family":"Phillips","given":"Steven J."},{"family":"Hastie",</vt:lpwstr>
  </property>
  <property fmtid="{D5CDD505-2E9C-101B-9397-08002B2CF9AE}" pid="882" name="ZOTERO_BREF_CKQfQ9VoY7oB_12">
    <vt:lpwstr>"given":"Trevor"},{"family":"Dudík","given":"Miroslav"},{"family":"Chee","given":"Yung En"},{"family":"Yates","given":"Colin J."}],"issued":{"date-parts":[["2011",1]]}}}],"schema":"https://github.com/citation-style-language/schema/raw/master/csl-citation.</vt:lpwstr>
  </property>
  <property fmtid="{D5CDD505-2E9C-101B-9397-08002B2CF9AE}" pid="883" name="ZOTERO_BREF_CKQfQ9VoY7oB_13">
    <vt:lpwstr>json"}</vt:lpwstr>
  </property>
  <property fmtid="{D5CDD505-2E9C-101B-9397-08002B2CF9AE}" pid="884" name="ZOTERO_BREF_ZniMD7g33DhR_1">
    <vt:lpwstr>ZOTERO_ITEM CSL_CITATION {"citationID":"m2tIHIbg","properties":{"formattedCitation":"(Elith et al. 2006)","plainCitation":"(Elith et al. 2006)","dontUpdate":true,"noteIndex":0},"citationItems":[{"id":295,"uris":["http://zotero.org/users/6112721/items/Q635</vt:lpwstr>
  </property>
  <property fmtid="{D5CDD505-2E9C-101B-9397-08002B2CF9AE}" pid="885" name="ZOTERO_BREF_ZniMD7g33DhR_2">
    <vt:lpwstr>34PV"],"uri":["http://zotero.org/users/6112721/items/Q63534PV"],"itemData":{"id":295,"type":"article-journal","container-title":"Ecography","DOI":"10.1111/j.2006.0906-7590.04596.x","ISSN":"09067590","issue":"2","journalAbbreviation":"Ecography","language"</vt:lpwstr>
  </property>
  <property fmtid="{D5CDD505-2E9C-101B-9397-08002B2CF9AE}" pid="886" name="ZOTERO_BREF_ZniMD7g33DhR_3">
    <vt:lpwstr>:"en","page":"129-151","source":"DOI.org (Crossref)","title":"Novel methods improve prediction of species’ distributions from occurrence data","volume":"29","author":[{"family":"Elith","given":"Jane"},{"family":"H. Graham","given":"Catherine"},{"family":"</vt:lpwstr>
  </property>
  <property fmtid="{D5CDD505-2E9C-101B-9397-08002B2CF9AE}" pid="887" name="ZOTERO_BREF_ZniMD7g33DhR_4">
    <vt:lpwstr>P. Anderson","given":"Robert"},{"family":"Dudík","given":"Miroslav"},{"family":"Ferrier","given":"Simon"},{"family":"Guisan","given":"Antoine"},{"family":"J. Hijmans","given":"Robert"},{"family":"Huettmann","given":"Falk"},{"family":"R. Leathwick","given"</vt:lpwstr>
  </property>
  <property fmtid="{D5CDD505-2E9C-101B-9397-08002B2CF9AE}" pid="888" name="ZOTERO_BREF_ZniMD7g33DhR_5">
    <vt:lpwstr>:"John"},{"family":"Lehmann","given":"Anthony"},{"family":"Li","given":"Jin"},{"family":"G. Lohmann","given":"Lucia"},{"family":"A. Loiselle","given":"Bette"},{"family":"Manion","given":"Glenn"},{"family":"Moritz","given":"Craig"},{"family":"Nakamura","gi</vt:lpwstr>
  </property>
  <property fmtid="{D5CDD505-2E9C-101B-9397-08002B2CF9AE}" pid="889" name="ZOTERO_BREF_ZniMD7g33DhR_6">
    <vt:lpwstr>ven":"Miguel"},{"family":"Nakazawa","given":"Yoshinori"},{"family":"McC. M. Overton","given":"Jacob"},{"family":"Townsend Peterson","given":"A."},{"family":"J. Phillips","given":"Steven"},{"family":"Richardson","given":"Karen"},{"family":"Scachetti-Pereir</vt:lpwstr>
  </property>
  <property fmtid="{D5CDD505-2E9C-101B-9397-08002B2CF9AE}" pid="890" name="ZOTERO_BREF_ZniMD7g33DhR_7">
    <vt:lpwstr>a","given":"Ricardo"},{"family":"E. Schapire","given":"Robert"},{"family":"Soberón","given":"Jorge"},{"family":"Williams","given":"Stephen"},{"family":"S. Wisz","given":"Mary"},{"family":"E. Zimmermann","given":"Niklaus"}],"issued":{"date-parts":[["2006",</vt:lpwstr>
  </property>
  <property fmtid="{D5CDD505-2E9C-101B-9397-08002B2CF9AE}" pid="891" name="ZOTERO_BREF_ZniMD7g33DhR_8">
    <vt:lpwstr>4]]}}}],"schema":"https://github.com/citation-style-language/schema/raw/master/csl-citation.json"}</vt:lpwstr>
  </property>
  <property fmtid="{D5CDD505-2E9C-101B-9397-08002B2CF9AE}" pid="892" name="ZOTERO_BREF_W14k8VJOtnIy_1">
    <vt:lpwstr>ZOTERO_ITEM CSL_CITATION {"citationID":"rT7AC4fv","properties":{"formattedCitation":"(Martin et al. 2015)","plainCitation":"(Martin et al. 2015)","dontUpdate":true,"noteIndex":0},"citationItems":[{"id":352,"uris":["http://zotero.org/users/6112721/items/LC</vt:lpwstr>
  </property>
  <property fmtid="{D5CDD505-2E9C-101B-9397-08002B2CF9AE}" pid="893" name="ZOTERO_BREF_W14k8VJOtnIy_2">
    <vt:lpwstr>PBG8KS"],"uri":["http://zotero.org/users/6112721/items/LCPBG8KS"],"itemData":{"id":352,"type":"article-journal","container-title":"Biological Invasions","DOI":"10.1007/s10530-015-0945-9","ISSN":"1387-3547, 1573-1464","issue":"11","journalAbbreviation":"Bi</vt:lpwstr>
  </property>
  <property fmtid="{D5CDD505-2E9C-101B-9397-08002B2CF9AE}" pid="894" name="ZOTERO_BREF_W14k8VJOtnIy_3">
    <vt:lpwstr>ol Invasions","language":"en","page":"3197-3210","source":"DOI.org (Crossref)","title":"Buffel grass and climate change: a framework for projecting invasive species distributions when data are scarce","title-short":"Buffel grass and climate change","volum</vt:lpwstr>
  </property>
  <property fmtid="{D5CDD505-2E9C-101B-9397-08002B2CF9AE}" pid="895" name="ZOTERO_BREF_W14k8VJOtnIy_4">
    <vt:lpwstr>e":"17","author":[{"family":"Martin","given":"Tara G."},{"family":"Murphy","given":"Helen"},{"family":"Liedloff","given":"Adam"},{"family":"Thomas","given":"Colette"},{"family":"Chadès","given":"Iadine"},{"family":"Cook","given":"Garry"},{"family":"Fensha</vt:lpwstr>
  </property>
  <property fmtid="{D5CDD505-2E9C-101B-9397-08002B2CF9AE}" pid="896" name="ZOTERO_BREF_W14k8VJOtnIy_5">
    <vt:lpwstr>m","given":"Rod"},{"family":"McIvor","given":"John"},{"family":"Klinken","given":"Rieks D.","non-dropping-particle":"van"}],"issued":{"date-parts":[["2015",11]]}}}],"schema":"https://github.com/citation-style-language/schema/raw/master/csl-citation.json"}</vt:lpwstr>
  </property>
  <property fmtid="{D5CDD505-2E9C-101B-9397-08002B2CF9AE}" pid="897" name="ZOTERO_BREF_WdoqqURrcoPx_1">
    <vt:lpwstr>ZOTERO_ITEM CSL_CITATION {"citationID":"edHR6wxr","properties":{"formattedCitation":"(\\uc0\\u8220{}Consortium of Pacific Northwest Herbaria Specimen Database (CPNWH)\\uc0\\u8221{} 2020)","plainCitation":"(“Consortium of Pacific Northwest Herbaria Specime</vt:lpwstr>
  </property>
  <property fmtid="{D5CDD505-2E9C-101B-9397-08002B2CF9AE}" pid="898" name="ZOTERO_BREF_WdoqqURrcoPx_2">
    <vt:lpwstr>n Database (CPNWH)” 2020)","noteIndex":0},"citationItems":[{"id":615,"uris":["http://zotero.org/users/6112721/items/VQ2WNWL8"],"uri":["http://zotero.org/users/6112721/items/VQ2WNWL8"],"itemData":{"id":615,"type":"webpage","container-title":"Consortium of </vt:lpwstr>
  </property>
  <property fmtid="{D5CDD505-2E9C-101B-9397-08002B2CF9AE}" pid="899" name="ZOTERO_BREF_WdoqqURrcoPx_3">
    <vt:lpwstr>Pacific Northwest Herbaria","title":"Consortium of Pacific Northwest Herbaria Specimen Database (CPNWH)","URL":"https://www.pnwherbaria.org","accessed":{"date-parts":[["2020",7,31]]},"issued":{"date-parts":[["2020"]]}}}],"schema":"https://github.com/citat</vt:lpwstr>
  </property>
  <property fmtid="{D5CDD505-2E9C-101B-9397-08002B2CF9AE}" pid="900" name="ZOTERO_BREF_WdoqqURrcoPx_4">
    <vt:lpwstr>ion-style-language/schema/raw/master/csl-citation.json"}</vt:lpwstr>
  </property>
  <property fmtid="{D5CDD505-2E9C-101B-9397-08002B2CF9AE}" pid="901" name="ZOTERO_BREF_qwVcOq5k9Czu_1">
    <vt:lpwstr>ZOTERO_ITEM CSL_CITATION {"citationID":"MtJHuIVQ","properties":{"formattedCitation":"(2020)","plainCitation":"(2020)","noteIndex":0},"citationItems":[{"id":615,"uris":["http://zotero.org/users/6112721/items/VQ2WNWL8"],"uri":["http://zotero.org/users/61127</vt:lpwstr>
  </property>
  <property fmtid="{D5CDD505-2E9C-101B-9397-08002B2CF9AE}" pid="902" name="ZOTERO_BREF_qwVcOq5k9Czu_2">
    <vt:lpwstr>21/items/VQ2WNWL8"],"itemData":{"id":615,"type":"webpage","container-title":"Consortium of Pacific Northwest Herbaria Specimen Database (CPNWH)","URL":"https://www.pnwherbaria.org","accessed":{"date-parts":[["2020",7,31]]},"issued":{"date-parts":[["2020"]</vt:lpwstr>
  </property>
  <property fmtid="{D5CDD505-2E9C-101B-9397-08002B2CF9AE}" pid="903" name="ZOTERO_BREF_qwVcOq5k9Czu_3">
    <vt:lpwstr>]}}}],"schema":"https://github.com/citation-style-language/schema/raw/master/csl-citation.json"}</vt:lpwstr>
  </property>
  <property fmtid="{D5CDD505-2E9C-101B-9397-08002B2CF9AE}" pid="904" name="ZOTERO_BREF_kW4dfTXkfDni_1">
    <vt:lpwstr>ZOTERO_ITEM CSL_CITATION {"citationID":"JZ5yGQOa","properties":{"formattedCitation":"(Consortium of Pacific Northwest Herbaria Specimen Database (CPNWH) 2020)","plainCitation":"(Consortium of Pacific Northwest Herbaria Specimen Database (CPNWH) 2020)","do</vt:lpwstr>
  </property>
  <property fmtid="{D5CDD505-2E9C-101B-9397-08002B2CF9AE}" pid="905" name="ZOTERO_BREF_kW4dfTXkfDni_2">
    <vt:lpwstr>ntUpdate":true,"noteIndex":0},"citationItems":[{"id":615,"uris":["http://zotero.org/users/6112721/items/VQ2WNWL8"],"uri":["http://zotero.org/users/6112721/items/VQ2WNWL8"],"itemData":{"id":615,"type":"webpage","container-title":"Consortium of Pacific Nort</vt:lpwstr>
  </property>
  <property fmtid="{D5CDD505-2E9C-101B-9397-08002B2CF9AE}" pid="906" name="ZOTERO_BREF_kW4dfTXkfDni_3">
    <vt:lpwstr>hwest Herbaria","URL":"https://www.pnwherbaria.org","author":[{"family":"Consortium of Pacific Northwest Herbaria Specimen Database (CPNWH)","given":""}],"accessed":{"date-parts":[["2020",7,31]]},"issued":{"date-parts":[["2020"]]}}}],"schema":"https://git</vt:lpwstr>
  </property>
  <property fmtid="{D5CDD505-2E9C-101B-9397-08002B2CF9AE}" pid="907" name="ZOTERO_BREF_kW4dfTXkfDni_4">
    <vt:lpwstr>hub.com/citation-style-language/schema/raw/master/csl-citation.json"}</vt:lpwstr>
  </property>
  <property fmtid="{D5CDD505-2E9C-101B-9397-08002B2CF9AE}" pid="908" name="ZOTERO_BREF_OBCmSWmZ1Uf1_1">
    <vt:lpwstr>ZOTERO_ITEM CSL_CITATION {"citationID":"xyW7nU8v","properties":{"formattedCitation":"(Bansal et al. 2019)","plainCitation":"(Bansal et al. 2019)","dontUpdate":true,"noteIndex":0},"citationItems":[{"id":468,"uris":["http://zotero.org/users/6112721/items/FU</vt:lpwstr>
  </property>
  <property fmtid="{D5CDD505-2E9C-101B-9397-08002B2CF9AE}" pid="909" name="ZOTERO_BREF_OBCmSWmZ1Uf1_2">
    <vt:lpwstr>4WUEB3"],"uri":["http://zotero.org/users/6112721/items/FU4WUEB3"],"itemData":{"id":468,"type":"article-journal","abstract":"Typha is an iconic wetland plant found worldwide. Hybridization and anthropogenic disturbances have resulted in large increases in </vt:lpwstr>
  </property>
  <property fmtid="{D5CDD505-2E9C-101B-9397-08002B2CF9AE}" pid="910" name="ZOTERO_BREF_OBCmSWmZ1Uf1_3">
    <vt:lpwstr>Typha abundance in wetland ecosystems throughout North America at a cost to native floral and faunal biodiversity. As demonstrated by three regional case studies, Typha is capable of rapidly colonizing habitats and forming monodominant vegetation stands d</vt:lpwstr>
  </property>
  <property fmtid="{D5CDD505-2E9C-101B-9397-08002B2CF9AE}" pid="911" name="ZOTERO_BREF_OBCmSWmZ1Uf1_4">
    <vt:lpwstr>ue to traits such as robust size, rapid growth rate, and rhizomatic expansion. Increased nutrient inputs into wetlands and altered hydrologic regimes are among the principal anthropogenic drivers of Typha invasion. Typha is associated with a wide range of</vt:lpwstr>
  </property>
  <property fmtid="{D5CDD505-2E9C-101B-9397-08002B2CF9AE}" pid="912" name="ZOTERO_BREF_OBCmSWmZ1Uf1_5">
    <vt:lpwstr> negative ecological impacts to wetland and agricultural systems, but also is linked with a variety of ecosystem services such as bioremediation and provisioning of biomass, as well as an assortment of traditional cultural uses. Numerous physical, chemica</vt:lpwstr>
  </property>
  <property fmtid="{D5CDD505-2E9C-101B-9397-08002B2CF9AE}" pid="913" name="ZOTERO_BREF_OBCmSWmZ1Uf1_6">
    <vt:lpwstr>l, and hydrologic control methods are used to manage invasive Typha, but results are inconsistent and multiple methods and repeated treatments often are required. While this review focuses on invasive Typha in North America, the literature cited comes fro</vt:lpwstr>
  </property>
  <property fmtid="{D5CDD505-2E9C-101B-9397-08002B2CF9AE}" pid="914" name="ZOTERO_BREF_OBCmSWmZ1Uf1_7">
    <vt:lpwstr>m research on Typha and other invasive species from around the world. As such, many of the underlying concepts in this review are relevant to invasive species in other wetland ecosystems worldwide.","container-title":"Wetlands","DOI":"10.1007/s13157-019-0</vt:lpwstr>
  </property>
  <property fmtid="{D5CDD505-2E9C-101B-9397-08002B2CF9AE}" pid="915" name="ZOTERO_BREF_OBCmSWmZ1Uf1_8">
    <vt:lpwstr>1174-7","ISSN":"0277-5212, 1943-6246","issue":"4","journalAbbreviation":"Wetlands","language":"en","page":"645-684","source":"DOI.org (Crossref)","title":"Typha (Cattail) Invasion in North American Wetlands: Biology, Regional Problems, Impacts, Ecosystem </vt:lpwstr>
  </property>
  <property fmtid="{D5CDD505-2E9C-101B-9397-08002B2CF9AE}" pid="916" name="ZOTERO_BREF_OBCmSWmZ1Uf1_9">
    <vt:lpwstr>Services, and Management","title-short":"Typha (Cattail) Invasion in North American Wetlands","volume":"39","author":[{"family":"Bansal","given":"Sheel"},{"family":"Lishawa","given":"Shane C."},{"family":"Newman","given":"Sue"},{"family":"Tangen","given":</vt:lpwstr>
  </property>
  <property fmtid="{D5CDD505-2E9C-101B-9397-08002B2CF9AE}" pid="917" name="ZOTERO_BREF_OBCmSWmZ1Uf1_10">
    <vt:lpwstr>"Brian A."},{"family":"Wilcox","given":"Douglas"},{"family":"Albert","given":"Dennis"},{"family":"Anteau","given":"Michael J."},{"family":"Chimney","given":"Michael J."},{"family":"Cressey","given":"Ryann L."},{"family":"DeKeyser","given":"Edward"},{"fami</vt:lpwstr>
  </property>
  <property fmtid="{D5CDD505-2E9C-101B-9397-08002B2CF9AE}" pid="918" name="ZOTERO_BREF_OBCmSWmZ1Uf1_11">
    <vt:lpwstr>ly":"Elgersma","given":"Kenneth J."},{"family":"Finkelstein","given":"Sarah A."},{"family":"Freeland","given":"Joanna"},{"family":"Grosshans","given":"Richard"},{"family":"Klug","given":"Page E."},{"family":"Larkin","given":"Daniel J."},{"family":"Lawrenc</vt:lpwstr>
  </property>
  <property fmtid="{D5CDD505-2E9C-101B-9397-08002B2CF9AE}" pid="919" name="ZOTERO_BREF_OBCmSWmZ1Uf1_12">
    <vt:lpwstr>e","given":"Beth A."},{"family":"Linz","given":"George"},{"family":"Marburger","given":"Joy"},{"family":"Noe","given":"Gregory"},{"family":"Otto","given":"Clint"},{"family":"Reo","given":"Nicholas"},{"family":"Richards","given":"Jennifer"},{"family":"Rich</vt:lpwstr>
  </property>
  <property fmtid="{D5CDD505-2E9C-101B-9397-08002B2CF9AE}" pid="920" name="ZOTERO_BREF_OBCmSWmZ1Uf1_13">
    <vt:lpwstr>ardson","given":"Curtis"},{"family":"Rodgers","given":"LeRoy"},{"family":"Schrank","given":"Amy J."},{"family":"Svedarsky","given":"Dan"},{"family":"Travis","given":"Steven"},{"family":"Tuchman","given":"Nancy"},{"family":"Windham-Myers","given":"Lisamari</vt:lpwstr>
  </property>
  <property fmtid="{D5CDD505-2E9C-101B-9397-08002B2CF9AE}" pid="921" name="ZOTERO_BREF_OBCmSWmZ1Uf1_14">
    <vt:lpwstr>e"}],"issued":{"date-parts":[["2019",8]]}}}],"schema":"https://github.com/citation-style-language/schema/raw/master/csl-citation.json"}</vt:lpwstr>
  </property>
  <property fmtid="{D5CDD505-2E9C-101B-9397-08002B2CF9AE}" pid="922" name="ZOTERO_BREF_8NHqBYPTbiXF_1">
    <vt:lpwstr>ZOTERO_ITEM CSL_CITATION {"citationID":"iBN1M3Xk","properties":{"formattedCitation":"(Bansal et al. 2019)","plainCitation":"(Bansal et al. 2019)","noteIndex":0},"citationItems":[{"id":468,"uris":["http://zotero.org/users/6112721/items/FU4WUEB3"],"uri":["h</vt:lpwstr>
  </property>
  <property fmtid="{D5CDD505-2E9C-101B-9397-08002B2CF9AE}" pid="923" name="ZOTERO_BREF_8NHqBYPTbiXF_2">
    <vt:lpwstr>ttp://zotero.org/users/6112721/items/FU4WUEB3"],"itemData":{"id":468,"type":"article-journal","abstract":"Typha is an iconic wetland plant found worldwide. Hybridization and anthropogenic disturbances have resulted in large increases in Typha abundance in</vt:lpwstr>
  </property>
  <property fmtid="{D5CDD505-2E9C-101B-9397-08002B2CF9AE}" pid="924" name="ZOTERO_BREF_8NHqBYPTbiXF_3">
    <vt:lpwstr> wetland ecosystems throughout North America at a cost to native floral and faunal biodiversity. As demonstrated by three regional case studies, Typha is capable of rapidly colonizing habitats and forming monodominant vegetation stands due to traits such </vt:lpwstr>
  </property>
  <property fmtid="{D5CDD505-2E9C-101B-9397-08002B2CF9AE}" pid="925" name="ZOTERO_BREF_8NHqBYPTbiXF_4">
    <vt:lpwstr>as robust size, rapid growth rate, and rhizomatic expansion. Increased nutrient inputs into wetlands and altered hydrologic regimes are among the principal anthropogenic drivers of Typha invasion. Typha is associated with a wide range of negative ecologic</vt:lpwstr>
  </property>
  <property fmtid="{D5CDD505-2E9C-101B-9397-08002B2CF9AE}" pid="926" name="ZOTERO_BREF_8NHqBYPTbiXF_5">
    <vt:lpwstr>al impacts to wetland and agricultural systems, but also is linked with a variety of ecosystem services such as bioremediation and provisioning of biomass, as well as an assortment of traditional cultural uses. Numerous physical, chemical, and hydrologic </vt:lpwstr>
  </property>
  <property fmtid="{D5CDD505-2E9C-101B-9397-08002B2CF9AE}" pid="927" name="ZOTERO_BREF_8NHqBYPTbiXF_6">
    <vt:lpwstr>control methods are used to manage invasive Typha, but results are inconsistent and multiple methods and repeated treatments often are required. While this review focuses on invasive Typha in North America, the literature cited comes from research on Typh</vt:lpwstr>
  </property>
  <property fmtid="{D5CDD505-2E9C-101B-9397-08002B2CF9AE}" pid="928" name="ZOTERO_BREF_8NHqBYPTbiXF_7">
    <vt:lpwstr>a and other invasive species from around the world. As such, many of the underlying concepts in this review are relevant to invasive species in other wetland ecosystems worldwide.","container-title":"Wetlands","DOI":"10.1007/s13157-019-01174-7","ISSN":"02</vt:lpwstr>
  </property>
  <property fmtid="{D5CDD505-2E9C-101B-9397-08002B2CF9AE}" pid="929" name="ZOTERO_BREF_8NHqBYPTbiXF_8">
    <vt:lpwstr>77-5212, 1943-6246","issue":"4","journalAbbreviation":"Wetlands","language":"en","page":"645-684","source":"DOI.org (Crossref)","title":"Typha (Cattail) Invasion in North American Wetlands: Biology, Regional Problems, Impacts, Ecosystem Services, and Mana</vt:lpwstr>
  </property>
  <property fmtid="{D5CDD505-2E9C-101B-9397-08002B2CF9AE}" pid="930" name="ZOTERO_BREF_8NHqBYPTbiXF_9">
    <vt:lpwstr>gement","title-short":"Typha (Cattail) Invasion in North American Wetlands","volume":"39","author":[{"family":"Bansal","given":"Sheel"},{"family":"Lishawa","given":"Shane C."},{"family":"Newman","given":"Sue"},{"family":"Tangen","given":"Brian A."},{"fami</vt:lpwstr>
  </property>
  <property fmtid="{D5CDD505-2E9C-101B-9397-08002B2CF9AE}" pid="931" name="ZOTERO_BREF_8NHqBYPTbiXF_10">
    <vt:lpwstr>ly":"Wilcox","given":"Douglas"},{"family":"Albert","given":"Dennis"},{"family":"Anteau","given":"Michael J."},{"family":"Chimney","given":"Michael J."},{"family":"Cressey","given":"Ryann L."},{"family":"DeKeyser","given":"Edward"},{"family":"Elgersma","gi</vt:lpwstr>
  </property>
  <property fmtid="{D5CDD505-2E9C-101B-9397-08002B2CF9AE}" pid="932" name="ZOTERO_BREF_8NHqBYPTbiXF_11">
    <vt:lpwstr>ven":"Kenneth J."},{"family":"Finkelstein","given":"Sarah A."},{"family":"Freeland","given":"Joanna"},{"family":"Grosshans","given":"Richard"},{"family":"Klug","given":"Page E."},{"family":"Larkin","given":"Daniel J."},{"family":"Lawrence","given":"Beth A</vt:lpwstr>
  </property>
  <property fmtid="{D5CDD505-2E9C-101B-9397-08002B2CF9AE}" pid="933" name="ZOTERO_BREF_8NHqBYPTbiXF_12">
    <vt:lpwstr>."},{"family":"Linz","given":"George"},{"family":"Marburger","given":"Joy"},{"family":"Noe","given":"Gregory"},{"family":"Otto","given":"Clint"},{"family":"Reo","given":"Nicholas"},{"family":"Richards","given":"Jennifer"},{"family":"Richardson","given":"C</vt:lpwstr>
  </property>
  <property fmtid="{D5CDD505-2E9C-101B-9397-08002B2CF9AE}" pid="934" name="ZOTERO_BREF_8NHqBYPTbiXF_13">
    <vt:lpwstr>urtis"},{"family":"Rodgers","given":"LeRoy"},{"family":"Schrank","given":"Amy J."},{"family":"Svedarsky","given":"Dan"},{"family":"Travis","given":"Steven"},{"family":"Tuchman","given":"Nancy"},{"family":"Windham-Myers","given":"Lisamarie"}],"issued":{"da</vt:lpwstr>
  </property>
  <property fmtid="{D5CDD505-2E9C-101B-9397-08002B2CF9AE}" pid="935" name="ZOTERO_BREF_8NHqBYPTbiXF_14">
    <vt:lpwstr>te-parts":[["2019",8]]}}}],"schema":"https://github.com/citation-style-language/schema/raw/master/csl-citation.json"}</vt:lpwstr>
  </property>
  <property fmtid="{D5CDD505-2E9C-101B-9397-08002B2CF9AE}" pid="936" name="ZOTERO_BREF_VpntfzEbdXMi_1">
    <vt:lpwstr>ZOTERO_ITEM CSL_CITATION {"citationID":"37WNQHAy","properties":{"formattedCitation":"(Bansal et al. 2019)","plainCitation":"(Bansal et al. 2019)","dontUpdate":true,"noteIndex":0},"citationItems":[{"id":468,"uris":["http://zotero.org/users/6112721/items/FU</vt:lpwstr>
  </property>
  <property fmtid="{D5CDD505-2E9C-101B-9397-08002B2CF9AE}" pid="937" name="ZOTERO_BREF_VpntfzEbdXMi_2">
    <vt:lpwstr>4WUEB3"],"uri":["http://zotero.org/users/6112721/items/FU4WUEB3"],"itemData":{"id":468,"type":"article-journal","abstract":"Typha is an iconic wetland plant found worldwide. Hybridization and anthropogenic disturbances have resulted in large increases in </vt:lpwstr>
  </property>
  <property fmtid="{D5CDD505-2E9C-101B-9397-08002B2CF9AE}" pid="938" name="ZOTERO_BREF_VpntfzEbdXMi_3">
    <vt:lpwstr>Typha abundance in wetland ecosystems throughout North America at a cost to native floral and faunal biodiversity. As demonstrated by three regional case studies, Typha is capable of rapidly colonizing habitats and forming monodominant vegetation stands d</vt:lpwstr>
  </property>
  <property fmtid="{D5CDD505-2E9C-101B-9397-08002B2CF9AE}" pid="939" name="ZOTERO_BREF_VpntfzEbdXMi_4">
    <vt:lpwstr>ue to traits such as robust size, rapid growth rate, and rhizomatic expansion. Increased nutrient inputs into wetlands and altered hydrologic regimes are among the principal anthropogenic drivers of Typha invasion. Typha is associated with a wide range of</vt:lpwstr>
  </property>
  <property fmtid="{D5CDD505-2E9C-101B-9397-08002B2CF9AE}" pid="940" name="ZOTERO_BREF_VpntfzEbdXMi_5">
    <vt:lpwstr> negative ecological impacts to wetland and agricultural systems, but also is linked with a variety of ecosystem services such as bioremediation and provisioning of biomass, as well as an assortment of traditional cultural uses. Numerous physical, chemica</vt:lpwstr>
  </property>
  <property fmtid="{D5CDD505-2E9C-101B-9397-08002B2CF9AE}" pid="941" name="ZOTERO_BREF_VpntfzEbdXMi_6">
    <vt:lpwstr>l, and hydrologic control methods are used to manage invasive Typha, but results are inconsistent and multiple methods and repeated treatments often are required. While this review focuses on invasive Typha in North America, the literature cited comes fro</vt:lpwstr>
  </property>
  <property fmtid="{D5CDD505-2E9C-101B-9397-08002B2CF9AE}" pid="942" name="ZOTERO_BREF_VpntfzEbdXMi_7">
    <vt:lpwstr>m research on Typha and other invasive species from around the world. As such, many of the underlying concepts in this review are relevant to invasive species in other wetland ecosystems worldwide.","container-title":"Wetlands","DOI":"10.1007/s13157-019-0</vt:lpwstr>
  </property>
  <property fmtid="{D5CDD505-2E9C-101B-9397-08002B2CF9AE}" pid="943" name="ZOTERO_BREF_VpntfzEbdXMi_8">
    <vt:lpwstr>1174-7","ISSN":"0277-5212, 1943-6246","issue":"4","journalAbbreviation":"Wetlands","language":"en","page":"645-684","source":"DOI.org (Crossref)","title":"Typha (Cattail) Invasion in North American Wetlands: Biology, Regional Problems, Impacts, Ecosystem </vt:lpwstr>
  </property>
  <property fmtid="{D5CDD505-2E9C-101B-9397-08002B2CF9AE}" pid="944" name="ZOTERO_BREF_VpntfzEbdXMi_9">
    <vt:lpwstr>Services, and Management","title-short":"Typha (Cattail) Invasion in North American Wetlands","volume":"39","author":[{"family":"Bansal","given":"Sheel"},{"family":"Lishawa","given":"Shane C."},{"family":"Newman","given":"Sue"},{"family":"Tangen","given":</vt:lpwstr>
  </property>
  <property fmtid="{D5CDD505-2E9C-101B-9397-08002B2CF9AE}" pid="945" name="ZOTERO_BREF_VpntfzEbdXMi_10">
    <vt:lpwstr>"Brian A."},{"family":"Wilcox","given":"Douglas"},{"family":"Albert","given":"Dennis"},{"family":"Anteau","given":"Michael J."},{"family":"Chimney","given":"Michael J."},{"family":"Cressey","given":"Ryann L."},{"family":"DeKeyser","given":"Edward"},{"fami</vt:lpwstr>
  </property>
  <property fmtid="{D5CDD505-2E9C-101B-9397-08002B2CF9AE}" pid="946" name="ZOTERO_BREF_VpntfzEbdXMi_11">
    <vt:lpwstr>ly":"Elgersma","given":"Kenneth J."},{"family":"Finkelstein","given":"Sarah A."},{"family":"Freeland","given":"Joanna"},{"family":"Grosshans","given":"Richard"},{"family":"Klug","given":"Page E."},{"family":"Larkin","given":"Daniel J."},{"family":"Lawrenc</vt:lpwstr>
  </property>
  <property fmtid="{D5CDD505-2E9C-101B-9397-08002B2CF9AE}" pid="947" name="ZOTERO_BREF_VpntfzEbdXMi_12">
    <vt:lpwstr>e","given":"Beth A."},{"family":"Linz","given":"George"},{"family":"Marburger","given":"Joy"},{"family":"Noe","given":"Gregory"},{"family":"Otto","given":"Clint"},{"family":"Reo","given":"Nicholas"},{"family":"Richards","given":"Jennifer"},{"family":"Rich</vt:lpwstr>
  </property>
  <property fmtid="{D5CDD505-2E9C-101B-9397-08002B2CF9AE}" pid="948" name="ZOTERO_BREF_VpntfzEbdXMi_13">
    <vt:lpwstr>ardson","given":"Curtis"},{"family":"Rodgers","given":"LeRoy"},{"family":"Schrank","given":"Amy J."},{"family":"Svedarsky","given":"Dan"},{"family":"Travis","given":"Steven"},{"family":"Tuchman","given":"Nancy"},{"family":"Windham-Myers","given":"Lisamari</vt:lpwstr>
  </property>
  <property fmtid="{D5CDD505-2E9C-101B-9397-08002B2CF9AE}" pid="949" name="ZOTERO_BREF_VpntfzEbdXMi_14">
    <vt:lpwstr>e"}],"issued":{"date-parts":[["2019",8]]}}}],"schema":"https://github.com/citation-style-language/schema/raw/master/csl-citation.json"}</vt:lpwstr>
  </property>
  <property fmtid="{D5CDD505-2E9C-101B-9397-08002B2CF9AE}" pid="950" name="ZOTERO_BREF_QeFV8pPkRw6n_1">
    <vt:lpwstr>ZOTERO_ITEM CSL_CITATION {"citationID":"I6Gm286L","properties":{"formattedCitation":"(Boers &amp; Zedler 2008)","plainCitation":"(Boers &amp; Zedler 2008)","noteIndex":0},"citationItems":[{"id":261,"uris":["http://zotero.org/users/6112721/items/3WCXHKD7"],"uri":[</vt:lpwstr>
  </property>
  <property fmtid="{D5CDD505-2E9C-101B-9397-08002B2CF9AE}" pid="951" name="ZOTERO_BREF_QeFV8pPkRw6n_2">
    <vt:lpwstr>"http://zotero.org/users/6112721/items/3WCXHKD7"],"itemData":{"id":261,"type":"article-journal","abstract":"Because Typha 3 glauca often dominates wetlands where humans have stabilized the natural hydrologic regime, we 1) compared its expansion rates wher</vt:lpwstr>
  </property>
  <property fmtid="{D5CDD505-2E9C-101B-9397-08002B2CF9AE}" pid="952" name="ZOTERO_BREF_QeFV8pPkRw6n_3">
    <vt:lpwstr>e water levels were stabilized vs. fluctuating and 2) explored the potential for stabilized water levels to allow plants to accumulate more phosphorus (P) and increase growth. In three Wisconsin marshes, the area dominated by Typha expanded linearly over </vt:lpwstr>
  </property>
  <property fmtid="{D5CDD505-2E9C-101B-9397-08002B2CF9AE}" pid="953" name="ZOTERO_BREF_QeFV8pPkRw6n_4">
    <vt:lpwstr>time, but rates were higher where water levels were stabilized than where they fluctuated naturally (based on nine aerial photos from 1963 to 2000). In a large wetland (412 ha) behind a dam, Typha 3 glauca expanded 81,152 m2/year, and clone diameters exte</vt:lpwstr>
  </property>
  <property fmtid="{D5CDD505-2E9C-101B-9397-08002B2CF9AE}" pid="954" name="ZOTERO_BREF_QeFV8pPkRw6n_5">
    <vt:lpwstr>nded 3.9 6 0.61 m/year. In contrast, a mixed stand (mostly T. angustifolia) in an upstream wetland with fluctuating water levels expanded only 2,327 m2/year, and clones extended only 2.5 6 0.75 m/year. While various factors could have caused these differe</vt:lpwstr>
  </property>
  <property fmtid="{D5CDD505-2E9C-101B-9397-08002B2CF9AE}" pid="955" name="ZOTERO_BREF_QeFV8pPkRw6n_6">
    <vt:lpwstr>nces, a separate two-factor experiment in outdoor microcosms supported the hypothesis that stabilized water levels alone can enhance T. 3 glauca spread. The experiment indicated that both stabilized water levels and P additions increased P accumulation an</vt:lpwstr>
  </property>
  <property fmtid="{D5CDD505-2E9C-101B-9397-08002B2CF9AE}" pid="956" name="ZOTERO_BREF_QeFV8pPkRw6n_7">
    <vt:lpwstr>d growth of T. 3 glauca. Constant inundation (5–10 cm deep) allowed T. 3 glauca to produce 56% more biomass (61.6 6 4.0 g) than a regime with two drawdowns (39.4 6 1.9 g; p , 0.001). Plants under constant inundation accumulated 0.15 6 0.007 g P, which was</vt:lpwstr>
  </property>
  <property fmtid="{D5CDD505-2E9C-101B-9397-08002B2CF9AE}" pid="957" name="ZOTERO_BREF_QeFV8pPkRw6n_8">
    <vt:lpwstr> 36% more than with one drawdown (0.12 6 0.004 g; p , 0.001) and 67% more than with two drawdowns (0.09 6 0.005 g; p , 0.001). Also as expected, the addition of 2 g P/m2 increased biomass 23% more than the control (57.8 6 3.0 vs. 46.9 6 3.0 g/plant; p 5 0</vt:lpwstr>
  </property>
  <property fmtid="{D5CDD505-2E9C-101B-9397-08002B2CF9AE}" pid="958" name="ZOTERO_BREF_QeFV8pPkRw6n_9">
    <vt:lpwstr>.02). Our microcosm results suggest that unavailable P can shift to a form that T. 3 glauca can use. Thus, internal eutrophication can augment rates of T. 3 glauca invasion.","container-title":"Wetlands","DOI":"10.1672/07-223.1","ISSN":"0277-5212, 1943-62</vt:lpwstr>
  </property>
  <property fmtid="{D5CDD505-2E9C-101B-9397-08002B2CF9AE}" pid="959" name="ZOTERO_BREF_QeFV8pPkRw6n_10">
    <vt:lpwstr>46","issue":"3","journalAbbreviation":"Wetlands","language":"en","page":"676-685","source":"DOI.org (Crossref)","title":"Stabilized water levels and Typha invasiveness","volume":"28","author":[{"family":"Boers","given":"Aaron M."},{"family":"Zedler","give</vt:lpwstr>
  </property>
  <property fmtid="{D5CDD505-2E9C-101B-9397-08002B2CF9AE}" pid="960" name="ZOTERO_BREF_QeFV8pPkRw6n_11">
    <vt:lpwstr>n":"Joy B."}],"issued":{"date-parts":[["2008",9]]}}}],"schema":"https://github.com/citation-style-language/schema/raw/master/csl-citation.json"}</vt:lpwstr>
  </property>
  <property fmtid="{D5CDD505-2E9C-101B-9397-08002B2CF9AE}" pid="961" name="ZOTERO_BREF_E6hGhO1i6Yvt_1">
    <vt:lpwstr>ZOTERO_ITEM CSL_CITATION {"citationID":"zIzaybDM","properties":{"formattedCitation":"(Bansal et al. 2019)","plainCitation":"(Bansal et al. 2019)","dontUpdate":true,"noteIndex":0},"citationItems":[{"id":468,"uris":["http://zotero.org/users/6112721/items/FU</vt:lpwstr>
  </property>
  <property fmtid="{D5CDD505-2E9C-101B-9397-08002B2CF9AE}" pid="962" name="ZOTERO_BREF_E6hGhO1i6Yvt_2">
    <vt:lpwstr>4WUEB3"],"itemData":{"id":468,"type":"article-journal","abstract":"Typha is an iconic wetland plant found worldwide. Hybridization and anthropogenic disturbances have resulted in large increases in Typha abundance in wetland ecosystems throughout North Am</vt:lpwstr>
  </property>
  <property fmtid="{D5CDD505-2E9C-101B-9397-08002B2CF9AE}" pid="963" name="ZOTERO_BREF_E6hGhO1i6Yvt_3">
    <vt:lpwstr>erica at a cost to native floral and faunal biodiversity. As demonstrated by three regional case studies, Typha is capable of rapidly colonizing habitats and forming monodominant vegetation stands due to traits such as robust size, rapid growth rate, and </vt:lpwstr>
  </property>
  <property fmtid="{D5CDD505-2E9C-101B-9397-08002B2CF9AE}" pid="964" name="ZOTERO_BREF_E6hGhO1i6Yvt_4">
    <vt:lpwstr>rhizomatic expansion. Increased nutrient inputs into wetlands and altered hydrologic regimes are among the principal anthropogenic drivers of Typha invasion. Typha is associated with a wide range of negative ecological impacts to wetland and agricultural </vt:lpwstr>
  </property>
  <property fmtid="{D5CDD505-2E9C-101B-9397-08002B2CF9AE}" pid="965" name="ZOTERO_BREF_E6hGhO1i6Yvt_5">
    <vt:lpwstr>systems, but also is linked with a variety of ecosystem services such as bioremediation and provisioning of biomass, as well as an assortment of traditional cultural uses. Numerous physical, chemical, and hydrologic control methods are used to manage inva</vt:lpwstr>
  </property>
  <property fmtid="{D5CDD505-2E9C-101B-9397-08002B2CF9AE}" pid="966" name="ZOTERO_BREF_E6hGhO1i6Yvt_6">
    <vt:lpwstr>sive Typha, but results are inconsistent and multiple methods and repeated treatments often are required. While this review focuses on invasive Typha in North America, the literature cited comes from research on Typha and other invasive species from aroun</vt:lpwstr>
  </property>
  <property fmtid="{D5CDD505-2E9C-101B-9397-08002B2CF9AE}" pid="967" name="ZOTERO_BREF_E6hGhO1i6Yvt_7">
    <vt:lpwstr>d the world. As such, many of the underlying concepts in this review are relevant to invasive species in other wetland ecosystems worldwide.","container-title":"Wetlands","DOI":"10.1007/s13157-019-01174-7","ISSN":"0277-5212, 1943-6246","issue":"4","journa</vt:lpwstr>
  </property>
  <property fmtid="{D5CDD505-2E9C-101B-9397-08002B2CF9AE}" pid="968" name="ZOTERO_BREF_E6hGhO1i6Yvt_8">
    <vt:lpwstr>lAbbreviation":"Wetlands","language":"en","page":"645-684","source":"DOI.org (Crossref)","title":"Typha (Cattail) Invasion in North American Wetlands: Biology, Regional Problems, Impacts, Ecosystem Services, and Management","title-short":"Typha (Cattail) </vt:lpwstr>
  </property>
  <property fmtid="{D5CDD505-2E9C-101B-9397-08002B2CF9AE}" pid="969" name="ZOTERO_BREF_E6hGhO1i6Yvt_9">
    <vt:lpwstr>Invasion in North American Wetlands","volume":"39","author":[{"family":"Bansal","given":"Sheel"},{"family":"Lishawa","given":"Shane C."},{"family":"Newman","given":"Sue"},{"family":"Tangen","given":"Brian A."},{"family":"Wilcox","given":"Douglas"},{"famil</vt:lpwstr>
  </property>
  <property fmtid="{D5CDD505-2E9C-101B-9397-08002B2CF9AE}" pid="970" name="ZOTERO_BREF_E6hGhO1i6Yvt_10">
    <vt:lpwstr>y":"Albert","given":"Dennis"},{"family":"Anteau","given":"Michael J."},{"family":"Chimney","given":"Michael J."},{"family":"Cressey","given":"Ryann L."},{"family":"DeKeyser","given":"Edward"},{"family":"Elgersma","given":"Kenneth J."},{"family":"Finkelste</vt:lpwstr>
  </property>
  <property fmtid="{D5CDD505-2E9C-101B-9397-08002B2CF9AE}" pid="971" name="ZOTERO_BREF_E6hGhO1i6Yvt_11">
    <vt:lpwstr>in","given":"Sarah A."},{"family":"Freeland","given":"Joanna"},{"family":"Grosshans","given":"Richard"},{"family":"Klug","given":"Page E."},{"family":"Larkin","given":"Daniel J."},{"family":"Lawrence","given":"Beth A."},{"family":"Linz","given":"George"},</vt:lpwstr>
  </property>
  <property fmtid="{D5CDD505-2E9C-101B-9397-08002B2CF9AE}" pid="972" name="ZOTERO_BREF_E6hGhO1i6Yvt_12">
    <vt:lpwstr>{"family":"Marburger","given":"Joy"},{"family":"Noe","given":"Gregory"},{"family":"Otto","given":"Clint"},{"family":"Reo","given":"Nicholas"},{"family":"Richards","given":"Jennifer"},{"family":"Richardson","given":"Curtis"},{"family":"Rodgers","given":"Le</vt:lpwstr>
  </property>
  <property fmtid="{D5CDD505-2E9C-101B-9397-08002B2CF9AE}" pid="973" name="ZOTERO_BREF_E6hGhO1i6Yvt_13">
    <vt:lpwstr>Roy"},{"family":"Schrank","given":"Amy J."},{"family":"Svedarsky","given":"Dan"},{"family":"Travis","given":"Steven"},{"family":"Tuchman","given":"Nancy"},{"family":"Windham-Myers","given":"Lisamarie"}],"issued":{"date-parts":[["2019",8]]}}}],"schema":"ht</vt:lpwstr>
  </property>
  <property fmtid="{D5CDD505-2E9C-101B-9397-08002B2CF9AE}" pid="974" name="ZOTERO_BREF_E6hGhO1i6Yvt_14">
    <vt:lpwstr>tps://github.com/citation-style-language/schema/raw/master/csl-citation.json"} </vt:lpwstr>
  </property>
  <property fmtid="{D5CDD505-2E9C-101B-9397-08002B2CF9AE}" pid="975" name="ZOTERO_BREF_6dz3nb2SOxhW_1">
    <vt:lpwstr>ZOTERO_ITEM CSL_CITATION {"citationID":"VKrltTsZ","properties":{"formattedCitation":"(Boers &amp; Zedler 2008)","plainCitation":"(Boers &amp; Zedler 2008)","noteIndex":0},"citationItems":[{"id":"q1e9xkHj/LQvccOCX","uris":["http://zotero.org/users/6112721/items/3W</vt:lpwstr>
  </property>
  <property fmtid="{D5CDD505-2E9C-101B-9397-08002B2CF9AE}" pid="976" name="ZOTERO_BREF_6dz3nb2SOxhW_2">
    <vt:lpwstr>CXHKD7"],"itemData":{"id":261,"type":"article-journal","abstract":"Because Typha 3 glauca often dominates wetlands where humans have stabilized the natural hydrologic regime, we 1) compared its expansion rates where water levels were stabilized vs. fluctu</vt:lpwstr>
  </property>
  <property fmtid="{D5CDD505-2E9C-101B-9397-08002B2CF9AE}" pid="977" name="ZOTERO_BREF_6dz3nb2SOxhW_3">
    <vt:lpwstr>ating and 2) explored the potential for stabilized water levels to allow plants to accumulate more phosphorus (P) and increase growth. In three Wisconsin marshes, the area dominated by Typha expanded linearly over time, but rates were higher where water l</vt:lpwstr>
  </property>
  <property fmtid="{D5CDD505-2E9C-101B-9397-08002B2CF9AE}" pid="978" name="ZOTERO_BREF_6dz3nb2SOxhW_4">
    <vt:lpwstr>evels were stabilized than where they fluctuated naturally (based on nine aerial photos from 1963 to 2000). In a large wetland (412 ha) behind a dam, Typha 3 glauca expanded 81,152 m2/year, and clone diameters extended 3.9 6 0.61 m/year. In contrast, a mi</vt:lpwstr>
  </property>
  <property fmtid="{D5CDD505-2E9C-101B-9397-08002B2CF9AE}" pid="979" name="ZOTERO_BREF_6dz3nb2SOxhW_5">
    <vt:lpwstr>xed stand (mostly T. angustifolia) in an upstream wetland with fluctuating water levels expanded only 2,327 m2/year, and clones extended only 2.5 6 0.75 m/year. While various factors could have caused these differences, a separate two-factor experiment in</vt:lpwstr>
  </property>
  <property fmtid="{D5CDD505-2E9C-101B-9397-08002B2CF9AE}" pid="980" name="ZOTERO_BREF_6dz3nb2SOxhW_6">
    <vt:lpwstr> outdoor microcosms supported the hypothesis that stabilized water levels alone can enhance T. 3 glauca spread. The experiment indicated that both stabilized water levels and P additions increased P accumulation and growth of T. 3 glauca. Constant inundat</vt:lpwstr>
  </property>
  <property fmtid="{D5CDD505-2E9C-101B-9397-08002B2CF9AE}" pid="981" name="ZOTERO_BREF_6dz3nb2SOxhW_7">
    <vt:lpwstr>ion (5–10 cm deep) allowed T. 3 glauca to produce 56% more biomass (61.6 6 4.0 g) than a regime with two drawdowns (39.4 6 1.9 g; p , 0.001). Plants under constant inundation accumulated 0.15 6 0.007 g P, which was 36% more than with one drawdown (0.12 6 </vt:lpwstr>
  </property>
  <property fmtid="{D5CDD505-2E9C-101B-9397-08002B2CF9AE}" pid="982" name="ZOTERO_BREF_6dz3nb2SOxhW_8">
    <vt:lpwstr>0.004 g; p , 0.001) and 67% more than with two drawdowns (0.09 6 0.005 g; p , 0.001). Also as expected, the addition of 2 g P/m2 increased biomass 23% more than the control (57.8 6 3.0 vs. 46.9 6 3.0 g/plant; p 5 0.02). Our microcosm results suggest that </vt:lpwstr>
  </property>
  <property fmtid="{D5CDD505-2E9C-101B-9397-08002B2CF9AE}" pid="983" name="ZOTERO_BREF_6dz3nb2SOxhW_9">
    <vt:lpwstr>unavailable P can shift to a form that T. 3 glauca can use. Thus, internal eutrophication can augment rates of T. 3 glauca invasion.","container-title":"Wetlands","DOI":"10.1672/07-223.1","ISSN":"0277-5212, 1943-6246","issue":"3","journalAbbreviation":"We</vt:lpwstr>
  </property>
  <property fmtid="{D5CDD505-2E9C-101B-9397-08002B2CF9AE}" pid="984" name="ZOTERO_BREF_6dz3nb2SOxhW_10">
    <vt:lpwstr>tlands","language":"en","page":"676-685","source":"DOI.org (Crossref)","title":"Stabilized water levels and Typha invasiveness","volume":"28","author":[{"family":"Boers","given":"Aaron M."},{"family":"Zedler","given":"Joy B."}],"issued":{"date-parts":[["2</vt:lpwstr>
  </property>
  <property fmtid="{D5CDD505-2E9C-101B-9397-08002B2CF9AE}" pid="985" name="ZOTERO_BREF_6dz3nb2SOxhW_11">
    <vt:lpwstr>008",9]]}}}],"schema":"https://github.com/citation-style-language/schema/raw/master/csl-citation.json"} </vt:lpwstr>
  </property>
  <property fmtid="{D5CDD505-2E9C-101B-9397-08002B2CF9AE}" pid="986" name="ZOTERO_BREF_XZQ0ZLQTpXOE_1">
    <vt:lpwstr>ZOTERO_ITEM CSL_CITATION {"citationID":"DTv28D7b","properties":{"formattedCitation":"(Travis et al. 2010b, 2011)","plainCitation":"(Travis et al. 2010b, 2011)","dontUpdate":true,"noteIndex":0},"citationItems":[{"id":"q1e9xkHj/96eL6oXL","uris":["http://zot</vt:lpwstr>
  </property>
  <property fmtid="{D5CDD505-2E9C-101B-9397-08002B2CF9AE}" pid="987" name="ZOTERO_BREF_XZQ0ZLQTpXOE_2">
    <vt:lpwstr>ero.org/users/6112721/items/4ZFCU3CD"],"itemData":{"id":507,"type":"article-journal","container-title":"Journal of Ecology","DOI":"10.1111/j.1365-2745.2009.01596.x","ISSN":"00220477, 13652745","issue":"1","language":"en","page":"7-16","source":"DOI.org (C</vt:lpwstr>
  </property>
  <property fmtid="{D5CDD505-2E9C-101B-9397-08002B2CF9AE}" pid="988" name="ZOTERO_BREF_XZQ0ZLQTpXOE_3">
    <vt:lpwstr>rossref)","title":"Hybridization dynamics of invasive cattail (Typhaceae) stands in the Western Great Lakes Region of North America: a molecular analysis: Hybridization dynamics in invasive cattails","title-short":"Hybridization dynamics of invasive catta</vt:lpwstr>
  </property>
  <property fmtid="{D5CDD505-2E9C-101B-9397-08002B2CF9AE}" pid="989" name="ZOTERO_BREF_XZQ0ZLQTpXOE_4">
    <vt:lpwstr>il (Typhaceae) stands in the Western Great Lakes Region of North America","volume":"98","author":[{"family":"Travis","given":"Steven E."},{"family":"Marburger","given":"Joy E."},{"family":"Windels","given":"Steve"},{"family":"KubÃ¡tovÃ¡","given":"Barbora"</vt:lpwstr>
  </property>
  <property fmtid="{D5CDD505-2E9C-101B-9397-08002B2CF9AE}" pid="990" name="ZOTERO_BREF_XZQ0ZLQTpXOE_5">
    <vt:lpwstr>}],"issued":{"date-parts":[["2010",1]]}}},{"id":622,"uris":["http://zotero.org/users/6112721/items/YHHMGYTJ"],"itemData":{"id":622,"type":"article-journal","container-title":"Wetlands","DOI":"10.1007/s13157-010-0142-7","ISSN":"0277-5212, 1943-6246","issue</vt:lpwstr>
  </property>
  <property fmtid="{D5CDD505-2E9C-101B-9397-08002B2CF9AE}" pid="991" name="ZOTERO_BREF_xxNSmzONWooc_1">
    <vt:lpwstr>ZOTERO_ITEM CSL_CITATION {"citationID":"gV5s9kEj","properties":{"formattedCitation":"(Travis et al. 2011)","plainCitation":"(Travis et al. 2011)","dontUpdate":true,"noteIndex":0},"citationItems":[{"id":622,"uris":["http://zotero.org/users/6112721/items/YH</vt:lpwstr>
  </property>
  <property fmtid="{D5CDD505-2E9C-101B-9397-08002B2CF9AE}" pid="992" name="ZOTERO_BREF_xxNSmzONWooc_2">
    <vt:lpwstr>HMGYTJ"],"itemData":{"id":622,"type":"article-journal","container-title":"Wetlands","DOI":"10.1007/s13157-010-0142-7","ISSN":"0277-5212, 1943-6246","issue":"2","journalAbbreviation":"Wetlands","language":"en","page":"221-228","source":"DOI.org (Crossref)"</vt:lpwstr>
  </property>
  <property fmtid="{D5CDD505-2E9C-101B-9397-08002B2CF9AE}" pid="993" name="ZOTERO_BREF_xxNSmzONWooc_3">
    <vt:lpwstr>,"title":"Clonal Structure of Invasive Cattail (Typhaceae) Stands in the Upper Midwest Region of the US","volume":"31","author":[{"family":"Travis","given":"Steven E."},{"family":"Marburger","given":"Joy E."},{"family":"Windels","given":"Steve K."},{"fami</vt:lpwstr>
  </property>
  <property fmtid="{D5CDD505-2E9C-101B-9397-08002B2CF9AE}" pid="994" name="ZOTERO_BREF_xxNSmzONWooc_4">
    <vt:lpwstr>ly":"Kubátová","given":"Barbora"}],"issued":{"date-parts":[["2011",4]]}}}],"schema":"https://github.com/citation-style-language/schema/raw/master/csl-citation.json"} </vt:lpwstr>
  </property>
  <property fmtid="{D5CDD505-2E9C-101B-9397-08002B2CF9AE}" pid="995" name="ZOTERO_BREF_XZQ0ZLQTpXOE_6">
    <vt:lpwstr>":"2","journalAbbreviation":"Wetlands","language":"en","page":"221-228","source":"DOI.org (Crossref)","title":"Clonal Structure of Invasive Cattail (Typhaceae) Stands in the Upper Midwest Region of the US","volume":"31","author":[{"family":"Travis","given</vt:lpwstr>
  </property>
  <property fmtid="{D5CDD505-2E9C-101B-9397-08002B2CF9AE}" pid="996" name="ZOTERO_BREF_XZQ0ZLQTpXOE_7">
    <vt:lpwstr>":"Steven E."},{"family":"Marburger","given":"Joy E."},{"family":"Windels","given":"Steve K."},{"family":"Kubátová","given":"Barbora"}],"issued":{"date-parts":[["2011",4]]}}}],"schema":"https://github.com/citation-style-language/schema/raw/master/csl-cita</vt:lpwstr>
  </property>
  <property fmtid="{D5CDD505-2E9C-101B-9397-08002B2CF9AE}" pid="997" name="ZOTERO_BREF_XZQ0ZLQTpXOE_8">
    <vt:lpwstr>tion.json"} </vt:lpwstr>
  </property>
  <property fmtid="{D5CDD505-2E9C-101B-9397-08002B2CF9AE}" pid="998" name="ZOTERO_BREF_2CN8vHwSTjzc_1">
    <vt:lpwstr>ZOTERO_ITEM CSL_CITATION {"citationID":"CgqYZque","properties":{"formattedCitation":"(Smith 1967; Kuehn et al. 1999)","plainCitation":"(Smith 1967; Kuehn et al. 1999)","dontUpdate":true,"noteIndex":0},"citationItems":[{"id":540,"uris":["http://zotero.org/</vt:lpwstr>
  </property>
  <property fmtid="{D5CDD505-2E9C-101B-9397-08002B2CF9AE}" pid="999" name="ZOTERO_BREF_2CN8vHwSTjzc_2">
    <vt:lpwstr>users/6112721/items/E3HRNGLV"],"itemData":{"id":540,"type":"article-journal","abstract":"Typha latifolia L., T. angustifolia L. and T. domingensis Pers. occupy distinct but overlapping ecological and geographic ranges. The plants are protogynous, self-com</vt:lpwstr>
  </property>
  <property fmtid="{D5CDD505-2E9C-101B-9397-08002B2CF9AE}" pid="1000" name="ZOTERO_BREF_2CN8vHwSTjzc_3">
    <vt:lpwstr>patible and rhizomatous. Leaf mucilage glands and gynophore hair apices provide useful new taxonomic characters. The three interspecific hybrids synthesized in the field in California are intermediate between their parents and similar to numerous putative</vt:lpwstr>
  </property>
  <property fmtid="{D5CDD505-2E9C-101B-9397-08002B2CF9AE}" pid="1001" name="ZOTERO_BREF_2CN8vHwSTjzc_4">
    <vt:lpwstr> hybrids. Typha angustifolia X latifolia (T. X glauca Godron), widespread in temperate zones, and T. domingensis X latifolia, known from California and southern Europe, are morphologically similar and mostly sterile. Typha angustifolia X domingensis, know</vt:lpwstr>
  </property>
  <property fmtid="{D5CDD505-2E9C-101B-9397-08002B2CF9AE}" pid="1002" name="ZOTERO_BREF_2CN8vHwSTjzc_5">
    <vt:lpwstr>n as hybrid swarms in California and reportedly southern France, is mostly fertile. Trihybrid populations occur in California and probably in the Southeast. The three species and three hybrids are diploids (n = 15). Microsporogenesis is regular in the thr</vt:lpwstr>
  </property>
  <property fmtid="{D5CDD505-2E9C-101B-9397-08002B2CF9AE}" pid="1003" name="ZOTERO_BREF_2CN8vHwSTjzc_6">
    <vt:lpwstr>ee species and in T. angustifolia X domingensis with 15 bivalents at MI. About 1 to 6 univalents per PMC, infrequent bridges and rare micronuclei occur in both T. angustifolia X latifolia and T. domingensis X latifolia. The species remain distinct due to </vt:lpwstr>
  </property>
  <property fmtid="{D5CDD505-2E9C-101B-9397-08002B2CF9AE}" pid="1004" name="ZOTERO_BREF_2CN8vHwSTjzc_7">
    <vt:lpwstr>either hybrid sterility or relatively narrow zones of sympatry. Hybridization and introgression have probably allowed the evolution of ecotypic races. The hybrids appear to be better adapted than the parents to habitats with rapidly fluctuating water leve</vt:lpwstr>
  </property>
  <property fmtid="{D5CDD505-2E9C-101B-9397-08002B2CF9AE}" pid="1005" name="ZOTERO_BREF_2CN8vHwSTjzc_8">
    <vt:lpwstr>l.","container-title":"American Midland Naturalist","DOI":"10.2307/2485231","ISSN":"00030031","issue":"2","journalAbbreviation":"American Midland Naturalist","language":"en","page":"257","source":"DOI.org (Crossref)","title":"Experimental and Natural Hybr</vt:lpwstr>
  </property>
  <property fmtid="{D5CDD505-2E9C-101B-9397-08002B2CF9AE}" pid="1006" name="ZOTERO_BREF_2CN8vHwSTjzc_9">
    <vt:lpwstr>ids in North American Typha (Typhaceae)","volume":"78","author":[{"family":"Smith","given":"S. Galen"}],"issued":{"date-parts":[["1967",10]]}}},{"id":"q1e9xkHj/Oif5WoaR","uris":["http://zotero.org/users/6112721/items/IKIV6UMQ"],"itemData":{"id":623,"type"</vt:lpwstr>
  </property>
  <property fmtid="{D5CDD505-2E9C-101B-9397-08002B2CF9AE}" pid="1007" name="ZOTERO_BREF_2CN8vHwSTjzc_10">
    <vt:lpwstr>:"article-journal","abstract":"Typha glauca represents a significant portion of the biomass of the wetlands surrounding the Great Lakes, USA. It is generally accepted to be a form of hybrid between T. latifolia and T. angustifolia, which itself appears to</vt:lpwstr>
  </property>
  <property fmtid="{D5CDD505-2E9C-101B-9397-08002B2CF9AE}" pid="1008" name="ZOTERO_BREF_2CN8vHwSTjzc_11">
    <vt:lpwstr> be an exotic introduction from Europe. Based on morphological and isozyme data, conflicting theories have been proposed for the hybrid nature of T. glauca: it has been described as a hybrid swarm, a distinct hybrid species and an F1 hybrid. Therefore, we</vt:lpwstr>
  </property>
  <property fmtid="{D5CDD505-2E9C-101B-9397-08002B2CF9AE}" pid="1009" name="ZOTERO_BREF_2CN8vHwSTjzc_12">
    <vt:lpwstr> developed random amplified polymorphic DNA (RAPD) and chloroplast DNA markers, specific to the parental species, to assess hybrids. Ten RAPD primers gave 17 fragments specific to T. angustifolia and 13 fragments specific to T. latifolia. All of the inter</vt:lpwstr>
  </property>
  <property fmtid="{D5CDD505-2E9C-101B-9397-08002B2CF9AE}" pid="1010" name="ZOTERO_BREF_2CN8vHwSTjzc_13">
    <vt:lpwstr>specific hybrids contained each of the species-specific markers, indicating an F1 hybrid status. Furthermore, all hybrids tested contained the T. angustifolia chloroplast haplotype, which is consistent with differential interspecific crossing success foun</vt:lpwstr>
  </property>
  <property fmtid="{D5CDD505-2E9C-101B-9397-08002B2CF9AE}" pid="1011" name="ZOTERO_BREF_2CN8vHwSTjzc_14">
    <vt:lpwstr>d previously. Additional confirmation of an F1 hybrid status was gained by examining seedlings from T. glauca. These progeny were expected to be advanced-generation hybrids, as opposed to the F1 hybrid parent. Analysis of the seedlings revealed segregatin</vt:lpwstr>
  </property>
  <property fmtid="{D5CDD505-2E9C-101B-9397-08002B2CF9AE}" pid="1012" name="ZOTERO_BREF_2CN8vHwSTjzc_15">
    <vt:lpwstr>g marker patterns consistent with patterns observed in experimental advanced-generation hybrids, although these advanced hybrids do not appear to be a significant part of mature stands. Our data do not provide support for extensive gene flow between T. la</vt:lpwstr>
  </property>
  <property fmtid="{D5CDD505-2E9C-101B-9397-08002B2CF9AE}" pid="1013" name="ZOTERO_BREF_2CN8vHwSTjzc_16">
    <vt:lpwstr>tifolia and T. angustifolia. However, our results suggest that hybridization between the native and introduced Typha species has impacted the native population through the spread of the F1 hybrid, T. glauca.","container-title":"Molecular Ecology","DOI":"1</vt:lpwstr>
  </property>
  <property fmtid="{D5CDD505-2E9C-101B-9397-08002B2CF9AE}" pid="1014" name="ZOTERO_BREF_2CN8vHwSTjzc_17">
    <vt:lpwstr>0.1046/j.1365-294x.1999.00792.x","ISSN":"1365-294X","issue":"12","language":"en","note":"_eprint: https://onlinelibrary.wiley.com/doi/pdf/10.1046/j.1365-294x.1999.00792.x","page":"1981-1990","source":"Wiley Online Library","title":"An examination of hybri</vt:lpwstr>
  </property>
  <property fmtid="{D5CDD505-2E9C-101B-9397-08002B2CF9AE}" pid="1015" name="ZOTERO_BREF_2CN8vHwSTjzc_18">
    <vt:lpwstr>dization between the cattail species Typha latifolia and Typha angustifolia using random amplified polymorphic DNA and chloroplast DNA markers","volume":"8","author":[{"family":"Kuehn","given":"M. Marcinko"},{"family":"Minor","given":"J. E."},{"family":"W</vt:lpwstr>
  </property>
  <property fmtid="{D5CDD505-2E9C-101B-9397-08002B2CF9AE}" pid="1016" name="ZOTERO_BREF_2CN8vHwSTjzc_19">
    <vt:lpwstr>hite","given":"B. N."}],"issued":{"date-parts":[["1999"]]}}}],"schema":"https://github.com/citation-style-language/schema/raw/master/csl-citation.json"} </vt:lpwstr>
  </property>
  <property fmtid="{D5CDD505-2E9C-101B-9397-08002B2CF9AE}" pid="1017" name="ZOTERO_BREF_NFGTSCfUJGXJ_1">
    <vt:lpwstr>ZOTERO_ITEM CSL_CITATION {"citationID":"kKFufJ2w","properties":{"formattedCitation":"(Travis et al. 2010)","plainCitation":"(Travis et al. 2010)","noteIndex":0},"citationItems":[{"id":507,"uris":["http://zotero.org/users/6112721/items/4ZFCU3CD"],"uri":["h</vt:lpwstr>
  </property>
  <property fmtid="{D5CDD505-2E9C-101B-9397-08002B2CF9AE}" pid="1018" name="ZOTERO_BREF_NFGTSCfUJGXJ_2">
    <vt:lpwstr>ttp://zotero.org/users/6112721/items/4ZFCU3CD"],"itemData":{"id":507,"type":"article-journal","container-title":"Journal of Ecology","DOI":"10.1111/j.1365-2745.2009.01596.x","ISSN":"00220477, 13652745","issue":"1","language":"en","page":"7-16","source":"D</vt:lpwstr>
  </property>
  <property fmtid="{D5CDD505-2E9C-101B-9397-08002B2CF9AE}" pid="1019" name="ZOTERO_BREF_NFGTSCfUJGXJ_3">
    <vt:lpwstr>OI.org (Crossref)","title":"Hybridization dynamics of invasive cattail (Typhaceae) stands in the Western Great Lakes Region of North America: a molecular analysis: Hybridization dynamics in invasive cattails","title-short":"Hybridization dynamics of invas</vt:lpwstr>
  </property>
  <property fmtid="{D5CDD505-2E9C-101B-9397-08002B2CF9AE}" pid="1020" name="ZOTERO_BREF_NFGTSCfUJGXJ_4">
    <vt:lpwstr>ive cattail (Typhaceae) stands in the Western Great Lakes Region of North America","volume":"98","author":[{"family":"Travis","given":"Steven E."},{"family":"Marburger","given":"Joy E."},{"family":"Windels","given":"Steve"},{"family":"KubÃ¡tovÃ¡","given":</vt:lpwstr>
  </property>
  <property fmtid="{D5CDD505-2E9C-101B-9397-08002B2CF9AE}" pid="1021" name="ZOTERO_BREF_NFGTSCfUJGXJ_5">
    <vt:lpwstr>"Barbora"}],"issued":{"date-parts":[["2010",1]]}}}],"schema":"https://github.com/citation-style-language/schema/raw/master/csl-citation.json"}</vt:lpwstr>
  </property>
  <property fmtid="{D5CDD505-2E9C-101B-9397-08002B2CF9AE}" pid="1022" name="ZOTERO_BREF_NK6cAYdUf0nK_1">
    <vt:lpwstr>ZOTERO_ITEM CSL_CITATION {"citationID":"GpMvwhIQ","properties":{"formattedCitation":"(Woo &amp; Zedler 2002b)","plainCitation":"(Woo &amp; Zedler 2002b)","dontUpdate":true,"noteIndex":0},"citationItems":[{"id":"q1e9xkHj/YzYgttor","uris":["http://zotero.org/users/</vt:lpwstr>
  </property>
  <property fmtid="{D5CDD505-2E9C-101B-9397-08002B2CF9AE}" pid="1023" name="ZOTERO_BREF_NK6cAYdUf0nK_2">
    <vt:lpwstr>6112721/items/66HVJWWB"],"itemData":{"id":423,"type":"article-journal","abstract":"Where wetlands receive urban runoff, Typha spp. and other invasive plants often displace the native vegetation. We tested the ability of nutrients (N and P) to increase veg</vt:lpwstr>
  </property>
  <property fmtid="{D5CDD505-2E9C-101B-9397-08002B2CF9AE}" pid="1024" name="ZOTERO_BREF_NK6cAYdUf0nK_3">
    <vt:lpwstr>etative growth of T. ϫ glauca (a hybrid of T. latifolia and T. angustifolia). In the greenhouse, 17 treatments revealed that T. ϫ glauca required both N and P for growth, and total leaf length was most stimulated where a higher proportion of P was added (</vt:lpwstr>
  </property>
  <property fmtid="{D5CDD505-2E9C-101B-9397-08002B2CF9AE}" pid="1025" name="ZOTERO_BREF_NK6cAYdUf0nK_4">
    <vt:lpwstr>7N:1P vs. 14N:1P, with N constant and P changed), regardless of concentration (the High treatment was 4ϫ the Low treatment). In Gardner Marsh (Madison, Wisconsin, USA), we set up 28 plots (1 ϫ 6 m) that bisected the boundary between sedge meadow (graminoi</vt:lpwstr>
  </property>
  <property fmtid="{D5CDD505-2E9C-101B-9397-08002B2CF9AE}" pid="1026" name="ZOTERO_BREF_NK6cAYdUf0nK_5">
    <vt:lpwstr>ds) and T. ϫ glauca, and we added a common lawn fertilizer (9N:1P:4K) at high (62.5 g/m2), medium (31.3 g/m2), low (15.6 g/m2), and control (0 g/m2) rates on ﬁve dates, with nϭ7 plots/treatment. After one growing season, fertilizer addition increased T. ϫ</vt:lpwstr>
  </property>
  <property fmtid="{D5CDD505-2E9C-101B-9397-08002B2CF9AE}" pid="1027" name="ZOTERO_BREF_NK6cAYdUf0nK_6">
    <vt:lpwstr> glauca ramet density, height, and biomass, especially where the sedge meadow graminoids were initially dominant. Aboveground biomass of T. ϫ glauca in the high nutrient addition treatment (1029 Ϯ 256.1 g/ m2) was more than double that for control plots (</vt:lpwstr>
  </property>
  <property fmtid="{D5CDD505-2E9C-101B-9397-08002B2CF9AE}" pid="1028" name="ZOTERO_BREF_NK6cAYdUf0nK_7">
    <vt:lpwstr>431 Ϯ 80.52 g/m2) overall, with the greatest percent increase in sedge meadow subplots. In contrast, native graminoids (mostly Carex spp.) did not respond to treatment, either in biomass or percent cover. Typha ϫ glauca allocated nutrients to both growth </vt:lpwstr>
  </property>
  <property fmtid="{D5CDD505-2E9C-101B-9397-08002B2CF9AE}" pid="1029" name="ZOTERO_BREF_NK6cAYdUf0nK_8">
    <vt:lpwstr>and storage, as indicated by higher N and P concentrations in leaves, shoot bases, and rhizomes in plots with high nutrient addition. Because fertilizing the marsh enhanced the shoot growth of T. ϫ glauca but not native graminoids, and because the 7N:1P t</vt:lpwstr>
  </property>
  <property fmtid="{D5CDD505-2E9C-101B-9397-08002B2CF9AE}" pid="1030" name="ZOTERO_BREF_NK6cAYdUf0nK_9">
    <vt:lpwstr>reatment stimulated growth in the greenhouse, we suggest that wetland managers focus on reducing P inﬂows to urban wetlands. Fertilizer additions below those recommended by the manufacturer for new lawns (5ϫ that of our highest treatment) should be more e</vt:lpwstr>
  </property>
  <property fmtid="{D5CDD505-2E9C-101B-9397-08002B2CF9AE}" pid="1031" name="ZOTERO_BREF_NK6cAYdUf0nK_10">
    <vt:lpwstr>conomical and have fewer impacts on receiving wetlands.","container-title":"Wetlands","DOI":"10.1672/0277-5212(2002)022[0509:CNASAS]2.0.CO;2","ISSN":"0277-5212, 1943-6246","issue":"3","journalAbbreviation":"Wetlands","language":"en","page":"509-521","sour</vt:lpwstr>
  </property>
  <property fmtid="{D5CDD505-2E9C-101B-9397-08002B2CF9AE}" pid="1032" name="ZOTERO_BREF_NK6cAYdUf0nK_11">
    <vt:lpwstr>ce":"DOI.org (Crossref)","title":"Can nutrients alone shift a sedge meadow towards dominance by the invasive Typha × glauca","volume":"22","author":[{"family":"Woo","given":"Isa"},{"family":"Zedler","given":"Joy B."}],"issued":{"date-parts":[["2002",9]]}}</vt:lpwstr>
  </property>
  <property fmtid="{D5CDD505-2E9C-101B-9397-08002B2CF9AE}" pid="1033" name="ZOTERO_BREF_NK6cAYdUf0nK_12">
    <vt:lpwstr>}],"schema":"https://github.com/citation-style-language/schema/raw/master/csl-citation.json"} </vt:lpwstr>
  </property>
  <property fmtid="{D5CDD505-2E9C-101B-9397-08002B2CF9AE}" pid="1034" name="ZOTERO_BREF_LeDWzxdhwKHl_1">
    <vt:lpwstr>ZOTERO_ITEM CSL_CITATION {"citationID":"ovCePSMR","properties":{"formattedCitation":"(Elith &amp; Leathwick 2009)","plainCitation":"(Elith &amp; Leathwick 2009)","noteIndex":0},"citationItems":[{"id":630,"uris":["http://zotero.org/users/6112721/items/CBMJYGX7"],"</vt:lpwstr>
  </property>
  <property fmtid="{D5CDD505-2E9C-101B-9397-08002B2CF9AE}" pid="1035" name="ZOTERO_BREF_LeDWzxdhwKHl_2">
    <vt:lpwstr>uri":["http://zotero.org/users/6112721/items/CBMJYGX7"],"itemData":{"id":630,"type":"article-journal","abstract":"Species distribution models (SDMs) are numerical tools that combine observations of species occurrence or abundance with environmental estima</vt:lpwstr>
  </property>
  <property fmtid="{D5CDD505-2E9C-101B-9397-08002B2CF9AE}" pid="1036" name="ZOTERO_BREF_LeDWzxdhwKHl_3">
    <vt:lpwstr>tes. They are used to gain ecological and evolutionary insights and to predict distributions across landscapes, sometimes requiring extrapolation in space and time. SDMs are now widely used across terrestrial, freshwater, and marine realms. Differences in</vt:lpwstr>
  </property>
  <property fmtid="{D5CDD505-2E9C-101B-9397-08002B2CF9AE}" pid="1037" name="ZOTERO_BREF_LeDWzxdhwKHl_4">
    <vt:lpwstr> methods between disciplines reflect both differences in species mobility and in \"established use.\" Model realism and robustness is influenced by selection of relevant predictors and modeling method, consideration of scale, how the interplay between env</vt:lpwstr>
  </property>
  <property fmtid="{D5CDD505-2E9C-101B-9397-08002B2CF9AE}" pid="1038" name="ZOTERO_BREF_LeDWzxdhwKHl_5">
    <vt:lpwstr>ironmental and geographic factors is handled, and the extent of extrapolation. Current linkages between SDM practice and ecological theory are often weak, hindering progress. Remaining challenges include: improvement of methods for modeling presence-only </vt:lpwstr>
  </property>
  <property fmtid="{D5CDD505-2E9C-101B-9397-08002B2CF9AE}" pid="1039" name="ZOTERO_BREF_LeDWzxdhwKHl_6">
    <vt:lpwstr>data and for model selection and evaluation; accounting for biotic interactions; and assessing model uncertainty.","archive":"JSTOR","container-title":"Annual Review of Ecology, Evolution, and Systematics","ISSN":"1543-592X","note":"publisher: Annual Revi</vt:lpwstr>
  </property>
  <property fmtid="{D5CDD505-2E9C-101B-9397-08002B2CF9AE}" pid="1040" name="ZOTERO_BREF_LeDWzxdhwKHl_7">
    <vt:lpwstr>ews","page":"677-697","source":"JSTOR","title":"Species Distribution Models: Ecological Explanation and Prediction Across Space and Time","title-short":"Species Distribution Models","volume":"40","author":[{"family":"Elith","given":"Jane"},{"family":"Leat</vt:lpwstr>
  </property>
  <property fmtid="{D5CDD505-2E9C-101B-9397-08002B2CF9AE}" pid="1041" name="ZOTERO_BREF_LeDWzxdhwKHl_8">
    <vt:lpwstr>hwick","given":"John R."}],"issued":{"date-parts":[["2009"]]}}}],"schema":"https://github.com/citation-style-language/schema/raw/master/csl-citation.json"}</vt:lpwstr>
  </property>
  <property fmtid="{D5CDD505-2E9C-101B-9397-08002B2CF9AE}" pid="1042" name="ZOTERO_BREF_JNZYZdSeNatr_1">
    <vt:lpwstr>ZOTERO_ITEM CSL_CITATION {"citationID":"CMSw2yIa","properties":{"formattedCitation":"(R Core Team 2020)","plainCitation":"(R Core Team 2020)","dontUpdate":true,"noteIndex":0},"citationItems":[{"id":632,"uris":["http://zotero.org/users/6112721/items/5I6DEW</vt:lpwstr>
  </property>
  <property fmtid="{D5CDD505-2E9C-101B-9397-08002B2CF9AE}" pid="1043" name="ZOTERO_BREF_JNZYZdSeNatr_2">
    <vt:lpwstr>QC"],"uri":["http://zotero.org/users/6112721/items/5I6DEWQC"],"itemData":{"id":632,"type":"book","event-place":"Vienna, Austria","publisher":"R  Foundation for Statistical Computing","publisher-place":"Vienna, Austria","title":"R: A language and environme</vt:lpwstr>
  </property>
  <property fmtid="{D5CDD505-2E9C-101B-9397-08002B2CF9AE}" pid="1044" name="ZOTERO_BREF_JNZYZdSeNatr_3">
    <vt:lpwstr>nt for statistical computing","URL":"https://www.R-project.org/","author":[{"family":"R Core Team","given":""}],"issued":{"date-parts":[["2020"]]}}}],"schema":"https://github.com/citation-style-language/schema/raw/master/csl-citation.json"}</vt:lpwstr>
  </property>
  <property fmtid="{D5CDD505-2E9C-101B-9397-08002B2CF9AE}" pid="1045" name="ZOTERO_BREF_VBjYR3QX7q15_1">
    <vt:lpwstr>ZOTERO_ITEM CSL_CITATION {"citationID":"2U9caON6","properties":{"formattedCitation":"(Liaw &amp; Wiener 2002; Karatzoglou et al. 2004; Hijmans et al. 2017)","plainCitation":"(Liaw &amp; Wiener 2002; Karatzoglou et al. 2004; Hijmans et al. 2017)","dontUpdate":true</vt:lpwstr>
  </property>
  <property fmtid="{D5CDD505-2E9C-101B-9397-08002B2CF9AE}" pid="1046" name="ZOTERO_BREF_VBjYR3QX7q15_2">
    <vt:lpwstr>,"noteIndex":0},"citationItems":[{"id":635,"uris":["http://zotero.org/users/6112721/items/ACPZQISX"],"uri":["http://zotero.org/users/6112721/items/ACPZQISX"],"itemData":{"id":635,"type":"article-journal","container-title":"Journal of Statistical Software"</vt:lpwstr>
  </property>
  <property fmtid="{D5CDD505-2E9C-101B-9397-08002B2CF9AE}" pid="1047" name="ZOTERO_BREF_VBjYR3QX7q15_3">
    <vt:lpwstr>,"issue":"9","page":"1-20","title":"kernlab -- An {S4} Package for Kernel Methods in R","volume":"11","author":[{"family":"Karatzoglou","given":"Alexandros"},{"family":"Smola","given":"Alex"},{"family":"Hornik","given":"Kurt"},{"family":"Zeileis","given":</vt:lpwstr>
  </property>
  <property fmtid="{D5CDD505-2E9C-101B-9397-08002B2CF9AE}" pid="1048" name="ZOTERO_BREF_VBjYR3QX7q15_4">
    <vt:lpwstr>"Achim"}],"issued":{"date-parts":[["2004"]]}}},{"id":634,"uris":["http://zotero.org/users/6112721/items/TL2YZ5WJ"],"uri":["http://zotero.org/users/6112721/items/TL2YZ5WJ"],"itemData":{"id":634,"type":"article-journal","container-title":"R News","issue":"3</vt:lpwstr>
  </property>
  <property fmtid="{D5CDD505-2E9C-101B-9397-08002B2CF9AE}" pid="1049" name="ZOTERO_BREF_VBjYR3QX7q15_5">
    <vt:lpwstr>","page":"18-22","title":"Classification and Regression by randomForest","volume":"2","author":[{"family":"Liaw","given":"Andy"},{"family":"Wiener","given":"Matthew"}],"issued":{"date-parts":[["2002"]]}}},{"id":633,"uris":["http://zotero.org/users/6112721</vt:lpwstr>
  </property>
  <property fmtid="{D5CDD505-2E9C-101B-9397-08002B2CF9AE}" pid="1050" name="ZOTERO_BREF_VBjYR3QX7q15_6">
    <vt:lpwstr>/items/QAGIBMSQ"],"uri":["http://zotero.org/users/6112721/items/QAGIBMSQ"],"itemData":{"id":633,"type":"book","title":"dismo: Species Distribution Modeling","URL":"https://CRAN.R-project.org/package=dismo","version":"R package version 1.1-4","author":[{"f</vt:lpwstr>
  </property>
  <property fmtid="{D5CDD505-2E9C-101B-9397-08002B2CF9AE}" pid="1051" name="ZOTERO_BREF_VBjYR3QX7q15_7">
    <vt:lpwstr>amily":"Hijmans","given":"Robert J."},{"family":"Leathwick","given":"John"},{"family":"Elith","given":"Jane"}],"issued":{"date-parts":[["2017"]]}}}],"schema":"https://github.com/citation-style-language/schema/raw/master/csl-citation.json"}</vt:lpwstr>
  </property>
  <property fmtid="{D5CDD505-2E9C-101B-9397-08002B2CF9AE}" pid="1052" name="ZOTERO_BREF_3oGaTuQoFXbv_1">
    <vt:lpwstr>ZOTERO_ITEM CSL_CITATION {"citationID":"rIyGpOmG","properties":{"formattedCitation":"(Hood 2013)","plainCitation":"(Hood 2013)","dontUpdate":true,"noteIndex":0},"citationItems":[{"id":"q1e9xkHj/Ab70kY14","uris":["http://zotero.org/users/6112721/items/NNBP</vt:lpwstr>
  </property>
  <property fmtid="{D5CDD505-2E9C-101B-9397-08002B2CF9AE}" pid="1053" name="ZOTERO_BREF_3oGaTuQoFXbv_2">
    <vt:lpwstr>UJD9"],"itemData":{"id":332,"type":"article-journal","container-title":"Wetlands Ecology and Management","DOI":"10.1007/s11273-013-9294-6","ISSN":"0923-4861, 1572-9834","issue":"4","journalAbbreviation":"Wetlands Ecol Manage","language":"en","page":"229-2</vt:lpwstr>
  </property>
  <property fmtid="{D5CDD505-2E9C-101B-9397-08002B2CF9AE}" pid="1054" name="ZOTERO_BREF_3oGaTuQoFXbv_3">
    <vt:lpwstr>42","source":"DOI.org (Crossref)","title":"Applying and testing a predictive vegetation model to management of the invasive cattail, Typha angustifolia L., in an oligohaline tidal marsh reveals priority effects caused by non-stationarity","volume":"21","a</vt:lpwstr>
  </property>
  <property fmtid="{D5CDD505-2E9C-101B-9397-08002B2CF9AE}" pid="1055" name="ZOTERO_BREF_3oGaTuQoFXbv_4">
    <vt:lpwstr>uthor":[{"family":"Hood","given":"W. Gregory"}],"issued":{"date-parts":[["2013",8]]}}}],"schema":"https://github.com/citation-style-language/schema/raw/master/csl-citation.json"} </vt:lpwstr>
  </property>
  <property fmtid="{D5CDD505-2E9C-101B-9397-08002B2CF9AE}" pid="1056" name="ZOTERO_BREF_n2heAyV3uDYD_1">
    <vt:lpwstr>ZOTERO_ITEM CSL_CITATION {"citationID":"eONx2s0K","properties":{"formattedCitation":"(Zedler et al. 1999; Sanderson et al. 2000)","plainCitation":"(Zedler et al. 1999; Sanderson et al. 2000)","dontUpdate":true,"noteIndex":0},"citationItems":[{"id":628,"ur</vt:lpwstr>
  </property>
  <property fmtid="{D5CDD505-2E9C-101B-9397-08002B2CF9AE}" pid="1057" name="ZOTERO_BREF_n2heAyV3uDYD_2">
    <vt:lpwstr>is":["http://zotero.org/users/6112721/items/YT4IICCF"],"itemData":{"id":628,"type":"article-journal","abstract":"Although tidal wetland vegetation patterns are typically related to elevation, we hypothesized that the vertical range of a species may shift </vt:lpwstr>
  </property>
  <property fmtid="{D5CDD505-2E9C-101B-9397-08002B2CF9AE}" pid="1058" name="ZOTERO_BREF_n2heAyV3uDYD_3">
    <vt:lpwstr>where the topography is more heterogeneous. We examined plant species occurrences in relation to elevation, proximity to the bay, and proximity to tidal creeks at a near-pristine wetland in San Quintín Bay, Baja California, Mexico. At the whole-wetland sc</vt:lpwstr>
  </property>
  <property fmtid="{D5CDD505-2E9C-101B-9397-08002B2CF9AE}" pid="1059" name="ZOTERO_BREF_n2heAyV3uDYD_4">
    <vt:lpwstr>ale, most species occurred primarily within a 30-cm elevation band (the marsh plain). However, Spartina foliosa occurred only at the bayward margin, even though \"suitable\" elevations were present further inland. A similar pattern was found in San Diego </vt:lpwstr>
  </property>
  <property fmtid="{D5CDD505-2E9C-101B-9397-08002B2CF9AE}" pid="1060" name="ZOTERO_BREF_n2heAyV3uDYD_5">
    <vt:lpwstr>Bay. At the microtopographic scale, three species on the marsh plain were strongly influenced by elevation, whereas four species responded to both elevation and proximity to tidal creeks. The latter species tended to \"avoid\" the lower 10 cm of the marsh</vt:lpwstr>
  </property>
  <property fmtid="{D5CDD505-2E9C-101B-9397-08002B2CF9AE}" pid="1061" name="ZOTERO_BREF_n2heAyV3uDYD_6">
    <vt:lpwstr> plain except near a tidal creek. Species richness was thus greater (by 0.6 species at the lowest 10-cm class) at the tidal creek margin. Better drainage near creeks is the hypothesized cause. Our results help explain why species that are transplanted to </vt:lpwstr>
  </property>
  <property fmtid="{D5CDD505-2E9C-101B-9397-08002B2CF9AE}" pid="1062" name="ZOTERO_BREF_n2heAyV3uDYD_7">
    <vt:lpwstr>constructed wetlands do not always grow at the full range of elevations they occupy in natural wetlands. We recommend that species be introduced to their modal elevation (determined from nearby reference marshes) and that salt-marsh construction designs i</vt:lpwstr>
  </property>
  <property fmtid="{D5CDD505-2E9C-101B-9397-08002B2CF9AE}" pid="1063" name="ZOTERO_BREF_n2heAyV3uDYD_8">
    <vt:lpwstr>nclude topographic heterogeneity (complex tidal creek networks). The analysis of broad-scale and fine-scale patterns of occurrence also suggests new habitat nomenclature. Elevation-based terms (\"low,\" \"middle,\" and \"high\" marsh) should be replaced b</vt:lpwstr>
  </property>
  <property fmtid="{D5CDD505-2E9C-101B-9397-08002B2CF9AE}" pid="1064" name="ZOTERO_BREF_n2heAyV3uDYD_9">
    <vt:lpwstr>y a system that considers elevation, landscape position, and conspicuous species. We suggest three habitat designations: (a) the high marsh-a 30- to 70-cm elevation range with Salicornia subterminalis; (b) the marsh plain-a 30-cm elevation range with hete</vt:lpwstr>
  </property>
  <property fmtid="{D5CDD505-2E9C-101B-9397-08002B2CF9AE}" pid="1065" name="ZOTERO_BREF_n2heAyV3uDYD_10">
    <vt:lpwstr>rogeneous topography and up to nine common species; and (c) cordgrass habitat-the bayward portion of the marsh plain and lower elevations, all occupied by Spartina foliosa. Although these habitats do not have discrete boundaries, separate terms are needed</vt:lpwstr>
  </property>
  <property fmtid="{D5CDD505-2E9C-101B-9397-08002B2CF9AE}" pid="1066" name="ZOTERO_BREF_n2heAyV3uDYD_11">
    <vt:lpwstr> for wetland restoration plans and these designations will improve recognition that vegetation patterns respond to horizontal, as well as vertical, position.","archive":"JSTOR","container-title":"Ecosystems","ISSN":"1432-9840","issue":"1","note":"publishe</vt:lpwstr>
  </property>
  <property fmtid="{D5CDD505-2E9C-101B-9397-08002B2CF9AE}" pid="1067" name="ZOTERO_BREF_n2heAyV3uDYD_12">
    <vt:lpwstr>r: Springer","page":"19-35","source":"JSTOR","title":"Californian Salt-Marsh Vegetation: An Improved Model of Spatial Pattern","title-short":"Californian Salt-Marsh Vegetation","volume":"2","author":[{"family":"Zedler","given":"Joy B."},{"family":"Callawa</vt:lpwstr>
  </property>
  <property fmtid="{D5CDD505-2E9C-101B-9397-08002B2CF9AE}" pid="1068" name="ZOTERO_BREF_n2heAyV3uDYD_13">
    <vt:lpwstr>y","given":"John C."},{"family":"Desmond","given":"Julie S."},{"family":"Vivian-Smith","given":"Gabrielle"},{"family":"Williams","given":"Gregory D."},{"family":"Sullivan","given":"Gary"},{"family":"Brewster","given":"Alice E."},{"family":"Bradshaw","give</vt:lpwstr>
  </property>
  <property fmtid="{D5CDD505-2E9C-101B-9397-08002B2CF9AE}" pid="1069" name="ZOTERO_BREF_n2heAyV3uDYD_14">
    <vt:lpwstr>n":"Brian K."}],"issued":{"date-parts":[["1999"]]}}},{"id":637,"uris":["http://zotero.org/users/6112721/items/WFSFLX6E"],"itemData":{"id":637,"type":"article-journal","abstract":"Tidal channels influence the distribution and composition of salt marsh vege</vt:lpwstr>
  </property>
  <property fmtid="{D5CDD505-2E9C-101B-9397-08002B2CF9AE}" pid="1070" name="ZOTERO_BREF_0Ukipv9Mu5tu_1">
    <vt:lpwstr>ZOTERO_ITEM CSL_CITATION {"citationID":"sZSTZxcv","properties":{"formattedCitation":"(Esri Inc. 2020)","plainCitation":"(Esri Inc. 2020)","noteIndex":0},"citationItems":[{"id":636,"uris":["http://zotero.org/users/6112721/items/3SK7UJQP"],"uri":["http://zo</vt:lpwstr>
  </property>
  <property fmtid="{D5CDD505-2E9C-101B-9397-08002B2CF9AE}" pid="1071" name="ZOTERO_BREF_0Ukipv9Mu5tu_2">
    <vt:lpwstr>tero.org/users/6112721/items/3SK7UJQP"],"itemData":{"id":636,"type":"book","publisher":"Esri Inc.","title":"ArcMap","URL":"https://desktop.arcgis.com/en/arcmap/","version":"10.6.1.","author":[{"family":"Esri Inc.","given":""}],"issued":{"date-parts":[["20</vt:lpwstr>
  </property>
  <property fmtid="{D5CDD505-2E9C-101B-9397-08002B2CF9AE}" pid="1072" name="ZOTERO_BREF_0Ukipv9Mu5tu_3">
    <vt:lpwstr>20"]]}}}],"schema":"https://github.com/citation-style-language/schema/raw/master/csl-citation.json"}</vt:lpwstr>
  </property>
  <property fmtid="{D5CDD505-2E9C-101B-9397-08002B2CF9AE}" pid="1073" name="ZOTERO_BREF_n2heAyV3uDYD_15">
    <vt:lpwstr>tation in a San Francisco Bay salt marsh. Two channel networks in the Petaluma Marsh, Sonoma County, CA, were mapped and characterized using global positioning and geographic information systems. Plant species abundance was sampled on transects placed per</vt:lpwstr>
  </property>
  <property fmtid="{D5CDD505-2E9C-101B-9397-08002B2CF9AE}" pid="1074" name="ZOTERO_BREF_n2heAyV3uDYD_16">
    <vt:lpwstr>pendicular to and extending away from the channel banks. The vegetation showed significant increases in species richness along channel banks and larger areas of effect which increased approximately linearly with channel size. Composition of species assemb</vt:lpwstr>
  </property>
  <property fmtid="{D5CDD505-2E9C-101B-9397-08002B2CF9AE}" pid="1075" name="ZOTERO_BREF_n2heAyV3uDYD_17">
    <vt:lpwstr>lages varies with distance from the channel bank and channel size. These results demonstrate that salt marsh plant assemblages, composed of both major and minor species, are distributed with respect to the channel network in Petaluma Marsh.","archive":"JS</vt:lpwstr>
  </property>
  <property fmtid="{D5CDD505-2E9C-101B-9397-08002B2CF9AE}" pid="1076" name="ZOTERO_BREF_n2heAyV3uDYD_18">
    <vt:lpwstr>TOR","container-title":"Plant Ecology","ISSN":"1385-0237","issue":"1","note":"publisher: Springer","page":"29-41","source":"JSTOR","title":"The Influence of Tidal Channels on the Distribution of Salt Marsh Plant Species in Petaluma Marsh, CA, USA","volume</vt:lpwstr>
  </property>
  <property fmtid="{D5CDD505-2E9C-101B-9397-08002B2CF9AE}" pid="1077" name="ZOTERO_BREF_n2heAyV3uDYD_19">
    <vt:lpwstr>":"146","author":[{"family":"Sanderson","given":"Eric W."},{"family":"Ustin","given":"Susan L."},{"family":"Foin","given":"Theodore C."}],"issued":{"date-parts":[["2000"]]}}}],"schema":"https://github.com/citation-style-language/schema/raw/master/csl-cita</vt:lpwstr>
  </property>
  <property fmtid="{D5CDD505-2E9C-101B-9397-08002B2CF9AE}" pid="1078" name="ZOTERO_BREF_n2heAyV3uDYD_20">
    <vt:lpwstr>tion.json"} </vt:lpwstr>
  </property>
  <property fmtid="{D5CDD505-2E9C-101B-9397-08002B2CF9AE}" pid="1079" name="ZOTERO_BREF_sHveS7NrTm9f_1">
    <vt:lpwstr>ZOTERO_ITEM CSL_CITATION {"citationID":"ZlfAfIWT","properties":{"formattedCitation":"(Barrie &amp; Currie 2000)","plainCitation":"(Barrie &amp; Currie 2000)","dontUpdate":true,"noteIndex":0},"citationItems":[{"id":639,"uris":["http://zotero.org/users/6112721/item</vt:lpwstr>
  </property>
  <property fmtid="{D5CDD505-2E9C-101B-9397-08002B2CF9AE}" pid="1080" name="ZOTERO_BREF_sHveS7NrTm9f_2">
    <vt:lpwstr>s/2DIMY5PX"],"itemData":{"id":639,"type":"article-journal","abstract":"The Fraser River Delta is a Holocene, river dominated feature in a macrotidal environment, built into the deep (&gt;300 m) waters of the Strait of Georgia on Canada's Pacific coast. The d</vt:lpwstr>
  </property>
  <property fmtid="{D5CDD505-2E9C-101B-9397-08002B2CF9AE}" pid="1081" name="ZOTERO_BREF_sHveS7NrTm9f_3">
    <vt:lpwstr>elta has been modified to provide port facilities and a navigable channel for the city of Vancouver. Prior to the confinement of the Fraser River to its present channels, during the early part of this century, the distributary river channels regularly swi</vt:lpwstr>
  </property>
  <property fmtid="{D5CDD505-2E9C-101B-9397-08002B2CF9AE}" pid="1082" name="ZOTERO_BREF_sHveS7NrTm9f_4">
    <vt:lpwstr>tched and migrated across the entire delta front. The annual river load (approximately $17.3 \\times 10^6$ tonnes) is 65% silt and clay, and 35% sand. Today, most of the sand is removed from the system by dredging and the mud is transported in a plume pas</vt:lpwstr>
  </property>
  <property fmtid="{D5CDD505-2E9C-101B-9397-08002B2CF9AE}" pid="1083" name="ZOTERO_BREF_sHveS7NrTm9f_5">
    <vt:lpwstr>t the intertidal estuary and northwards into the basin by the dominant flood tidal flow. Three causeways that cross the intertidal zone to the delta foreslope act as barriers to the dominant northward sediment transport causing estuarine and localized sea</vt:lpwstr>
  </property>
  <property fmtid="{D5CDD505-2E9C-101B-9397-08002B2CF9AE}" pid="1084" name="ZOTERO_BREF_sHveS7NrTm9f_6">
    <vt:lpwstr>bed erosion. The presence of the causeways results in tidal flow separation with clockwise back eddies forming behind the structures focusing the tidal energy to the intertidal zone. On the delta foreslope, off the southern causeways, an eroded submarine </vt:lpwstr>
  </property>
  <property fmtid="{D5CDD505-2E9C-101B-9397-08002B2CF9AE}" pid="1085" name="ZOTERO_BREF_sHveS7NrTm9f_7">
    <vt:lpwstr>distributary channel subaqueous fan complex has been exposed by enhanced tidal flows that scour the seabed and form northward migrating subaqueous dunes increasing the delta slope and, consequently, the risk of slope failure.","archive":"JSTOR","container</vt:lpwstr>
  </property>
  <property fmtid="{D5CDD505-2E9C-101B-9397-08002B2CF9AE}" pid="1086" name="ZOTERO_BREF_sHveS7NrTm9f_8">
    <vt:lpwstr>-title":"Journal of Coastal Research","ISSN":"0749-0208","issue":"3","note":"publisher: Coastal Education &amp; Research Foundation, Inc.","page":"747-755","source":"JSTOR","title":"Human Impact on the Sedimentary Regime of the Fraser River Delta, Canada","vo</vt:lpwstr>
  </property>
  <property fmtid="{D5CDD505-2E9C-101B-9397-08002B2CF9AE}" pid="1087" name="ZOTERO_BREF_sHveS7NrTm9f_9">
    <vt:lpwstr>lume":"16","author":[{"family":"Barrie","given":"J. Vaughn"},{"family":"Currie","given":"Ralph G."}],"issued":{"date-parts":[["2000"]]}}}],"schema":"https://github.com/citation-style-language/schema/raw/master/csl-citation.json"} </vt:lpwstr>
  </property>
  <property fmtid="{D5CDD505-2E9C-101B-9397-08002B2CF9AE}" pid="1088" name="ZOTERO_BREF_sHveS7NrTm9f_10">
    <vt:lpwstr/>
  </property>
  <property fmtid="{D5CDD505-2E9C-101B-9397-08002B2CF9AE}" pid="1089" name="ZOTERO_BREF_NIEh1gCUMRBu_1">
    <vt:lpwstr>ZOTERO_ITEM CSL_CITATION {"citationID":"MT0rBARl","properties":{"formattedCitation":"(Hart &amp; Barrie 1995)","plainCitation":"(Hart &amp; Barrie 1995)","dontUpdate":true,"noteIndex":0},"citationItems":[{"id":"q1e9xkHj/xScRaD0D","uris":["http://zotero.org/users/</vt:lpwstr>
  </property>
  <property fmtid="{D5CDD505-2E9C-101B-9397-08002B2CF9AE}" pid="1090" name="ZOTERO_BREF_NIEh1gCUMRBu_2">
    <vt:lpwstr>6112721/items/FAMQWJ4P"],"itemData":{"id":641,"type":"article-journal","container-title":"Geoscience Canada","page":"172-183","title":"Environmental Geology of the Fraser Delta, Vancouver","volume":"22","author":[{"family":"Hart","given":"B.S."},{"family"</vt:lpwstr>
  </property>
  <property fmtid="{D5CDD505-2E9C-101B-9397-08002B2CF9AE}" pid="1091" name="ZOTERO_BREF_NIEh1gCUMRBu_3">
    <vt:lpwstr>:"Barrie","given":"J.V."}],"issued":{"date-parts":[["1995"]]}}}],"schema":"https://github.com/citation-style-language/schema/raw/master/csl-citation.json"} </vt:lpwstr>
  </property>
  <property fmtid="{D5CDD505-2E9C-101B-9397-08002B2CF9AE}" pid="1092" name="ZOTERO_BREF_7lHsKblLibN8_1">
    <vt:lpwstr>ZOTERO_ITEM CSL_CITATION {"citationID":"3GaRL62U","properties":{"formattedCitation":"(Hart et al. 1998)","plainCitation":"(Hart et al. 1998)","dontUpdate":true,"noteIndex":0},"citationItems":[{"id":"q1e9xkHj/oDjFQcYp","uris":["http://zotero.org/users/6112</vt:lpwstr>
  </property>
  <property fmtid="{D5CDD505-2E9C-101B-9397-08002B2CF9AE}" pid="1093" name="ZOTERO_BREF_7lHsKblLibN8_2">
    <vt:lpwstr>721/items/Z9TXU2JL"],"itemData":{"id":642,"type":"article-journal","container-title":"Journal of Sedimentary Research","page":"556-568","title":"Sedimentation on the Fraser Delta slope and  prodelta, Canada, based on high resolution seismic stratigraphy, </vt:lpwstr>
  </property>
  <property fmtid="{D5CDD505-2E9C-101B-9397-08002B2CF9AE}" pid="1094" name="ZOTERO_BREF_7lHsKblLibN8_3">
    <vt:lpwstr>lithofacies and 137Cs fallout stratigraphy","volume":"68","author":[{"family":"Hart","given":"B.S."},{"family":"Hamilton","given":"T.S."},{"family":"Barrie","given":"J.V."}],"issued":{"date-parts":[["1998"]]}}}],"schema":"https://github.com/citation-style</vt:lpwstr>
  </property>
  <property fmtid="{D5CDD505-2E9C-101B-9397-08002B2CF9AE}" pid="1095" name="ZOTERO_BREF_7lHsKblLibN8_4">
    <vt:lpwstr>-language/schema/raw/master/csl-citation.json"} </vt:lpwstr>
  </property>
  <property fmtid="{D5CDD505-2E9C-101B-9397-08002B2CF9AE}" pid="1096" name="ZOTERO_BREF_F6WHJxOn7hHK_1">
    <vt:lpwstr>ZOTERO_BIBL {"uncited":[],"omitted":[],"custom":[]} CSL_BIBLIOGRAPHY </vt:lpwstr>
  </property>
  <property fmtid="{D5CDD505-2E9C-101B-9397-08002B2CF9AE}" pid="1097" name="ZOTERO_BREF_5ZzQtbEifRKh_1">
    <vt:lpwstr>ZOTERO_ITEM CSL_CITATION {"citationID":"U95yDAEd","properties":{"formattedCitation":"(Lievesley et al. 2016)","plainCitation":"(Lievesley et al. 2016)","dontUpdate":true,"noteIndex":0},"citationItems":[{"id":430,"uris":["http://zotero.org/users/6112721/it</vt:lpwstr>
  </property>
  <property fmtid="{D5CDD505-2E9C-101B-9397-08002B2CF9AE}" pid="1098" name="ZOTERO_BREF_5ZzQtbEifRKh_2">
    <vt:lpwstr>ems/6X2F3V6N"],"itemData":{"id":430,"type":"report","language":"en","page":"1-63","source":"Zotero","title":"Assessing habitat compensation and examining limitations to native plant establishment in the lower Fraser River Estuary","URL":"https://www.cmnbc</vt:lpwstr>
  </property>
  <property fmtid="{D5CDD505-2E9C-101B-9397-08002B2CF9AE}" pid="1099" name="ZOTERO_BREF_5ZzQtbEifRKh_3">
    <vt:lpwstr>.ca/wp-content/uploads/2018/11/Assessing-Habitat-Compensation_2016Appendix-I-IV.pdf","author":[{"family":"Lievesley","given":"Megan"},{"family":"Stewart","given":"Daniel"},{"family":"Knight","given":"Rob"},{"family":"Mason","given":"Brad"}],"issued":{"dat</vt:lpwstr>
  </property>
  <property fmtid="{D5CDD505-2E9C-101B-9397-08002B2CF9AE}" pid="1100" name="ZOTERO_BREF_5ZzQtbEifRKh_4">
    <vt:lpwstr>e-parts":[["2016"]]}}}],"schema":"https://github.com/citation-style-language/schema/raw/master/csl-citation.json"} </vt:lpwstr>
  </property>
  <property fmtid="{D5CDD505-2E9C-101B-9397-08002B2CF9AE}" pid="1101" name="ZOTERO_BREF_VIvLVDpgPpar_1">
    <vt:lpwstr>ZOTERO_ITEM CSL_CITATION {"citationID":"UetyM98j","properties":{"formattedCitation":"(Phillips et al. 2009)","plainCitation":"(Phillips et al. 2009)","noteIndex":0},"citationItems":[{"id":643,"uris":["http://zotero.org/users/6112721/items/G2PYTL8A"],"item</vt:lpwstr>
  </property>
  <property fmtid="{D5CDD505-2E9C-101B-9397-08002B2CF9AE}" pid="1102" name="ZOTERO_BREF_VIvLVDpgPpar_2">
    <vt:lpwstr>Data":{"id":643,"type":"article-journal","abstract":"Most methods for modeling species distributions from occurrence records require additional data representing the range of environmental conditions in the modeled region. These data, called background or</vt:lpwstr>
  </property>
  <property fmtid="{D5CDD505-2E9C-101B-9397-08002B2CF9AE}" pid="1103" name="ZOTERO_BREF_VIvLVDpgPpar_3">
    <vt:lpwstr> pseudo-absence data, are usually drawn at random from the entire region, whereas occurrence collection is often spatially biased toward easily accessed areas. Since the spatial bias generally results in environmental bias, the difference between occurren</vt:lpwstr>
  </property>
  <property fmtid="{D5CDD505-2E9C-101B-9397-08002B2CF9AE}" pid="1104" name="ZOTERO_BREF_VIvLVDpgPpar_4">
    <vt:lpwstr>ce collection and background sampling may lead to inaccurate models. To correct the estimation, we propose choosing background data with the same bias as occurrence data. We investigate theoretical and practical implications of this approach. Accurate inf</vt:lpwstr>
  </property>
  <property fmtid="{D5CDD505-2E9C-101B-9397-08002B2CF9AE}" pid="1105" name="ZOTERO_BREF_VIvLVDpgPpar_5">
    <vt:lpwstr>ormation about spatial bias is usually lacking, so explicit biased sampling of background sites may not be possible. However, it is likely that an entire target group of species observed by similar methods will share similar bias. We therefore explore the</vt:lpwstr>
  </property>
  <property fmtid="{D5CDD505-2E9C-101B-9397-08002B2CF9AE}" pid="1106" name="ZOTERO_BREF_VIvLVDpgPpar_6">
    <vt:lpwstr> use of all occurrences within a target group as biased background data. We compare model performance using target-group background and randomly sampled background on a comprehensive collection of data for 226 species from diverse regions of the world. We</vt:lpwstr>
  </property>
  <property fmtid="{D5CDD505-2E9C-101B-9397-08002B2CF9AE}" pid="1107" name="ZOTERO_BREF_VIvLVDpgPpar_7">
    <vt:lpwstr> find that target-group background improves average performance for all the modeling methods we consider, with the choice of background data having as large an effect on predictive performance as the choice of modeling method. The performance improvement </vt:lpwstr>
  </property>
  <property fmtid="{D5CDD505-2E9C-101B-9397-08002B2CF9AE}" pid="1108" name="ZOTERO_BREF_VIvLVDpgPpar_8">
    <vt:lpwstr>due to target-group background is greatest when there is strong bias in the target-group presence records. Our approach applies to regression-based modeling methods that have been adapted for use with occurrence data, such as generalized linear or additiv</vt:lpwstr>
  </property>
  <property fmtid="{D5CDD505-2E9C-101B-9397-08002B2CF9AE}" pid="1109" name="ZOTERO_BREF_VIvLVDpgPpar_9">
    <vt:lpwstr>e models and boosted regression trees, and to Maxent, a probability density estimation method. We argue that increased awareness of the implications of spatial bias in surveys, and possible modeling remedies, will substantially improve predictions of spec</vt:lpwstr>
  </property>
  <property fmtid="{D5CDD505-2E9C-101B-9397-08002B2CF9AE}" pid="1110" name="ZOTERO_BREF_VIvLVDpgPpar_10">
    <vt:lpwstr>ies distributions.","archive":"JSTOR","container-title":"Ecological Applications","ISSN":"1051-0761","issue":"1","note":"publisher: [Wiley, Ecological Society of America]","page":"181-197","source":"JSTOR","title":"Sample Selection Bias and Presence-Only </vt:lpwstr>
  </property>
  <property fmtid="{D5CDD505-2E9C-101B-9397-08002B2CF9AE}" pid="1111" name="ZOTERO_BREF_VIvLVDpgPpar_11">
    <vt:lpwstr>Distribution Models: Implications for Background and Pseudo-Absence Data","title-short":"Sample Selection Bias and Presence-Only Distribution Models","volume":"19","author":[{"family":"Phillips","given":"Steven J."},{"family":"Dudik","given":"Miroslav"},{</vt:lpwstr>
  </property>
  <property fmtid="{D5CDD505-2E9C-101B-9397-08002B2CF9AE}" pid="1112" name="ZOTERO_BREF_VIvLVDpgPpar_12">
    <vt:lpwstr>"family":"Elith","given":"Jane"},{"family":"Graham","given":"Catherine H."},{"family":"Lehmann","given":"Anthony"},{"family":"Leathwick","given":"John"},{"family":"Ferrier","given":"Simon"}],"issued":{"date-parts":[["2009"]]}}}],"schema":"https://github.c</vt:lpwstr>
  </property>
  <property fmtid="{D5CDD505-2E9C-101B-9397-08002B2CF9AE}" pid="1113" name="ZOTERO_BREF_VIvLVDpgPpar_13">
    <vt:lpwstr>om/citation-style-language/schema/raw/master/csl-citation.json"} </vt:lpwstr>
  </property>
  <property fmtid="{D5CDD505-2E9C-101B-9397-08002B2CF9AE}" pid="1114" name="ZOTERO_BREF_1GAvYHWDRSXq_1">
    <vt:lpwstr>ZOTERO_ITEM CSL_CITATION {"citationID":"z8wuABXk","properties":{"formattedCitation":"(Barbet-Massin et al. 2012)","plainCitation":"(Barbet-Massin et al. 2012)","noteIndex":0},"citationItems":[{"id":646,"uris":["http://zotero.org/users/6112721/items/CK6A9G</vt:lpwstr>
  </property>
  <property fmtid="{D5CDD505-2E9C-101B-9397-08002B2CF9AE}" pid="1115" name="ZOTERO_BREF_1GAvYHWDRSXq_2">
    <vt:lpwstr>DN"],"itemData":{"id":646,"type":"article-journal","container-title":"Methods in Ecology and Evolution","DOI":"10.1111/j.2041-210X.2011.00172.x","ISSN":"2041210X","issue":"2","language":"en","page":"327-338","source":"DOI.org (Crossref)","title":"Selectin</vt:lpwstr>
  </property>
  <property fmtid="{D5CDD505-2E9C-101B-9397-08002B2CF9AE}" pid="1116" name="ZOTERO_BREF_1GAvYHWDRSXq_3">
    <vt:lpwstr>g pseudo-absences for species distribution models: how, where and how many?: How to use pseudo-absences in niche modelling?","title-short":"Selecting pseudo-absences for species distribution models","volume":"3","author":[{"family":"Barbet-Massin","given"</vt:lpwstr>
  </property>
  <property fmtid="{D5CDD505-2E9C-101B-9397-08002B2CF9AE}" pid="1117" name="ZOTERO_BREF_1GAvYHWDRSXq_4">
    <vt:lpwstr>:"Morgane"},{"family":"Jiguet","given":"Frédéric"},{"family":"Albert","given":"Cécile Hélène"},{"family":"Thuiller","given":"Wilfried"}],"issued":{"date-parts":[["2012",4]]}}}],"schema":"https://github.com/citation-style-language/schema/raw/master/csl-cit</vt:lpwstr>
  </property>
  <property fmtid="{D5CDD505-2E9C-101B-9397-08002B2CF9AE}" pid="1118" name="ZOTERO_BREF_1GAvYHWDRSXq_5">
    <vt:lpwstr>ation.json"} </vt:lpwstr>
  </property>
  <property fmtid="{D5CDD505-2E9C-101B-9397-08002B2CF9AE}" pid="1119" name="ZOTERO_BREF_Rd806jytH8nx_1">
    <vt:lpwstr>ZOTERO_ITEM CSL_CITATION {"citationID":"xTNZYbxe","properties":{"formattedCitation":"(Hutchinson 1982; Hood 2013)","plainCitation":"(Hutchinson 1982; Hood 2013)","noteIndex":0},"citationItems":[{"id":333,"uris":["http://zotero.org/users/6112721/items/KWHN</vt:lpwstr>
  </property>
  <property fmtid="{D5CDD505-2E9C-101B-9397-08002B2CF9AE}" pid="1120" name="ZOTERO_BREF_Rd806jytH8nx_2">
    <vt:lpwstr>R8E4"],"uri":["http://zotero.org/users/6112721/items/KWHNR8E4"],"itemData":{"id":333,"type":"article-journal","container-title":"Canadian Journal of Botany","DOI":"10.1139/b82-061","ISSN":"0008-4026","issue":"4","journalAbbreviation":"Can. J. Bot.","langu</vt:lpwstr>
  </property>
  <property fmtid="{D5CDD505-2E9C-101B-9397-08002B2CF9AE}" pid="1121" name="ZOTERO_BREF_Rd806jytH8nx_3">
    <vt:lpwstr>age":"en","page":"452-462","source":"DOI.org (Crossref)","title":"Vegetation–environment relations in a brackish marsh, Lulu Island, Richmond, B.C.","volume":"60","author":[{"family":"Hutchinson","given":"Ian"}],"issued":{"date-parts":[["1982",4]]}}},{"id</vt:lpwstr>
  </property>
  <property fmtid="{D5CDD505-2E9C-101B-9397-08002B2CF9AE}" pid="1122" name="ZOTERO_BREF_Rd806jytH8nx_4">
    <vt:lpwstr>":332,"uris":["http://zotero.org/users/6112721/items/NNBPUJD9"],"uri":["http://zotero.org/users/6112721/items/NNBPUJD9"],"itemData":{"id":332,"type":"article-journal","container-title":"Wetlands Ecology and Management","DOI":"10.1007/s11273-013-9294-6","I</vt:lpwstr>
  </property>
  <property fmtid="{D5CDD505-2E9C-101B-9397-08002B2CF9AE}" pid="1123" name="ZOTERO_BREF_Rd806jytH8nx_5">
    <vt:lpwstr>SSN":"0923-4861, 1572-9834","issue":"4","journalAbbreviation":"Wetlands Ecol Manage","language":"en","page":"229-242","source":"DOI.org (Crossref)","title":"Applying and testing a predictive vegetation model to management of the invasive cattail, Typha an</vt:lpwstr>
  </property>
  <property fmtid="{D5CDD505-2E9C-101B-9397-08002B2CF9AE}" pid="1124" name="ZOTERO_BREF_Rd806jytH8nx_6">
    <vt:lpwstr>gustifolia L., in an oligohaline tidal marsh reveals priority effects caused by non-stationarity","volume":"21","author":[{"family":"Hood","given":"W. Gregory"}],"issued":{"date-parts":[["2013",8]]}}}],"schema":"https://github.com/citation-style-language/</vt:lpwstr>
  </property>
  <property fmtid="{D5CDD505-2E9C-101B-9397-08002B2CF9AE}" pid="1125" name="ZOTERO_BREF_Rd806jytH8nx_7">
    <vt:lpwstr>schema/raw/master/csl-citation.json"}</vt:lpwstr>
  </property>
  <property fmtid="{D5CDD505-2E9C-101B-9397-08002B2CF9AE}" pid="1126" name="ZOTERO_BREF_e4YiU8QsyAMh_1">
    <vt:lpwstr>ZOTERO_ITEM CSL_CITATION {"citationID":"W5x9wycP","properties":{"formattedCitation":"(Hutchinson 1982; Crain et al. 2004)","plainCitation":"(Hutchinson 1982; Crain et al. 2004)","noteIndex":0},"citationItems":[{"id":333,"uris":["http://zotero.org/users/61</vt:lpwstr>
  </property>
  <property fmtid="{D5CDD505-2E9C-101B-9397-08002B2CF9AE}" pid="1127" name="ZOTERO_BREF_e4YiU8QsyAMh_2">
    <vt:lpwstr>12721/items/KWHNR8E4"],"uri":["http://zotero.org/users/6112721/items/KWHNR8E4"],"itemData":{"id":333,"type":"article-journal","container-title":"Canadian Journal of Botany","DOI":"10.1139/b82-061","ISSN":"0008-4026","issue":"4","journalAbbreviation":"Can.</vt:lpwstr>
  </property>
  <property fmtid="{D5CDD505-2E9C-101B-9397-08002B2CF9AE}" pid="1128" name="ZOTERO_BREF_e4YiU8QsyAMh_3">
    <vt:lpwstr> J. Bot.","language":"en","page":"452-462","source":"DOI.org (Crossref)","title":"Vegetation–environment relations in a brackish marsh, Lulu Island, Richmond, B.C.","volume":"60","author":[{"family":"Hutchinson","given":"Ian"}],"issued":{"date-parts":[["1</vt:lpwstr>
  </property>
  <property fmtid="{D5CDD505-2E9C-101B-9397-08002B2CF9AE}" pid="1129" name="ZOTERO_BREF_e4YiU8QsyAMh_4">
    <vt:lpwstr>982",4]]}}},{"id":647,"uris":["http://zotero.org/users/6112721/items/5FKPSJK3"],"uri":["http://zotero.org/users/6112721/items/5FKPSJK3"],"itemData":{"id":647,"type":"article-journal","abstract":"Although it has long been recognized that marsh plant commun</vt:lpwstr>
  </property>
  <property fmtid="{D5CDD505-2E9C-101B-9397-08002B2CF9AE}" pid="1130" name="ZOTERO_BREF_e4YiU8QsyAMh_5">
    <vt:lpwstr>ity composition shifts across estuarine salinity gradients, the mechanisms responsible for this species zonation have never been experimentally examined. In southern New England marshes of the United States, we investigated the relative importance of phys</vt:lpwstr>
  </property>
  <property fmtid="{D5CDD505-2E9C-101B-9397-08002B2CF9AE}" pid="1131" name="ZOTERO_BREF_e4YiU8QsyAMh_6">
    <vt:lpwstr>ical and biotic factors in generating estuarine species distribution patterns. Greenhouse studies revealed that all of the common plants in this system grow better in fresh water than in full-strength salt water. To test the hypothesis that the spatial se</vt:lpwstr>
  </property>
  <property fmtid="{D5CDD505-2E9C-101B-9397-08002B2CF9AE}" pid="1132" name="ZOTERO_BREF_e4YiU8QsyAMh_7">
    <vt:lpwstr>gregation of these plants is driven by differential tolerance to salt stress and plant competition, we performed transplant experiments with 10 common plants in the system. When freshwater marsh plants were transplanted to salt marshes, they did poorly an</vt:lpwstr>
  </property>
  <property fmtid="{D5CDD505-2E9C-101B-9397-08002B2CF9AE}" pid="1133" name="ZOTERO_BREF_e4YiU8QsyAMh_8">
    <vt:lpwstr>d generally died with or without neighbors present. In contrast, when saltmarsh plants were transplanted to freshwater marshes, they thrived in the absence of neighbors, growing better than they did in salt marshes, but when neighbors were present, they w</vt:lpwstr>
  </property>
  <property fmtid="{D5CDD505-2E9C-101B-9397-08002B2CF9AE}" pid="1134" name="ZOTERO_BREF_e4YiU8QsyAMh_9">
    <vt:lpwstr>ere strongly suppressed. These results suggest that the spatial segregation of plants across estuarine salinity gradients is driven by competitively superior freshwater marsh plants displacing salt-tolerant plants to physically harsh saltmarsh habitats, w</vt:lpwstr>
  </property>
  <property fmtid="{D5CDD505-2E9C-101B-9397-08002B2CF9AE}" pid="1135" name="ZOTERO_BREF_e4YiU8QsyAMh_10">
    <vt:lpwstr>hereas freshwater marsh plants are limited from living in salt marshes by physical factors (e.g., high salinities). These results contribute to our understanding of the organization and assembly of tidal marsh plant communities and have important implicat</vt:lpwstr>
  </property>
  <property fmtid="{D5CDD505-2E9C-101B-9397-08002B2CF9AE}" pid="1136" name="ZOTERO_BREF_e4YiU8QsyAMh_11">
    <vt:lpwstr>ions for understanding how marsh plant communities will respond to human modification of estuarine hydrology and climate change.","container-title":"Ecology","DOI":"10.1890/03-0745","ISSN":"1939-9170","issue":"9","language":"en","note":"_eprint: https://o</vt:lpwstr>
  </property>
  <property fmtid="{D5CDD505-2E9C-101B-9397-08002B2CF9AE}" pid="1137" name="ZOTERO_BREF_e4YiU8QsyAMh_12">
    <vt:lpwstr>nlinelibrary.wiley.com/doi/pdf/10.1890/03-0745","page":"2539-2549","source":"Wiley Online Library","title":"Physical and Biotic Drivers of Plant Distribution Across Estuarine Salinity Gradients","volume":"85","author":[{"family":"Crain","given":"Caitlin M</vt:lpwstr>
  </property>
  <property fmtid="{D5CDD505-2E9C-101B-9397-08002B2CF9AE}" pid="1138" name="ZOTERO_BREF_e4YiU8QsyAMh_13">
    <vt:lpwstr>ullan"},{"family":"Silliman","given":"Brian R."},{"family":"Bertness","given":"Sarah L."},{"family":"Bertness","given":"Mark D."}],"issued":{"date-parts":[["2004"]]}}}],"schema":"https://github.com/citation-style-language/schema/raw/master/csl-citation.js</vt:lpwstr>
  </property>
  <property fmtid="{D5CDD505-2E9C-101B-9397-08002B2CF9AE}" pid="1139" name="ZOTERO_BREF_e4YiU8QsyAMh_14">
    <vt:lpwstr>on"}</vt:lpwstr>
  </property>
  <property fmtid="{D5CDD505-2E9C-101B-9397-08002B2CF9AE}" pid="1140" name="ZOTERO_BREF_3YGaDyXjuTX1_1">
    <vt:lpwstr>ZOTERO_ITEM CSL_CITATION {"citationID":"asMuwszG","properties":{"formattedCitation":"(Crain et al. 2004)","plainCitation":"(Crain et al. 2004)","noteIndex":0},"citationItems":[{"id":647,"uris":["http://zotero.org/users/6112721/items/5FKPSJK3"],"uri":["htt</vt:lpwstr>
  </property>
  <property fmtid="{D5CDD505-2E9C-101B-9397-08002B2CF9AE}" pid="1141" name="ZOTERO_BREF_3YGaDyXjuTX1_2">
    <vt:lpwstr>p://zotero.org/users/6112721/items/5FKPSJK3"],"itemData":{"id":647,"type":"article-journal","abstract":"Although it has long been recognized that marsh plant community composition shifts across estuarine salinity gradients, the mechanisms responsible for </vt:lpwstr>
  </property>
  <property fmtid="{D5CDD505-2E9C-101B-9397-08002B2CF9AE}" pid="1142" name="ZOTERO_BREF_3YGaDyXjuTX1_3">
    <vt:lpwstr>this species zonation have never been experimentally examined. In southern New England marshes of the United States, we investigated the relative importance of physical and biotic factors in generating estuarine species distribution patterns. Greenhouse s</vt:lpwstr>
  </property>
  <property fmtid="{D5CDD505-2E9C-101B-9397-08002B2CF9AE}" pid="1143" name="ZOTERO_BREF_3YGaDyXjuTX1_4">
    <vt:lpwstr>tudies revealed that all of the common plants in this system grow better in fresh water than in full-strength salt water. To test the hypothesis that the spatial segregation of these plants is driven by differential tolerance to salt stress and plant comp</vt:lpwstr>
  </property>
  <property fmtid="{D5CDD505-2E9C-101B-9397-08002B2CF9AE}" pid="1144" name="ZOTERO_BREF_3YGaDyXjuTX1_5">
    <vt:lpwstr>etition, we performed transplant experiments with 10 common plants in the system. When freshwater marsh plants were transplanted to salt marshes, they did poorly and generally died with or without neighbors present. In contrast, when saltmarsh plants were</vt:lpwstr>
  </property>
  <property fmtid="{D5CDD505-2E9C-101B-9397-08002B2CF9AE}" pid="1145" name="ZOTERO_BREF_3YGaDyXjuTX1_6">
    <vt:lpwstr> transplanted to freshwater marshes, they thrived in the absence of neighbors, growing better than they did in salt marshes, but when neighbors were present, they were strongly suppressed. These results suggest that the spatial segregation of plants acros</vt:lpwstr>
  </property>
  <property fmtid="{D5CDD505-2E9C-101B-9397-08002B2CF9AE}" pid="1146" name="ZOTERO_BREF_3YGaDyXjuTX1_7">
    <vt:lpwstr>s estuarine salinity gradients is driven by competitively superior freshwater marsh plants displacing salt-tolerant plants to physically harsh saltmarsh habitats, whereas freshwater marsh plants are limited from living in salt marshes by physical factors </vt:lpwstr>
  </property>
  <property fmtid="{D5CDD505-2E9C-101B-9397-08002B2CF9AE}" pid="1147" name="ZOTERO_BREF_3YGaDyXjuTX1_8">
    <vt:lpwstr>(e.g., high salinities). These results contribute to our understanding of the organization and assembly of tidal marsh plant communities and have important implications for understanding how marsh plant communities will respond to human modification of es</vt:lpwstr>
  </property>
  <property fmtid="{D5CDD505-2E9C-101B-9397-08002B2CF9AE}" pid="1148" name="ZOTERO_BREF_3YGaDyXjuTX1_9">
    <vt:lpwstr>tuarine hydrology and climate change.","container-title":"Ecology","DOI":"10.1890/03-0745","ISSN":"1939-9170","issue":"9","language":"en","note":"_eprint: https://onlinelibrary.wiley.com/doi/pdf/10.1890/03-0745","page":"2539-2549","source":"Wiley Online L</vt:lpwstr>
  </property>
  <property fmtid="{D5CDD505-2E9C-101B-9397-08002B2CF9AE}" pid="1149" name="ZOTERO_BREF_3YGaDyXjuTX1_10">
    <vt:lpwstr>ibrary","title":"Physical and Biotic Drivers of Plant Distribution Across Estuarine Salinity Gradients","volume":"85","author":[{"family":"Crain","given":"Caitlin Mullan"},{"family":"Silliman","given":"Brian R."},{"family":"Bertness","given":"Sarah L."},{</vt:lpwstr>
  </property>
  <property fmtid="{D5CDD505-2E9C-101B-9397-08002B2CF9AE}" pid="1150" name="ZOTERO_BREF_3YGaDyXjuTX1_11">
    <vt:lpwstr>"family":"Bertness","given":"Mark D."}],"issued":{"date-parts":[["2004"]]}}}],"schema":"https://github.com/citation-style-language/schema/raw/master/csl-citation.json"}</vt:lpwstr>
  </property>
  <property fmtid="{D5CDD505-2E9C-101B-9397-08002B2CF9AE}" pid="1151" name="ZOTERO_BREF_bpIP8W5HvO8o_1">
    <vt:lpwstr>ZOTERO_ITEM CSL_CITATION {"citationID":"XrcsPrZX","properties":{"formattedCitation":"(Adams 1963; Hutchinson 1982; Snow &amp; Vince 1984; Vince &amp; Snow 1984; Bertness &amp; Leonard 1997; Zedler et al. 1999; Sanderson et al. 2000; Crain et al. 2004; Sullivan et al.</vt:lpwstr>
  </property>
  <property fmtid="{D5CDD505-2E9C-101B-9397-08002B2CF9AE}" pid="1152" name="ZOTERO_BREF_bpIP8W5HvO8o_2">
    <vt:lpwstr> 2010; Hood 2013)","plainCitation":"(Adams 1963; Hutchinson 1982; Snow &amp; Vince 1984; Vince &amp; Snow 1984; Bertness &amp; Leonard 1997; Zedler et al. 1999; Sanderson et al. 2000; Crain et al. 2004; Sullivan et al. 2010; Hood 2013)","dontUpdate":true,"noteIndex":</vt:lpwstr>
  </property>
  <property fmtid="{D5CDD505-2E9C-101B-9397-08002B2CF9AE}" pid="1153" name="ZOTERO_BREF_bpIP8W5HvO8o_3">
    <vt:lpwstr>0},"citationItems":[{"id":653,"uris":["http://zotero.org/users/6112721/items/F54DBURK"],"itemData":{"id":653,"type":"article-journal","archive":"JSTOR","container-title":"Ecology","DOI":"10.2307/1932523","ISSN":"0012-9658","issue":"3","note":"publisher: E</vt:lpwstr>
  </property>
  <property fmtid="{D5CDD505-2E9C-101B-9397-08002B2CF9AE}" pid="1154" name="ZOTERO_BREF_bpIP8W5HvO8o_4">
    <vt:lpwstr>cological Society of America","page":"445-456","source":"JSTOR","title":"Factors Influencing Vascular Plant Zonation in North Carolina Salt Marshes","volume":"44","author":[{"family":"Adams","given":"David A."}],"issued":{"date-parts":[["1963"]]}}},{"id":</vt:lpwstr>
  </property>
  <property fmtid="{D5CDD505-2E9C-101B-9397-08002B2CF9AE}" pid="1155" name="ZOTERO_BREF_bpIP8W5HvO8o_5">
    <vt:lpwstr>"q1e9xkHj/OYLnPY5g","uris":["http://zotero.org/users/6112721/items/KWHNR8E4"],"itemData":{"id":333,"type":"article-journal","container-title":"Canadian Journal of Botany","DOI":"10.1139/b82-061","ISSN":"0008-4026","issue":"4","journalAbbreviation":"Can. J</vt:lpwstr>
  </property>
  <property fmtid="{D5CDD505-2E9C-101B-9397-08002B2CF9AE}" pid="1156" name="ZOTERO_BREF_bpIP8W5HvO8o_6">
    <vt:lpwstr>. Bot.","language":"en","page":"452-462","source":"DOI.org (Crossref)","title":"Vegetation–environment relations in a brackish marsh, Lulu Island, Richmond, B.C.","volume":"60","author":[{"family":"Hutchinson","given":"Ian"}],"issued":{"date-parts":[["198</vt:lpwstr>
  </property>
  <property fmtid="{D5CDD505-2E9C-101B-9397-08002B2CF9AE}" pid="1157" name="ZOTERO_BREF_bpIP8W5HvO8o_7">
    <vt:lpwstr>2",4]]}}},{"id":655,"uris":["http://zotero.org/users/6112721/items/CATKH33T"],"itemData":{"id":655,"type":"article-journal","abstract":"(1) Field experiments were conducted to examine the response of mature plants to different edaphic conditions in a suba</vt:lpwstr>
  </property>
  <property fmtid="{D5CDD505-2E9C-101B-9397-08002B2CF9AE}" pid="1158" name="ZOTERO_BREF_bpIP8W5HvO8o_8">
    <vt:lpwstr>rctic salt marsh. Five dominant perennial vascular species characteristic of distinct zones within the marsh were studied. The specific effects of salinity, waterlogging, and soil type were determined. (2) Results from a 2-year reciprocal transplant exper</vt:lpwstr>
  </property>
  <property fmtid="{D5CDD505-2E9C-101B-9397-08002B2CF9AE}" pid="1159" name="ZOTERO_BREF_bpIP8W5HvO8o_9">
    <vt:lpwstr>iment demonstrated that Carex lyngbyaei, C. ramenskii and Poa eminens (species characteristic of less saline sites) were inhibited in the outer mudflat zone, where soil water salinity was highest (up to 35%). The above-ground biomass of Puccinellia nutkae</vt:lpwstr>
  </property>
  <property fmtid="{D5CDD505-2E9C-101B-9397-08002B2CF9AE}" pid="1160" name="ZOTERO_BREF_bpIP8W5HvO8o_10">
    <vt:lpwstr>nsis, a dominant species on the outer mudflat, was three to four times greater at more inland, drained sites; this species usually died in the waterlogged inner sedge marsh. Triglochin maritimum from the inner mudflat grew well in all sites to which it wa</vt:lpwstr>
  </property>
  <property fmtid="{D5CDD505-2E9C-101B-9397-08002B2CF9AE}" pid="1161" name="ZOTERO_BREF_bpIP8W5HvO8o_11">
    <vt:lpwstr>s transplanted. (3) When cultured for 8 weeks in pots of either peat or silt, all species grew best in the least saline (3%) waterlogged treatment. The growth of Puccinellia nutkaensis was greatly inhibited in peat; fertilization (N, P and K) overcame the</vt:lpwstr>
  </property>
  <property fmtid="{D5CDD505-2E9C-101B-9397-08002B2CF9AE}" pid="1162" name="ZOTERO_BREF_bpIP8W5HvO8o_12">
    <vt:lpwstr> inhibition. (4) The relative salt tolerance of each species corresponded with the soil salinity in its zone of occurrence, and may determine its seaward limit of distribution within the marsh. Where potential distributions overlap, as at most moderate an</vt:lpwstr>
  </property>
  <property fmtid="{D5CDD505-2E9C-101B-9397-08002B2CF9AE}" pid="1163" name="ZOTERO_BREF_bpIP8W5HvO8o_13">
    <vt:lpwstr>d low salinity sites, biotic factors such as between-species competition may be more important in maintaining the observed zonation patterns. Puccinellia nutkaensis, in particular, appears to be restricted to the outer mudflat because it is a poor competi</vt:lpwstr>
  </property>
  <property fmtid="{D5CDD505-2E9C-101B-9397-08002B2CF9AE}" pid="1164" name="ZOTERO_BREF_bpIP8W5HvO8o_14">
    <vt:lpwstr>tor in the inner mudflat and riverbank levee zones.","archive":"JSTOR","container-title":"Journal of Ecology","DOI":"10.2307/2260075","ISSN":"0022-0477","issue":"2","note":"publisher: [Wiley, British Ecological Society]","page":"669-684","source":"JSTOR",</vt:lpwstr>
  </property>
  <property fmtid="{D5CDD505-2E9C-101B-9397-08002B2CF9AE}" pid="1165" name="ZOTERO_BREF_bpIP8W5HvO8o_15">
    <vt:lpwstr>"title":"Plant Zonation in an Alaskan Salt Marsh: II. An Experimental Study of the Role of Edaphic Conditions","title-short":"Plant Zonation in an Alaskan Salt Marsh","volume":"72","author":[{"family":"Snow","given":"Allison A."},{"family":"Vince","given"</vt:lpwstr>
  </property>
  <property fmtid="{D5CDD505-2E9C-101B-9397-08002B2CF9AE}" pid="1166" name="ZOTERO_BREF_bpIP8W5HvO8o_16">
    <vt:lpwstr>:"Susan W."}],"issued":{"date-parts":[["1984"]]}}},{"id":657,"uris":["http://zotero.org/users/6112721/items/YVBPT5K3"],"itemData":{"id":657,"type":"article-journal","abstract":"(1) Patterns of plant species distribution, plant abundance, and environmental</vt:lpwstr>
  </property>
  <property fmtid="{D5CDD505-2E9C-101B-9397-08002B2CF9AE}" pid="1167" name="ZOTERO_BREF_bpIP8W5HvO8o_17">
    <vt:lpwstr> factors on Susitna Flats, an Alaskan subarctic salt marsh, are described. (2) Eight vegetation zones were recognized along a transect from the Cook Inlet shore to the inland shrub boundary. Peak above-ground standing crop (dry weight) ranged from a minim</vt:lpwstr>
  </property>
  <property fmtid="{D5CDD505-2E9C-101B-9397-08002B2CF9AE}" pid="1168" name="ZOTERO_BREF_bpIP8W5HvO8o_18">
    <vt:lpwstr>um of 50 g m-2 on outer mudflats sparsely covered with Puccinellia nutkaensis to a maximum of 466 g m-2 in more inland, waterlogged areas dominated by the sedge Carex lyngbyaei. (3) A few species, including Triglochin maritimum and Potentilla egedii, occu</vt:lpwstr>
  </property>
  <property fmtid="{D5CDD505-2E9C-101B-9397-08002B2CF9AE}" pid="1169" name="ZOTERO_BREF_bpIP8W5HvO8o_19">
    <vt:lpwstr>rred over the entire range of altitude and environmental conditions. Most species were more narrowly distributed, giving rise to the zonation pattern. (4) Although there was little topographic relief and soil texture was similar throughout the Flats, the </vt:lpwstr>
  </property>
  <property fmtid="{D5CDD505-2E9C-101B-9397-08002B2CF9AE}" pid="1170" name="ZOTERO_BREF_bpIP8W5HvO8o_20">
    <vt:lpwstr>vegetation zones differed with respect to flooding frequency, rate of siltation, soil organic content, moisture content, redox potential, and salinity. In particular, combinations of soil salinity and waterlogging segregated most of the vegetation zones. </vt:lpwstr>
  </property>
  <property fmtid="{D5CDD505-2E9C-101B-9397-08002B2CF9AE}" pid="1171" name="ZOTERO_BREF_bpIP8W5HvO8o_21">
    <vt:lpwstr>However, we cannot conclude from these correlations that edaphic factors determine plant zonation.","archive":"JSTOR","container-title":"Journal of Ecology","DOI":"10.2307/2260074","ISSN":"0022-0477","issue":"2","note":"publisher: [Wiley, British Ecologic</vt:lpwstr>
  </property>
  <property fmtid="{D5CDD505-2E9C-101B-9397-08002B2CF9AE}" pid="1172" name="ZOTERO_BREF_bpIP8W5HvO8o_22">
    <vt:lpwstr>al Society]","page":"651-667","source":"JSTOR","title":"Plant Zonation in an Alaskan Salt Marsh: I. Distribution, Abundance and Environmental Factors","title-short":"Plant Zonation in an Alaskan Salt Marsh","volume":"72","author":[{"family":"Vince","given</vt:lpwstr>
  </property>
  <property fmtid="{D5CDD505-2E9C-101B-9397-08002B2CF9AE}" pid="1173" name="ZOTERO_BREF_bpIP8W5HvO8o_23">
    <vt:lpwstr>":"Susan W."},{"family":"Snow","given":"Allison A."}],"issued":{"date-parts":[["1984"]]}}},{"id":651,"uris":["http://zotero.org/users/6112721/items/VFAB67GF"],"itemData":{"id":651,"type":"article-journal","abstract":"Positive interactions that result from</vt:lpwstr>
  </property>
  <property fmtid="{D5CDD505-2E9C-101B-9397-08002B2CF9AE}" pid="1174" name="ZOTERO_BREF_bpIP8W5HvO8o_24">
    <vt:lpwstr> neighbors buffering one another from stressful conditions are predictably important community forces in physically stressful habitats. Here, we examine the generality of this hypothesis in marine intertidal communities. Intertidal communities have histor</vt:lpwstr>
  </property>
  <property fmtid="{D5CDD505-2E9C-101B-9397-08002B2CF9AE}" pid="1175" name="ZOTERO_BREF_bpIP8W5HvO8o_25">
    <vt:lpwstr>ically played a large role in the development of community ecology since they occur across pronounced physical gradients and are easily manipulated. Positive interactions, however, have not been emphasized in studies of intertidal communities. We first re</vt:lpwstr>
  </property>
  <property fmtid="{D5CDD505-2E9C-101B-9397-08002B2CF9AE}" pid="1176" name="ZOTERO_BREF_bpIP8W5HvO8o_26">
    <vt:lpwstr>view studies of intertidal marsh plant communities that suggest that positive interactions play a dominant role in the structure and dynamics of these common assemblages. We then present the results of an experimental manipulation on New England rocky sho</vt:lpwstr>
  </property>
  <property fmtid="{D5CDD505-2E9C-101B-9397-08002B2CF9AE}" pid="1177" name="ZOTERO_BREF_bpIP8W5HvO8o_27">
    <vt:lpwstr>res that suggests that group benefits are as important in maintaining the upper intertidal limits of dominant spaceholders on rocky shores as the negative forces of competition and predation are in maintaining lower distributional limits. We conclude by d</vt:lpwstr>
  </property>
  <property fmtid="{D5CDD505-2E9C-101B-9397-08002B2CF9AE}" pid="1178" name="ZOTERO_BREF_bpIP8W5HvO8o_28">
    <vt:lpwstr>iscussing the generality and implications of our results. We argue that biogeographic biases have limited appreciation of the role played by positive interactions in intertidal communities. Most of the work that has formed the foundation of marine interti</vt:lpwstr>
  </property>
  <property fmtid="{D5CDD505-2E9C-101B-9397-08002B2CF9AE}" pid="1179" name="ZOTERO_BREF_bpIP8W5HvO8o_29">
    <vt:lpwstr>dal ecology was done in cool temperate habitats, whereas positive interactions driven by the amelioration of thermal or dessication stresses are likely more important in warmer climates. We further argue that many important positive feedbacks operate at l</vt:lpwstr>
  </property>
  <property fmtid="{D5CDD505-2E9C-101B-9397-08002B2CF9AE}" pid="1180" name="ZOTERO_BREF_bpIP8W5HvO8o_30">
    <vt:lpwstr>arge spatial scales, not conducive to experimental study, and thus have escaped critical attention and general acceptance. We suggest that recognizing the role of positive interactions in communities may be key to understanding population and community pr</vt:lpwstr>
  </property>
  <property fmtid="{D5CDD505-2E9C-101B-9397-08002B2CF9AE}" pid="1181" name="ZOTERO_BREF_bpIP8W5HvO8o_31">
    <vt:lpwstr>ocesses in physically stressful habitats, many large-scale landscape processes, and uncovering long-suspected linkages between biodiversity and community stability.","archive":"JSTOR","container-title":"Ecology","DOI":"10.2307/2265938","ISSN":"0012-9658",</vt:lpwstr>
  </property>
  <property fmtid="{D5CDD505-2E9C-101B-9397-08002B2CF9AE}" pid="1182" name="ZOTERO_BREF_bpIP8W5HvO8o_32">
    <vt:lpwstr>"issue":"7","note":"publisher: Ecological Society of America","page":"1976-1989","source":"JSTOR","title":"The Role of Positive Interactions in Communities: Lessons from Intertidal Habitats","title-short":"The Role of Positive Interactions in Communities"</vt:lpwstr>
  </property>
  <property fmtid="{D5CDD505-2E9C-101B-9397-08002B2CF9AE}" pid="1183" name="ZOTERO_BREF_bpIP8W5HvO8o_33">
    <vt:lpwstr>,"volume":"78","author":[{"family":"Bertness","given":"Mark D."},{"family":"Leonard","given":"George H."}],"issued":{"date-parts":[["1997"]]}}},{"id":628,"uris":["http://zotero.org/users/6112721/items/YT4IICCF"],"itemData":{"id":628,"type":"article-journa</vt:lpwstr>
  </property>
  <property fmtid="{D5CDD505-2E9C-101B-9397-08002B2CF9AE}" pid="1184" name="ZOTERO_BREF_bpIP8W5HvO8o_34">
    <vt:lpwstr>l","abstract":"Although tidal wetland vegetation patterns are typically related to elevation, we hypothesized that the vertical range of a species may shift where the topography is more heterogeneous. We examined plant species occurrences in relation to e</vt:lpwstr>
  </property>
  <property fmtid="{D5CDD505-2E9C-101B-9397-08002B2CF9AE}" pid="1185" name="ZOTERO_BREF_bpIP8W5HvO8o_35">
    <vt:lpwstr>levation, proximity to the bay, and proximity to tidal creeks at a near-pristine wetland in San Quintín Bay, Baja California, Mexico. At the whole-wetland scale, most species occurred primarily within a 30-cm elevation band (the marsh plain). However, Spa</vt:lpwstr>
  </property>
  <property fmtid="{D5CDD505-2E9C-101B-9397-08002B2CF9AE}" pid="1186" name="ZOTERO_BREF_bpIP8W5HvO8o_36">
    <vt:lpwstr>rtina foliosa occurred only at the bayward margin, even though \"suitable\" elevations were present further inland. A similar pattern was found in San Diego Bay. At the microtopographic scale, three species on the marsh plain were strongly influenced by e</vt:lpwstr>
  </property>
  <property fmtid="{D5CDD505-2E9C-101B-9397-08002B2CF9AE}" pid="1187" name="ZOTERO_BREF_bpIP8W5HvO8o_37">
    <vt:lpwstr>levation, whereas four species responded to both elevation and proximity to tidal creeks. The latter species tended to \"avoid\" the lower 10 cm of the marsh plain except near a tidal creek. Species richness was thus greater (by 0.6 species at the lowest </vt:lpwstr>
  </property>
  <property fmtid="{D5CDD505-2E9C-101B-9397-08002B2CF9AE}" pid="1188" name="ZOTERO_BREF_bpIP8W5HvO8o_38">
    <vt:lpwstr>10-cm class) at the tidal creek margin. Better drainage near creeks is the hypothesized cause. Our results help explain why species that are transplanted to constructed wetlands do not always grow at the full range of elevations they occupy in natural wet</vt:lpwstr>
  </property>
  <property fmtid="{D5CDD505-2E9C-101B-9397-08002B2CF9AE}" pid="1189" name="ZOTERO_BREF_wZsdYPMMH4sS_1">
    <vt:lpwstr>ZOTERO_TEMP</vt:lpwstr>
  </property>
  <property fmtid="{D5CDD505-2E9C-101B-9397-08002B2CF9AE}" pid="1190" name="ZOTERO_BREF_bpIP8W5HvO8o_39">
    <vt:lpwstr>lands. We recommend that species be introduced to their modal elevation (determined from nearby reference marshes) and that salt-marsh construction designs include topographic heterogeneity (complex tidal creek networks). The analysis of broad-scale and f</vt:lpwstr>
  </property>
  <property fmtid="{D5CDD505-2E9C-101B-9397-08002B2CF9AE}" pid="1191" name="ZOTERO_BREF_bpIP8W5HvO8o_40">
    <vt:lpwstr>ine-scale patterns of occurrence also suggests new habitat nomenclature. Elevation-based terms (\"low,\" \"middle,\" and \"high\" marsh) should be replaced by a system that considers elevation, landscape position, and conspicuous species. We suggest three</vt:lpwstr>
  </property>
  <property fmtid="{D5CDD505-2E9C-101B-9397-08002B2CF9AE}" pid="1192" name="ZOTERO_BREF_bpIP8W5HvO8o_41">
    <vt:lpwstr> habitat designations: (a) the high marsh-a 30- to 70-cm elevation range with Salicornia subterminalis; (b) the marsh plain-a 30-cm elevation range with heterogeneous topography and up to nine common species; and (c) cordgrass habitat-the bayward portion </vt:lpwstr>
  </property>
  <property fmtid="{D5CDD505-2E9C-101B-9397-08002B2CF9AE}" pid="1193" name="ZOTERO_BREF_bpIP8W5HvO8o_42">
    <vt:lpwstr>of the marsh plain and lower elevations, all occupied by Spartina foliosa. Although these habitats do not have discrete boundaries, separate terms are needed for wetland restoration plans and these designations will improve recognition that vegetation pat</vt:lpwstr>
  </property>
  <property fmtid="{D5CDD505-2E9C-101B-9397-08002B2CF9AE}" pid="1194" name="ZOTERO_BREF_bpIP8W5HvO8o_43">
    <vt:lpwstr>terns respond to horizontal, as well as vertical, position.","archive":"JSTOR","container-title":"Ecosystems","ISSN":"1432-9840","issue":"1","note":"publisher: Springer","page":"19-35","source":"JSTOR","title":"Californian Salt-Marsh Vegetation: An Improv</vt:lpwstr>
  </property>
  <property fmtid="{D5CDD505-2E9C-101B-9397-08002B2CF9AE}" pid="1195" name="ZOTERO_BREF_bpIP8W5HvO8o_44">
    <vt:lpwstr>ed Model of Spatial Pattern","title-short":"Californian Salt-Marsh Vegetation","volume":"2","author":[{"family":"Zedler","given":"Joy B."},{"family":"Callaway","given":"John C."},{"family":"Desmond","given":"Julie S."},{"family":"Vivian-Smith","given":"Ga</vt:lpwstr>
  </property>
  <property fmtid="{D5CDD505-2E9C-101B-9397-08002B2CF9AE}" pid="1196" name="ZOTERO_BREF_bpIP8W5HvO8o_45">
    <vt:lpwstr>brielle"},{"family":"Williams","given":"Gregory D."},{"family":"Sullivan","given":"Gary"},{"family":"Brewster","given":"Alice E."},{"family":"Bradshaw","given":"Brian K."}],"issued":{"date-parts":[["1999"]]}}},{"id":637,"uris":["http://zotero.org/users/61</vt:lpwstr>
  </property>
  <property fmtid="{D5CDD505-2E9C-101B-9397-08002B2CF9AE}" pid="1197" name="ZOTERO_BREF_bpIP8W5HvO8o_46">
    <vt:lpwstr>12721/items/WFSFLX6E"],"itemData":{"id":637,"type":"article-journal","abstract":"Tidal channels influence the distribution and composition of salt marsh vegetation in a San Francisco Bay salt marsh. Two channel networks in the Petaluma Marsh, Sonoma Count</vt:lpwstr>
  </property>
  <property fmtid="{D5CDD505-2E9C-101B-9397-08002B2CF9AE}" pid="1198" name="ZOTERO_BREF_bpIP8W5HvO8o_47">
    <vt:lpwstr>y, CA, were mapped and characterized using global positioning and geographic information systems. Plant species abundance was sampled on transects placed perpendicular to and extending away from the channel banks. The vegetation showed significant increas</vt:lpwstr>
  </property>
  <property fmtid="{D5CDD505-2E9C-101B-9397-08002B2CF9AE}" pid="1199" name="ZOTERO_BREF_bpIP8W5HvO8o_48">
    <vt:lpwstr>es in species richness along channel banks and larger areas of effect which increased approximately linearly with channel size. Composition of species assemblages varies with distance from the channel bank and channel size. These results demonstrate that </vt:lpwstr>
  </property>
  <property fmtid="{D5CDD505-2E9C-101B-9397-08002B2CF9AE}" pid="1200" name="ZOTERO_BREF_bpIP8W5HvO8o_49">
    <vt:lpwstr>salt marsh plant assemblages, composed of both major and minor species, are distributed with respect to the channel network in Petaluma Marsh.","archive":"JSTOR","container-title":"Plant Ecology","ISSN":"1385-0237","issue":"1","note":"publisher: Springer"</vt:lpwstr>
  </property>
  <property fmtid="{D5CDD505-2E9C-101B-9397-08002B2CF9AE}" pid="1201" name="ZOTERO_BREF_bpIP8W5HvO8o_50">
    <vt:lpwstr>,"page":"29-41","source":"JSTOR","title":"The Influence of Tidal Channels on the Distribution of Salt Marsh Plant Species in Petaluma Marsh, CA, USA","volume":"146","author":[{"family":"Sanderson","given":"Eric W."},{"family":"Ustin","given":"Susan L."},{</vt:lpwstr>
  </property>
  <property fmtid="{D5CDD505-2E9C-101B-9397-08002B2CF9AE}" pid="1202" name="ZOTERO_BREF_bpIP8W5HvO8o_51">
    <vt:lpwstr>"family":"Foin","given":"Theodore C."}],"issued":{"date-parts":[["2000"]]}}},{"id":647,"uris":["http://zotero.org/users/6112721/items/5FKPSJK3"],"itemData":{"id":647,"type":"article-journal","abstract":"Although it has long been recognized that marsh plan</vt:lpwstr>
  </property>
  <property fmtid="{D5CDD505-2E9C-101B-9397-08002B2CF9AE}" pid="1203" name="ZOTERO_BREF_bpIP8W5HvO8o_52">
    <vt:lpwstr>t community composition shifts across estuarine salinity gradients, the mechanisms responsible for this species zonation have never been experimentally examined. In southern New England marshes of the United States, we investigated the relative importance</vt:lpwstr>
  </property>
  <property fmtid="{D5CDD505-2E9C-101B-9397-08002B2CF9AE}" pid="1204" name="ZOTERO_BREF_bpIP8W5HvO8o_53">
    <vt:lpwstr> of physical and biotic factors in generating estuarine species distribution patterns. Greenhouse studies revealed that all of the common plants in this system grow better in fresh water than in full-strength salt water. To test the hypothesis that the sp</vt:lpwstr>
  </property>
  <property fmtid="{D5CDD505-2E9C-101B-9397-08002B2CF9AE}" pid="1205" name="ZOTERO_BREF_bpIP8W5HvO8o_54">
    <vt:lpwstr>atial segregation of these plants is driven by differential tolerance to salt stress and plant competition, we performed transplant experiments with 10 common plants in the system. When freshwater marsh plants were transplanted to salt marshes, they did p</vt:lpwstr>
  </property>
  <property fmtid="{D5CDD505-2E9C-101B-9397-08002B2CF9AE}" pid="1206" name="ZOTERO_BREF_bpIP8W5HvO8o_55">
    <vt:lpwstr>oorly and generally died with or without neighbors present. In contrast, when saltmarsh plants were transplanted to freshwater marshes, they thrived in the absence of neighbors, growing better than they did in salt marshes, but when neighbors were present</vt:lpwstr>
  </property>
  <property fmtid="{D5CDD505-2E9C-101B-9397-08002B2CF9AE}" pid="1207" name="ZOTERO_BREF_bpIP8W5HvO8o_56">
    <vt:lpwstr>, they were strongly suppressed. These results suggest that the spatial segregation of plants across estuarine salinity gradients is driven by competitively superior freshwater marsh plants displacing salt-tolerant plants to physically harsh saltmarsh hab</vt:lpwstr>
  </property>
  <property fmtid="{D5CDD505-2E9C-101B-9397-08002B2CF9AE}" pid="1208" name="ZOTERO_BREF_bpIP8W5HvO8o_57">
    <vt:lpwstr>itats, whereas freshwater marsh plants are limited from living in salt marshes by physical factors (e.g., high salinities). These results contribute to our understanding of the organization and assembly of tidal marsh plant communities and have important </vt:lpwstr>
  </property>
  <property fmtid="{D5CDD505-2E9C-101B-9397-08002B2CF9AE}" pid="1209" name="ZOTERO_BREF_bpIP8W5HvO8o_58">
    <vt:lpwstr>implications for understanding how marsh plant communities will respond to human modification of estuarine hydrology and climate change.","container-title":"Ecology","DOI":"10.1890/03-0745","ISSN":"1939-9170","issue":"9","language":"en","note":"_eprint: h</vt:lpwstr>
  </property>
  <property fmtid="{D5CDD505-2E9C-101B-9397-08002B2CF9AE}" pid="1210" name="ZOTERO_BREF_bpIP8W5HvO8o_59">
    <vt:lpwstr>ttps://onlinelibrary.wiley.com/doi/pdf/10.1890/03-0745","page":"2539-2549","source":"Wiley Online Library","title":"Physical and biotic drivers of plant distribution across estuarine salinity gradients","volume":"85","author":[{"family":"Crain","given":"C</vt:lpwstr>
  </property>
  <property fmtid="{D5CDD505-2E9C-101B-9397-08002B2CF9AE}" pid="1211" name="ZOTERO_BREF_bpIP8W5HvO8o_60">
    <vt:lpwstr>aitlin Mullan"},{"family":"Silliman","given":"Brian R."},{"family":"Bertness","given":"Sarah L."},{"family":"Bertness","given":"Mark D."}],"issued":{"date-parts":[["2004"]]}}},{"id":608,"uris":["http://zotero.org/users/6112721/items/AWD25Z5C"],"itemData":</vt:lpwstr>
  </property>
  <property fmtid="{D5CDD505-2E9C-101B-9397-08002B2CF9AE}" pid="1212" name="ZOTERO_BREF_bpIP8W5HvO8o_61">
    <vt:lpwstr>{"id":608,"type":"article-journal","container-title":"Plant Ecology","DOI":"10.1007/s11258-009-9658-4","ISSN":"1385-0237, 1573-5052","issue":"1","journalAbbreviation":"Plant Ecol","language":"en","page":"121-129","source":"DOI.org (Crossref)","title":"Gro</vt:lpwstr>
  </property>
  <property fmtid="{D5CDD505-2E9C-101B-9397-08002B2CF9AE}" pid="1213" name="ZOTERO_BREF_bpIP8W5HvO8o_62">
    <vt:lpwstr>wth of three cattail (Typha) taxa in response to elevated CO2","volume":"207","author":[{"family":"Sullivan","given":"Lauren"},{"family":"Wildova","given":"Radka"},{"family":"Goldberg","given":"Deborah"},{"family":"Vogel","given":"Chris"}],"issued":{"date</vt:lpwstr>
  </property>
  <property fmtid="{D5CDD505-2E9C-101B-9397-08002B2CF9AE}" pid="1214" name="ZOTERO_BREF_bpIP8W5HvO8o_63">
    <vt:lpwstr>-parts":[["2010",3]]}}},{"id":"q1e9xkHj/Ab70kY14","uris":["http://zotero.org/users/6112721/items/NNBPUJD9"],"itemData":{"id":332,"type":"article-journal","container-title":"Wetlands Ecology and Management","DOI":"10.1007/s11273-013-9294-6","ISSN":"0923-48</vt:lpwstr>
  </property>
  <property fmtid="{D5CDD505-2E9C-101B-9397-08002B2CF9AE}" pid="1215" name="ZOTERO_BREF_bpIP8W5HvO8o_64">
    <vt:lpwstr>61, 1572-9834","issue":"4","journalAbbreviation":"Wetlands Ecol Manage","language":"en","page":"229-242","source":"DOI.org (Crossref)","title":"Applying and testing a predictive vegetation model to management of the invasive cattail, Typha angustifolia L.</vt:lpwstr>
  </property>
  <property fmtid="{D5CDD505-2E9C-101B-9397-08002B2CF9AE}" pid="1216" name="ZOTERO_BREF_bpIP8W5HvO8o_65">
    <vt:lpwstr>, in an oligohaline tidal marsh reveals priority effects caused by non-stationarity","volume":"21","author":[{"family":"Hood","given":"W. Gregory"}],"issued":{"date-parts":[["2013",8]]}}}],"schema":"https://github.com/citation-style-language/schema/raw/ma</vt:lpwstr>
  </property>
  <property fmtid="{D5CDD505-2E9C-101B-9397-08002B2CF9AE}" pid="1217" name="ZOTERO_BREF_bpIP8W5HvO8o_66">
    <vt:lpwstr>ster/csl-citation.json"} </vt:lpwstr>
  </property>
  <property fmtid="{D5CDD505-2E9C-101B-9397-08002B2CF9AE}" pid="1218" name="ZOTERO_BREF_bpIP8W5HvO8o_67">
    <vt:lpwstr/>
  </property>
  <property fmtid="{D5CDD505-2E9C-101B-9397-08002B2CF9AE}" pid="1219" name="ZOTERO_BREF_bpIP8W5HvO8o_68">
    <vt:lpwstr/>
  </property>
  <property fmtid="{D5CDD505-2E9C-101B-9397-08002B2CF9AE}" pid="1220" name="ZOTERO_BREF_80c7CHiok7QH_1">
    <vt:lpwstr>ZOTERO_ITEM CSL_CITATION {"citationID":"lMGFuMJd","properties":{"formattedCitation":"(Hestir et al. 2008)","plainCitation":"(Hestir et al. 2008)","noteIndex":0},"citationItems":[{"id":329,"uris":["http://zotero.org/users/6112721/items/K6IGWRLQ"],"uri":["h</vt:lpwstr>
  </property>
  <property fmtid="{D5CDD505-2E9C-101B-9397-08002B2CF9AE}" pid="1221" name="ZOTERO_BREF_80c7CHiok7QH_2">
    <vt:lpwstr>ttp://zotero.org/users/6112721/items/K6IGWRLQ"],"itemData":{"id":329,"type":"article-journal","abstract":"Estuaries are among the most invaded ecosystems on the planet. Such invasions have led in part, to the formation of a massive $1 billion restoration </vt:lpwstr>
  </property>
  <property fmtid="{D5CDD505-2E9C-101B-9397-08002B2CF9AE}" pid="1222" name="ZOTERO_BREF_80c7CHiok7QH_3">
    <vt:lpwstr>effort in California's Sacramento–San Joaquin River Delta. However, invasions of weeds into riparian, ﬂoodplain, and aquatic habitats threaten the success of restoration efforts within the watershed and jeopardize economic activities. The doctrine of earl</vt:lpwstr>
  </property>
  <property fmtid="{D5CDD505-2E9C-101B-9397-08002B2CF9AE}" pid="1223" name="ZOTERO_BREF_80c7CHiok7QH_4">
    <vt:lpwstr>y detection and rapid response to invasions has been adopted by land and water resource managers, and remote sensing is the logical tool of choice for identiﬁcation and detection. However meteorological, physical, and biological heterogeneity in this larg</vt:lpwstr>
  </property>
  <property fmtid="{D5CDD505-2E9C-101B-9397-08002B2CF9AE}" pid="1224" name="ZOTERO_BREF_80c7CHiok7QH_5">
    <vt:lpwstr>e system present unique challenges to successfully detecting invasive weeds. We present three hyperspectral case studies which illustrate the challenges, and potential solutions, to mapping invasive weeds in wetland systems: 1) Perennial pepperweed was ma</vt:lpwstr>
  </property>
  <property fmtid="{D5CDD505-2E9C-101B-9397-08002B2CF9AE}" pid="1225" name="ZOTERO_BREF_80c7CHiok7QH_6">
    <vt:lpwstr>pped over one portion of the Delta using a logistic regression model to predict weed occurrence. 2) Water hyacinth and 3) submerged aquatic vegetation (SAV), primarily composed of Brazilian waterweed, were mapped over the entire Delta using a binary decis</vt:lpwstr>
  </property>
  <property fmtid="{D5CDD505-2E9C-101B-9397-08002B2CF9AE}" pid="1226" name="ZOTERO_BREF_80c7CHiok7QH_7">
    <vt:lpwstr>ion tree that incorporated spectral mixture analysis (SMA), spectral angle mapping (SAM), band indexes, and continuum removal products. Perennial pepperweed detection was moderately successful; phenological stage inﬂuenced detection rates. Water hyacinth </vt:lpwstr>
  </property>
  <property fmtid="{D5CDD505-2E9C-101B-9397-08002B2CF9AE}" pid="1227" name="ZOTERO_BREF_80c7CHiok7QH_8">
    <vt:lpwstr>was mapped with modest accuracies, and SAV was mapped with high accuracies. Perennial pepperweed and water hyacinth both exhibited signiﬁcant spectral variation related to plant phenology. Such variation must be accounted for in order to optimally map the</vt:lpwstr>
  </property>
  <property fmtid="{D5CDD505-2E9C-101B-9397-08002B2CF9AE}" pid="1228" name="ZOTERO_BREF_80c7CHiok7QH_9">
    <vt:lpwstr>se species, and this was done for the water hyacinth case study. Submerged aquatic vegetation was not mapped to the species level due to complex non-linear mixing problems between the water column and its constituents, which was beyond the scope of the cu</vt:lpwstr>
  </property>
  <property fmtid="{D5CDD505-2E9C-101B-9397-08002B2CF9AE}" pid="1229" name="ZOTERO_BREF_80c7CHiok7QH_10">
    <vt:lpwstr>rrent study. We discuss our study in the context of providing guidelines for future remote sensing studies of aquatic systems.","container-title":"Remote Sensing of Environment","DOI":"10.1016/j.rse.2008.01.022","ISSN":"00344257","issue":"11","journalAbbr</vt:lpwstr>
  </property>
  <property fmtid="{D5CDD505-2E9C-101B-9397-08002B2CF9AE}" pid="1230" name="ZOTERO_BREF_80c7CHiok7QH_11">
    <vt:lpwstr>eviation":"Remote Sensing of Environment","language":"en","page":"4034-4047","source":"DOI.org (Crossref)","title":"Identification of invasive vegetation using hyperspectral remote sensing in the California Delta ecosystem","volume":"112","author":[{"fami</vt:lpwstr>
  </property>
  <property fmtid="{D5CDD505-2E9C-101B-9397-08002B2CF9AE}" pid="1231" name="ZOTERO_BREF_80c7CHiok7QH_12">
    <vt:lpwstr>ly":"Hestir","given":"Erin L."},{"family":"Khanna","given":"Shruti"},{"family":"Andrew","given":"Margaret E."},{"family":"Santos","given":"Maria J."},{"family":"Viers","given":"Joshua H."},{"family":"Greenberg","given":"Jonathan A."},{"family":"Rajapakse"</vt:lpwstr>
  </property>
  <property fmtid="{D5CDD505-2E9C-101B-9397-08002B2CF9AE}" pid="1232" name="ZOTERO_BREF_80c7CHiok7QH_13">
    <vt:lpwstr>,"given":"Sepalika S."},{"family":"Ustin","given":"Susan L."}],"issued":{"date-parts":[["2008",11]]}}}],"schema":"https://github.com/citation-style-language/schema/raw/master/csl-citation.json"}</vt:lpwstr>
  </property>
  <property fmtid="{D5CDD505-2E9C-101B-9397-08002B2CF9AE}" pid="1233" name="ZOTERO_BREF_TcB4n16GXIko_1">
    <vt:lpwstr>ZOTERO_ITEM CSL_CITATION {"citationID":"N5y0lwnE","properties":{"formattedCitation":"(Hanley &amp; McNeil 1982; Elith et al. 2006)","plainCitation":"(Hanley &amp; McNeil 1982; Elith et al. 2006)","dontUpdate":true,"noteIndex":0},"citationItems":[{"id":660,"uris":</vt:lpwstr>
  </property>
  <property fmtid="{D5CDD505-2E9C-101B-9397-08002B2CF9AE}" pid="1234" name="ZOTERO_BREF_TcB4n16GXIko_2">
    <vt:lpwstr>["http://zotero.org/users/6112721/items/NQ9P6EEH"],"uri":["http://zotero.org/users/6112721/items/NQ9P6EEH"],"itemData":{"id":660,"type":"article-journal","container-title":"Radiology","DOI":"10.1148/radiology.143.1.7063747","ISSN":"0033-8419, 1527-1315","</vt:lpwstr>
  </property>
  <property fmtid="{D5CDD505-2E9C-101B-9397-08002B2CF9AE}" pid="1235" name="ZOTERO_BREF_TcB4n16GXIko_3">
    <vt:lpwstr>issue":"1","journalAbbreviation":"Radiology","language":"en","page":"29-36","source":"DOI.org (Crossref)","title":"The meaning and use of the area under a receiver operating characteristic (ROC) curve.","volume":"143","author":[{"family":"Hanley","given":</vt:lpwstr>
  </property>
  <property fmtid="{D5CDD505-2E9C-101B-9397-08002B2CF9AE}" pid="1236" name="ZOTERO_BREF_TcB4n16GXIko_4">
    <vt:lpwstr>"J A"},{"family":"McNeil","given":"B J"}],"issued":{"date-parts":[["1982",4]]}}},{"id":295,"uris":["http://zotero.org/users/6112721/items/Q63534PV"],"uri":["http://zotero.org/users/6112721/items/Q63534PV"],"itemData":{"id":295,"type":"article-journal","co</vt:lpwstr>
  </property>
  <property fmtid="{D5CDD505-2E9C-101B-9397-08002B2CF9AE}" pid="1237" name="ZOTERO_BREF_TcB4n16GXIko_5">
    <vt:lpwstr>ntainer-title":"Ecography","DOI":"10.1111/j.2006.0906-7590.04596.x","ISSN":"09067590","issue":"2","journalAbbreviation":"Ecography","language":"en","page":"129-151","source":"DOI.org (Crossref)","title":"Novel methods improve prediction of species’ distri</vt:lpwstr>
  </property>
  <property fmtid="{D5CDD505-2E9C-101B-9397-08002B2CF9AE}" pid="1238" name="ZOTERO_BREF_TcB4n16GXIko_6">
    <vt:lpwstr>butions from occurrence data","volume":"29","author":[{"family":"Elith","given":"Jane"},{"family":"H. Graham","given":"Catherine"},{"family":"P. Anderson","given":"Robert"},{"family":"Dudík","given":"Miroslav"},{"family":"Ferrier","given":"Simon"},{"famil</vt:lpwstr>
  </property>
  <property fmtid="{D5CDD505-2E9C-101B-9397-08002B2CF9AE}" pid="1239" name="ZOTERO_BREF_TcB4n16GXIko_7">
    <vt:lpwstr>y":"Guisan","given":"Antoine"},{"family":"J. Hijmans","given":"Robert"},{"family":"Huettmann","given":"Falk"},{"family":"R. Leathwick","given":"John"},{"family":"Lehmann","given":"Anthony"},{"family":"Li","given":"Jin"},{"family":"G. Lohmann","given":"Luc</vt:lpwstr>
  </property>
  <property fmtid="{D5CDD505-2E9C-101B-9397-08002B2CF9AE}" pid="1240" name="ZOTERO_BREF_TcB4n16GXIko_8">
    <vt:lpwstr>ia"},{"family":"A. Loiselle","given":"Bette"},{"family":"Manion","given":"Glenn"},{"family":"Moritz","given":"Craig"},{"family":"Nakamura","given":"Miguel"},{"family":"Nakazawa","given":"Yoshinori"},{"family":"McC. M. Overton","given":"Jacob"},{"family":"</vt:lpwstr>
  </property>
  <property fmtid="{D5CDD505-2E9C-101B-9397-08002B2CF9AE}" pid="1241" name="ZOTERO_BREF_TcB4n16GXIko_9">
    <vt:lpwstr>Townsend Peterson","given":"A."},{"family":"J. Phillips","given":"Steven"},{"family":"Richardson","given":"Karen"},{"family":"Scachetti-Pereira","given":"Ricardo"},{"family":"E. Schapire","given":"Robert"},{"family":"Soberón","given":"Jorge"},{"family":"W</vt:lpwstr>
  </property>
  <property fmtid="{D5CDD505-2E9C-101B-9397-08002B2CF9AE}" pid="1242" name="ZOTERO_BREF_TcB4n16GXIko_10">
    <vt:lpwstr>illiams","given":"Stephen"},{"family":"S. Wisz","given":"Mary"},{"family":"E. Zimmermann","given":"Niklaus"}],"issued":{"date-parts":[["2006",4]]}}}],"schema":"https://github.com/citation-style-language/schema/raw/master/csl-citation.json"}</vt:lpwstr>
  </property>
  <property fmtid="{D5CDD505-2E9C-101B-9397-08002B2CF9AE}" pid="1243" name="ZOTERO_BREF_nlUzu6BUZxTZ_1">
    <vt:lpwstr>ZOTERO_ITEM CSL_CITATION {"citationID":"RIPR3ShG","properties":{"formattedCitation":"(Fielding &amp; Bell 1997)","plainCitation":"(Fielding &amp; Bell 1997)","noteIndex":0},"citationItems":[{"id":662,"uris":["http://zotero.org/users/6112721/items/CTWPMCGM"],"item</vt:lpwstr>
  </property>
  <property fmtid="{D5CDD505-2E9C-101B-9397-08002B2CF9AE}" pid="1244" name="ZOTERO_BREF_nlUzu6BUZxTZ_2">
    <vt:lpwstr>Data":{"id":662,"type":"article-journal","abstract":"Predicting the distribution of endangered species from habitat data is frequently perceived to be a useful technique. Models that predict the presence or absence of a species are normally judged by the </vt:lpwstr>
  </property>
  <property fmtid="{D5CDD505-2E9C-101B-9397-08002B2CF9AE}" pid="1245" name="ZOTERO_BREF_nlUzu6BUZxTZ_3">
    <vt:lpwstr>number of prediction errors. These may be of two types: false positives and false negatives. Many of the prediction errors can be traced to ecological processes such as unsaturated habitat and species interactions. Consequently, if prediction errors are n</vt:lpwstr>
  </property>
  <property fmtid="{D5CDD505-2E9C-101B-9397-08002B2CF9AE}" pid="1246" name="ZOTERO_BREF_nlUzu6BUZxTZ_4">
    <vt:lpwstr>ot placed in an ecological context the results of the model may be misleading. The simplest, and most widely used, measure of prediction accuracy is the number of correctly classiﬁed cases. There are other measures of prediction success that may be more a</vt:lpwstr>
  </property>
  <property fmtid="{D5CDD505-2E9C-101B-9397-08002B2CF9AE}" pid="1247" name="ZOTERO_BREF_nlUzu6BUZxTZ_5">
    <vt:lpwstr>ppropriate. Strategies for assessing the causes and costs of these errors are discussed. A range of techniques for measuring error in presence/absence models, including some that are seldom used by ecologists (e.g. ROC plots and cost matrices), are descri</vt:lpwstr>
  </property>
  <property fmtid="{D5CDD505-2E9C-101B-9397-08002B2CF9AE}" pid="1248" name="ZOTERO_BREF_nlUzu6BUZxTZ_6">
    <vt:lpwstr>bed. A new approach to estimating prediction error, which is based on the spatial characteristics of the errors, is proposed. Thirteen recommendations are made to enable the objective selection of an error assessment technique for ecological presence/abse</vt:lpwstr>
  </property>
  <property fmtid="{D5CDD505-2E9C-101B-9397-08002B2CF9AE}" pid="1249" name="ZOTERO_BREF_nlUzu6BUZxTZ_7">
    <vt:lpwstr>nce models.","container-title":"Environmental Conservation","DOI":"10.1017/S0376892997000088","ISSN":"0376-8929, 1469-4387","issue":"1","journalAbbreviation":"Envir. Conserv.","language":"en","page":"38-49","source":"DOI.org (Crossref)","title":"A review </vt:lpwstr>
  </property>
  <property fmtid="{D5CDD505-2E9C-101B-9397-08002B2CF9AE}" pid="1250" name="ZOTERO_BREF_nlUzu6BUZxTZ_8">
    <vt:lpwstr>of methods for the assessment of prediction errors in conservation presence/absence models","volume":"24","author":[{"family":"Fielding","given":"Alan H."},{"family":"Bell","given":"John F."}],"issued":{"date-parts":[["1997",3]]}}}],"schema":"https://gith</vt:lpwstr>
  </property>
  <property fmtid="{D5CDD505-2E9C-101B-9397-08002B2CF9AE}" pid="1251" name="ZOTERO_BREF_nlUzu6BUZxTZ_9">
    <vt:lpwstr>ub.com/citation-style-language/schema/raw/master/csl-citation.json"} </vt:lpwstr>
  </property>
  <property fmtid="{D5CDD505-2E9C-101B-9397-08002B2CF9AE}" pid="1252" name="ZOTERO_BREF_jd66MOeodQZz_1">
    <vt:lpwstr>ZOTERO_ITEM CSL_CITATION {"citationID":"aCoPazXK","properties":{"formattedCitation":"(Lievesley et al. 2016)","plainCitation":"(Lievesley et al. 2016)","dontUpdate":true,"noteIndex":0},"citationItems":[{"id":430,"uris":["http://zotero.org/users/6112721/it</vt:lpwstr>
  </property>
  <property fmtid="{D5CDD505-2E9C-101B-9397-08002B2CF9AE}" pid="1253" name="ZOTERO_BREF_jd66MOeodQZz_2">
    <vt:lpwstr>ems/6X2F3V6N"],"itemData":{"id":430,"type":"report","language":"en","page":"1-63","source":"Zotero","title":"Assessing habitat compensation and examining limitations to native plant establishment in the lower Fraser River Estuary","URL":"https://www.cmnbc</vt:lpwstr>
  </property>
  <property fmtid="{D5CDD505-2E9C-101B-9397-08002B2CF9AE}" pid="1254" name="ZOTERO_BREF_jd66MOeodQZz_3">
    <vt:lpwstr>.ca/wp-content/uploads/2018/11/Assessing-Habitat-Compensation_2016Appendix-I-IV.pdf","author":[{"family":"Lievesley","given":"Megan"},{"family":"Stewart","given":"Daniel"},{"family":"Knight","given":"Rob"},{"family":"Mason","given":"Brad"}],"issued":{"dat</vt:lpwstr>
  </property>
  <property fmtid="{D5CDD505-2E9C-101B-9397-08002B2CF9AE}" pid="1255" name="ZOTERO_BREF_jd66MOeodQZz_4">
    <vt:lpwstr>e-parts":[["2016"]]}}}],"schema":"https://github.com/citation-style-language/schema/raw/master/csl-citation.json"} </vt:lpwstr>
  </property>
  <property fmtid="{D5CDD505-2E9C-101B-9397-08002B2CF9AE}" pid="1256" name="ZOTERO_BREF_zLA7whAIewxk_1">
    <vt:lpwstr>ZOTERO_ITEM CSL_CITATION {"citationID":"CatVMxCJ","properties":{"formattedCitation":"(Catford et al. 2018)","plainCitation":"(Catford et al. 2018)","dontUpdate":true,"noteIndex":0},"citationItems":[{"id":664,"uris":["http://zotero.org/users/6112721/items/</vt:lpwstr>
  </property>
  <property fmtid="{D5CDD505-2E9C-101B-9397-08002B2CF9AE}" pid="1257" name="ZOTERO_BREF_zLA7whAIewxk_2">
    <vt:lpwstr>WLHHTKVN"],"uri":["http://zotero.org/users/6112721/items/WLHHTKVN"],"itemData":{"id":664,"type":"article-journal","container-title":"Nature Communications","DOI":"10.1038/s41467-018-04491-3","ISSN":"2041-1723","issue":"1","journalAbbreviation":"Nat Commun</vt:lpwstr>
  </property>
  <property fmtid="{D5CDD505-2E9C-101B-9397-08002B2CF9AE}" pid="1258" name="ZOTERO_BREF_zLA7whAIewxk_3">
    <vt:lpwstr>","language":"en","page":"2131","source":"DOI.org (Crossref)","title":"Introduced species that overcome life history tradeoffs can cause native extinctions","volume":"9","author":[{"family":"Catford","given":"Jane A."},{"family":"Bode","given":"Michael"},</vt:lpwstr>
  </property>
  <property fmtid="{D5CDD505-2E9C-101B-9397-08002B2CF9AE}" pid="1259" name="ZOTERO_BREF_zLA7whAIewxk_4">
    <vt:lpwstr>{"family":"Tilman","given":"David"}],"issued":{"date-parts":[["2018",12]]}}}],"schema":"https://github.com/citation-style-language/schema/raw/master/csl-citation.json"}</vt:lpwstr>
  </property>
  <property fmtid="{D5CDD505-2E9C-101B-9397-08002B2CF9AE}" pid="1260" name="ZOTERO_BREF_pKlZrvIBlFTB_1">
    <vt:lpwstr>ZOTERO_ITEM CSL_CITATION {"citationID":"TqQ1ACwq","properties":{"formattedCitation":"(Tilman 1994)","plainCitation":"(Tilman 1994)","noteIndex":0},"citationItems":[{"id":667,"uris":["http://zotero.org/users/6112721/items/6M8LGV9I"],"itemData":{"id":667,"t</vt:lpwstr>
  </property>
  <property fmtid="{D5CDD505-2E9C-101B-9397-08002B2CF9AE}" pid="1261" name="ZOTERO_BREF_pKlZrvIBlFTB_2">
    <vt:lpwstr>ype":"article-journal","abstract":"All organisms, especially terrestrial plants and other sessile species, interact mainly with their neighbors, but neighborhoods can differ in composition because of dispersal and mortality. There is increasingly strong e</vt:lpwstr>
  </property>
  <property fmtid="{D5CDD505-2E9C-101B-9397-08002B2CF9AE}" pid="1262" name="ZOTERO_BREF_pKlZrvIBlFTB_3">
    <vt:lpwstr>vidence that the spatial structure created by these forces profoundly influences the dynamics, composition, and biodiversity of communities. Nonspatial models predict that no more consumer species can coexist at equilibrium than there are limiting resourc</vt:lpwstr>
  </property>
  <property fmtid="{D5CDD505-2E9C-101B-9397-08002B2CF9AE}" pid="1263" name="ZOTERO_BREF_pKlZrvIBlFTB_4">
    <vt:lpwstr>es. In contrast, a similar model that includes neighborhood competition and random dispersal among sites predicts stable coexistence of a potentially unlimited number of species on a single resource. Coexistence occurs because species with sufficiently hi</vt:lpwstr>
  </property>
  <property fmtid="{D5CDD505-2E9C-101B-9397-08002B2CF9AE}" pid="1264" name="ZOTERO_BREF_pKlZrvIBlFTB_5">
    <vt:lpwstr>gh dispersal rates persist in sites not occupied by superior competitors. Coexistence requires limiting similarity and two-way or three-way interspecific trade-offs among competitive ability, colonization ability, and longevity. This spatial competition h</vt:lpwstr>
  </property>
  <property fmtid="{D5CDD505-2E9C-101B-9397-08002B2CF9AE}" pid="1265" name="ZOTERO_BREF_pKlZrvIBlFTB_6">
    <vt:lpwstr>ypothesis seems to explain the coexistence of the numerous plant species that compete for a single limiting resource in the grasslands of Cedar Creek Natural History Area. It provides a testable, alternative explanation for other high diversity communitie</vt:lpwstr>
  </property>
  <property fmtid="{D5CDD505-2E9C-101B-9397-08002B2CF9AE}" pid="1266" name="ZOTERO_BREF_pKlZrvIBlFTB_7">
    <vt:lpwstr>s, such as tropical forests. The model can be tested (1) by determining if coexisting species have the requisite trade-offs in colonization, competition, and longevity, (2) by addition of propagules of propagules to determine if local species abundances a</vt:lpwstr>
  </property>
  <property fmtid="{D5CDD505-2E9C-101B-9397-08002B2CF9AE}" pid="1267" name="ZOTERO_BREF_pKlZrvIBlFTB_8">
    <vt:lpwstr>re limited by dispersal, and (3) by comparisons of the effects on biodiversity of high rates of propagule addition for species that differ in competitive ability.","archive":"JSTOR","container-title":"Ecology","DOI":"10.2307/1939377","ISSN":"0012-9658","i</vt:lpwstr>
  </property>
  <property fmtid="{D5CDD505-2E9C-101B-9397-08002B2CF9AE}" pid="1268" name="ZOTERO_BREF_pKlZrvIBlFTB_9">
    <vt:lpwstr>ssue":"1","note":"publisher: Ecological Society of America","page":"2-16","source":"JSTOR","title":"Competition and Biodiversity in Spatially Structured Habitats","volume":"75","author":[{"family":"Tilman","given":"David"}],"issued":{"date-parts":[["1994"</vt:lpwstr>
  </property>
  <property fmtid="{D5CDD505-2E9C-101B-9397-08002B2CF9AE}" pid="1269" name="ZOTERO_BREF_pKlZrvIBlFTB_10">
    <vt:lpwstr>]]}}}],"schema":"https://github.com/citation-style-language/schema/raw/master/csl-citation.json"} </vt:lpwstr>
  </property>
  <property fmtid="{D5CDD505-2E9C-101B-9397-08002B2CF9AE}" pid="1270" name="ZOTERO_BREF_7p93ZBkNOeq5_1">
    <vt:lpwstr>ZOTERO_ITEM CSL_CITATION {"citationID":"o3ql9QhM","properties":{"formattedCitation":"(Bansal et al. 2019)","plainCitation":"(Bansal et al. 2019)","dontUpdate":true,"noteIndex":0},"citationItems":[{"id":468,"uris":["http://zotero.org/users/6112721/items/FU</vt:lpwstr>
  </property>
  <property fmtid="{D5CDD505-2E9C-101B-9397-08002B2CF9AE}" pid="1271" name="ZOTERO_BREF_7p93ZBkNOeq5_2">
    <vt:lpwstr>4WUEB3"],"itemData":{"id":468,"type":"article-journal","abstract":"Typha is an iconic wetland plant found worldwide. Hybridization and anthropogenic disturbances have resulted in large increases in Typha abundance in wetland ecosystems throughout North Am</vt:lpwstr>
  </property>
  <property fmtid="{D5CDD505-2E9C-101B-9397-08002B2CF9AE}" pid="1272" name="ZOTERO_BREF_7p93ZBkNOeq5_3">
    <vt:lpwstr>erica at a cost to native floral and faunal biodiversity. As demonstrated by three regional case studies, Typha is capable of rapidly colonizing habitats and forming monodominant vegetation stands due to traits such as robust size, rapid growth rate, and </vt:lpwstr>
  </property>
  <property fmtid="{D5CDD505-2E9C-101B-9397-08002B2CF9AE}" pid="1273" name="ZOTERO_BREF_7p93ZBkNOeq5_4">
    <vt:lpwstr>rhizomatic expansion. Increased nutrient inputs into wetlands and altered hydrologic regimes are among the principal anthropogenic drivers of Typha invasion. Typha is associated with a wide range of negative ecological impacts to wetland and agricultural </vt:lpwstr>
  </property>
  <property fmtid="{D5CDD505-2E9C-101B-9397-08002B2CF9AE}" pid="1274" name="ZOTERO_BREF_7p93ZBkNOeq5_5">
    <vt:lpwstr>systems, but also is linked with a variety of ecosystem services such as bioremediation and provisioning of biomass, as well as an assortment of traditional cultural uses. Numerous physical, chemical, and hydrologic control methods are used to manage inva</vt:lpwstr>
  </property>
  <property fmtid="{D5CDD505-2E9C-101B-9397-08002B2CF9AE}" pid="1275" name="ZOTERO_BREF_7p93ZBkNOeq5_6">
    <vt:lpwstr>sive Typha, but results are inconsistent and multiple methods and repeated treatments often are required. While this review focuses on invasive Typha in North America, the literature cited comes from research on Typha and other invasive species from aroun</vt:lpwstr>
  </property>
  <property fmtid="{D5CDD505-2E9C-101B-9397-08002B2CF9AE}" pid="1276" name="ZOTERO_BREF_7p93ZBkNOeq5_7">
    <vt:lpwstr>d the world. As such, many of the underlying concepts in this review are relevant to invasive species in other wetland ecosystems worldwide.","container-title":"Wetlands","DOI":"10.1007/s13157-019-01174-7","ISSN":"0277-5212, 1943-6246","issue":"4","journa</vt:lpwstr>
  </property>
  <property fmtid="{D5CDD505-2E9C-101B-9397-08002B2CF9AE}" pid="1277" name="ZOTERO_BREF_7p93ZBkNOeq5_8">
    <vt:lpwstr>lAbbreviation":"Wetlands","language":"en","page":"645-684","source":"DOI.org (Crossref)","title":"Typha (Cattail) Invasion in North American Wetlands: Biology, Regional Problems, Impacts, Ecosystem Services, and Management","title-short":"Typha (Cattail) </vt:lpwstr>
  </property>
  <property fmtid="{D5CDD505-2E9C-101B-9397-08002B2CF9AE}" pid="1278" name="ZOTERO_BREF_7p93ZBkNOeq5_9">
    <vt:lpwstr>Invasion in North American Wetlands","volume":"39","author":[{"family":"Bansal","given":"Sheel"},{"family":"Lishawa","given":"Shane C."},{"family":"Newman","given":"Sue"},{"family":"Tangen","given":"Brian A."},{"family":"Wilcox","given":"Douglas"},{"famil</vt:lpwstr>
  </property>
  <property fmtid="{D5CDD505-2E9C-101B-9397-08002B2CF9AE}" pid="1279" name="ZOTERO_BREF_7p93ZBkNOeq5_10">
    <vt:lpwstr>y":"Albert","given":"Dennis"},{"family":"Anteau","given":"Michael J."},{"family":"Chimney","given":"Michael J."},{"family":"Cressey","given":"Ryann L."},{"family":"DeKeyser","given":"Edward"},{"family":"Elgersma","given":"Kenneth J."},{"family":"Finkelste</vt:lpwstr>
  </property>
  <property fmtid="{D5CDD505-2E9C-101B-9397-08002B2CF9AE}" pid="1280" name="ZOTERO_BREF_7p93ZBkNOeq5_11">
    <vt:lpwstr>in","given":"Sarah A."},{"family":"Freeland","given":"Joanna"},{"family":"Grosshans","given":"Richard"},{"family":"Klug","given":"Page E."},{"family":"Larkin","given":"Daniel J."},{"family":"Lawrence","given":"Beth A."},{"family":"Linz","given":"George"},</vt:lpwstr>
  </property>
  <property fmtid="{D5CDD505-2E9C-101B-9397-08002B2CF9AE}" pid="1281" name="ZOTERO_BREF_7p93ZBkNOeq5_12">
    <vt:lpwstr>{"family":"Marburger","given":"Joy"},{"family":"Noe","given":"Gregory"},{"family":"Otto","given":"Clint"},{"family":"Reo","given":"Nicholas"},{"family":"Richards","given":"Jennifer"},{"family":"Richardson","given":"Curtis"},{"family":"Rodgers","given":"Le</vt:lpwstr>
  </property>
  <property fmtid="{D5CDD505-2E9C-101B-9397-08002B2CF9AE}" pid="1282" name="ZOTERO_BREF_7p93ZBkNOeq5_13">
    <vt:lpwstr>Roy"},{"family":"Schrank","given":"Amy J."},{"family":"Svedarsky","given":"Dan"},{"family":"Travis","given":"Steven"},{"family":"Tuchman","given":"Nancy"},{"family":"Windham-Myers","given":"Lisamarie"}],"issued":{"date-parts":[["2019",8]]}}}],"schema":"ht</vt:lpwstr>
  </property>
  <property fmtid="{D5CDD505-2E9C-101B-9397-08002B2CF9AE}" pid="1283" name="ZOTERO_BREF_7p93ZBkNOeq5_14">
    <vt:lpwstr>tps://github.com/citation-style-language/schema/raw/master/csl-citation.json"} </vt:lpwstr>
  </property>
  <property fmtid="{D5CDD505-2E9C-101B-9397-08002B2CF9AE}" pid="1284" name="ZOTERO_BREF_C1z7osx8CSGd_1">
    <vt:lpwstr>ZOTERO_ITEM CSL_CITATION {"citationID":"984oTb3j","properties":{"formattedCitation":"(Hotchkiss &amp; Dozier 1949; Smith et al. 2015)","plainCitation":"(Hotchkiss &amp; Dozier 1949; Smith et al. 2015)","noteIndex":0},"citationItems":[{"id":475,"uris":["http://zot</vt:lpwstr>
  </property>
  <property fmtid="{D5CDD505-2E9C-101B-9397-08002B2CF9AE}" pid="1285" name="ZOTERO_BREF_C1z7osx8CSGd_2">
    <vt:lpwstr>ero.org/users/6112721/items/T3D5MYQ8"],"uri":["http://zotero.org/users/6112721/items/T3D5MYQ8"],"itemData":{"id":475,"type":"article-journal","container-title":"American Midland Naturalist","DOI":"10.2307/2422028","ISSN":"00030031","issue":"1","journalAbb</vt:lpwstr>
  </property>
  <property fmtid="{D5CDD505-2E9C-101B-9397-08002B2CF9AE}" pid="1286" name="ZOTERO_BREF_C1z7osx8CSGd_3">
    <vt:lpwstr>reviation":"American Midland Naturalist","language":"en","page":"237","source":"DOI.org (Crossref)","title":"Taxonomy and Distribution of N. American Cat-Tails","volume":"41","author":[{"family":"Hotchkiss","given":"Neil"},{"family":"Dozier","given":"Herb</vt:lpwstr>
  </property>
  <property fmtid="{D5CDD505-2E9C-101B-9397-08002B2CF9AE}" pid="1287" name="ZOTERO_BREF_C1z7osx8CSGd_4">
    <vt:lpwstr>ert L."}],"issued":{"date-parts":[["1949",1]]}}},{"id":392,"uris":["http://zotero.org/users/6112721/items/T35SDFFM"],"uri":["http://zotero.org/users/6112721/items/T35SDFFM"],"itemData":{"id":392,"type":"article-journal","abstract":"Narrowleaf cattail (Typ</vt:lpwstr>
  </property>
  <property fmtid="{D5CDD505-2E9C-101B-9397-08002B2CF9AE}" pid="1288" name="ZOTERO_BREF_y38JTMNH3teo_1">
    <vt:lpwstr>ZOTERO_ITEM CSL_CITATION {"citationID":"Mb23AvBk","properties":{"formattedCitation":"(Grace &amp; Wetzel 1982)","plainCitation":"(Grace &amp; Wetzel 1982)","dontUpdate":true,"noteIndex":0},"citationItems":[{"id":320,"uris":["http://zotero.org/users/6112721/items/</vt:lpwstr>
  </property>
  <property fmtid="{D5CDD505-2E9C-101B-9397-08002B2CF9AE}" pid="1289" name="ZOTERO_BREF_y38JTMNH3teo_2">
    <vt:lpwstr>H5C6RWS2"],"uri":["http://zotero.org/users/6112721/items/H5C6RWS2"],"itemData":{"id":320,"type":"article-journal","container-title":"Canadian Journal of Botany","DOI":"10.1139/b82-007","ISSN":"0008-4026","issue":"1","journalAbbreviation":"Can. J. Bot.","l</vt:lpwstr>
  </property>
  <property fmtid="{D5CDD505-2E9C-101B-9397-08002B2CF9AE}" pid="1290" name="ZOTERO_BREF_y38JTMNH3teo_3">
    <vt:lpwstr>anguage":"en","page":"46-57","source":"DOI.org (Crossref)","title":"Niche differentiation between two rhizomatous plant species: &lt;i&gt;Typha latifolia&lt;/i&gt; and &lt;i&gt;Typha angustifolia&lt;/i&gt;","title-short":"Niche differentiation between two rhizomatous plant speci</vt:lpwstr>
  </property>
  <property fmtid="{D5CDD505-2E9C-101B-9397-08002B2CF9AE}" pid="1291" name="ZOTERO_BREF_y38JTMNH3teo_4">
    <vt:lpwstr>es","volume":"60","author":[{"family":"Grace","given":"James B."},{"family":"Wetzel","given":"Robert G."}],"issued":{"date-parts":[["1982",1]]}}}],"schema":"https://github.com/citation-style-language/schema/raw/master/csl-citation.json"}</vt:lpwstr>
  </property>
  <property fmtid="{D5CDD505-2E9C-101B-9397-08002B2CF9AE}" pid="1292" name="ZOTERO_BREF_UWguhRBcCA9b_1">
    <vt:lpwstr>ZOTERO_ITEM CSL_CITATION {"citationID":"SJe7nUpB","properties":{"formattedCitation":"(Sullivan et al. 2010)","plainCitation":"(Sullivan et al. 2010)","dontUpdate":true,"noteIndex":0},"citationItems":[{"id":608,"uris":["http://zotero.org/users/6112721/item</vt:lpwstr>
  </property>
  <property fmtid="{D5CDD505-2E9C-101B-9397-08002B2CF9AE}" pid="1293" name="ZOTERO_BREF_UWguhRBcCA9b_2">
    <vt:lpwstr>s/AWD25Z5C"],"uri":["http://zotero.org/users/6112721/items/AWD25Z5C"],"itemData":{"id":608,"type":"article-journal","container-title":"Plant Ecology","DOI":"10.1007/s11258-009-9658-4","ISSN":"1385-0237, 1573-5052","issue":"1","journalAbbreviation":"Plant </vt:lpwstr>
  </property>
  <property fmtid="{D5CDD505-2E9C-101B-9397-08002B2CF9AE}" pid="1294" name="ZOTERO_BREF_UWguhRBcCA9b_3">
    <vt:lpwstr>Ecol","language":"en","page":"121-129","source":"DOI.org (Crossref)","title":"Growth of three cattail (Typha) taxa in response to elevated CO2","volume":"207","author":[{"family":"Sullivan","given":"Lauren"},{"family":"Wildova","given":"Radka"},{"family":</vt:lpwstr>
  </property>
  <property fmtid="{D5CDD505-2E9C-101B-9397-08002B2CF9AE}" pid="1295" name="ZOTERO_BREF_UWguhRBcCA9b_4">
    <vt:lpwstr>"Goldberg","given":"Deborah"},{"family":"Vogel","given":"Chris"}],"issued":{"date-parts":[["2010",3]]}}}],"schema":"https://github.com/citation-style-language/schema/raw/master/csl-citation.json"}</vt:lpwstr>
  </property>
  <property fmtid="{D5CDD505-2E9C-101B-9397-08002B2CF9AE}" pid="1296" name="ZOTERO_BREF_P4PZKDE1j63K_1">
    <vt:lpwstr>ZOTERO_ITEM CSL_CITATION {"citationID":"s1GpfwxP","properties":{"formattedCitation":"(Ciotir &amp; Freeland 2016)","plainCitation":"(Ciotir &amp; Freeland 2016)","noteIndex":0},"citationItems":[{"id":"q1e9xkHj/9pUE5qhs","uris":["http://zotero.org/users/6112721/it</vt:lpwstr>
  </property>
  <property fmtid="{D5CDD505-2E9C-101B-9397-08002B2CF9AE}" pid="1297" name="ZOTERO_BREF_P4PZKDE1j63K_2">
    <vt:lpwstr>ems/TYXM8ANT"],"itemData":{"id":282,"type":"article-journal","abstract":"Although cattails (Typha spp.) are important components of wetlands around the world, the three most widespread species (T. angustifolia, T. domingensis, T. latifolia) are becoming i</vt:lpwstr>
  </property>
  <property fmtid="{D5CDD505-2E9C-101B-9397-08002B2CF9AE}" pid="1298" name="ZOTERO_BREF_P4PZKDE1j63K_3">
    <vt:lpwstr>ncreasingly dominant. We used global phylogenetic and phylogeographic assessments to test the hypotheses that each species has experienced multiple introductions of divergent lineages into North America and that commercial retailers are aiding long-distan</vt:lpwstr>
  </property>
  <property fmtid="{D5CDD505-2E9C-101B-9397-08002B2CF9AE}" pid="1299" name="ZOTERO_BREF_P4PZKDE1j63K_4">
    <vt:lpwstr>ce dispersal. Our analyses identiﬁed T. angustifolia as a paraphyletic species with a highly divergent lineage. We found evidence for at least one introduced T. angustifolia lineage in wild populations and garden centres of North America. Although potenti</vt:lpwstr>
  </property>
  <property fmtid="{D5CDD505-2E9C-101B-9397-08002B2CF9AE}" pid="1300" name="ZOTERO_BREF_P4PZKDE1j63K_5">
    <vt:lpwstr>ally complicated by incomplete lineage sorting, our data suggest dispersal of T. domingensis between Europe and Australia, and further investigation should assess a possible introduction of a non-native T. domingensis lineage into North America.","contain</vt:lpwstr>
  </property>
  <property fmtid="{D5CDD505-2E9C-101B-9397-08002B2CF9AE}" pid="1301" name="ZOTERO_BREF_P4PZKDE1j63K_6">
    <vt:lpwstr>er-title":"Hydrobiologia","DOI":"10.1007/s10750-015-2538-0","ISSN":"0018-8158, 1573-5117","issue":"1","journalAbbreviation":"Hydrobiologia","language":"en","page":"137-150","source":"DOI.org (Crossref)","title":"Cryptic intercontinental dispersal, commerc</vt:lpwstr>
  </property>
  <property fmtid="{D5CDD505-2E9C-101B-9397-08002B2CF9AE}" pid="1302" name="ZOTERO_BREF_P4PZKDE1j63K_7">
    <vt:lpwstr>ial retailers, and the genetic diversity of native and non-native cattails (Typha spp.) in North America","volume":"768","author":[{"family":"Ciotir","given":"Claudia"},{"family":"Freeland","given":"Joanna"}],"issued":{"date-parts":[["2016",3]]}}}],"schem</vt:lpwstr>
  </property>
  <property fmtid="{D5CDD505-2E9C-101B-9397-08002B2CF9AE}" pid="1303" name="ZOTERO_BREF_P4PZKDE1j63K_8">
    <vt:lpwstr>a":"https://github.com/citation-style-language/schema/raw/master/csl-citation.json"} </vt:lpwstr>
  </property>
  <property fmtid="{D5CDD505-2E9C-101B-9397-08002B2CF9AE}" pid="1304" name="ZOTERO_BREF_cH9jYoS9fsYX_1">
    <vt:lpwstr>ZOTERO_ITEM CSL_CITATION {"citationID":"qkfk4ChF","properties":{"formattedCitation":"(Hood 2013)","plainCitation":"(Hood 2013)","dontUpdate":true,"noteIndex":0},"citationItems":[{"id":332,"uris":["http://zotero.org/users/6112721/items/NNBPUJD9"],"uri":["h</vt:lpwstr>
  </property>
  <property fmtid="{D5CDD505-2E9C-101B-9397-08002B2CF9AE}" pid="1305" name="ZOTERO_BREF_cH9jYoS9fsYX_2">
    <vt:lpwstr>ttp://zotero.org/users/6112721/items/NNBPUJD9"],"itemData":{"id":332,"type":"article-journal","container-title":"Wetlands Ecology and Management","DOI":"10.1007/s11273-013-9294-6","ISSN":"0923-4861, 1572-9834","issue":"4","journalAbbreviation":"Wetlands E</vt:lpwstr>
  </property>
  <property fmtid="{D5CDD505-2E9C-101B-9397-08002B2CF9AE}" pid="1306" name="ZOTERO_BREF_cH9jYoS9fsYX_3">
    <vt:lpwstr>col Manage","language":"en","page":"229-242","source":"DOI.org (Crossref)","title":"Applying and testing a predictive vegetation model to management of the invasive cattail, Typha angustifolia L., in an oligohaline tidal marsh reveals priority effects cau</vt:lpwstr>
  </property>
  <property fmtid="{D5CDD505-2E9C-101B-9397-08002B2CF9AE}" pid="1307" name="ZOTERO_BREF_cH9jYoS9fsYX_4">
    <vt:lpwstr>sed by non-stationarity","volume":"21","author":[{"family":"Hood","given":"W. Gregory"}],"issued":{"date-parts":[["2013",8]]}}}],"schema":"https://github.com/citation-style-language/schema/raw/master/csl-citation.json"}</vt:lpwstr>
  </property>
  <property fmtid="{D5CDD505-2E9C-101B-9397-08002B2CF9AE}" pid="1308" name="ZOTERO_BREF_inPZMGYtAO7C_1">
    <vt:lpwstr>ZOTERO_ITEM CSL_CITATION {"citationID":"mMZshc6x","properties":{"formattedCitation":"(Sullivan et al. 2010)","plainCitation":"(Sullivan et al. 2010)","noteIndex":0},"citationItems":[{"id":608,"uris":["http://zotero.org/users/6112721/items/AWD25Z5C"],"uri"</vt:lpwstr>
  </property>
  <property fmtid="{D5CDD505-2E9C-101B-9397-08002B2CF9AE}" pid="1309" name="ZOTERO_BREF_inPZMGYtAO7C_2">
    <vt:lpwstr>:["http://zotero.org/users/6112721/items/AWD25Z5C"],"itemData":{"id":608,"type":"article-journal","container-title":"Plant Ecology","DOI":"10.1007/s11258-009-9658-4","ISSN":"1385-0237, 1573-5052","issue":"1","journalAbbreviation":"Plant Ecol","language":"</vt:lpwstr>
  </property>
  <property fmtid="{D5CDD505-2E9C-101B-9397-08002B2CF9AE}" pid="1310" name="ZOTERO_BREF_inPZMGYtAO7C_3">
    <vt:lpwstr>en","page":"121-129","source":"DOI.org (Crossref)","title":"Growth of three cattail (Typha) taxa in response to elevated CO2","volume":"207","author":[{"family":"Sullivan","given":"Lauren"},{"family":"Wildova","given":"Radka"},{"family":"Goldberg","given"</vt:lpwstr>
  </property>
  <property fmtid="{D5CDD505-2E9C-101B-9397-08002B2CF9AE}" pid="1311" name="ZOTERO_BREF_inPZMGYtAO7C_4">
    <vt:lpwstr>:"Deborah"},{"family":"Vogel","given":"Chris"}],"issued":{"date-parts":[["2010",3]]}}}],"schema":"https://github.com/citation-style-language/schema/raw/master/csl-citation.json"}</vt:lpwstr>
  </property>
  <property fmtid="{D5CDD505-2E9C-101B-9397-08002B2CF9AE}" pid="1312" name="ZOTERO_BREF_L92ANTKzrmww_1">
    <vt:lpwstr>ZOTERO_ITEM CSL_CITATION {"citationID":"w0FZh7WI","properties":{"formattedCitation":"(Sullivan et al. 2010)","plainCitation":"(Sullivan et al. 2010)","noteIndex":0},"citationItems":[{"id":608,"uris":["http://zotero.org/users/6112721/items/AWD25Z5C"],"item</vt:lpwstr>
  </property>
  <property fmtid="{D5CDD505-2E9C-101B-9397-08002B2CF9AE}" pid="1313" name="ZOTERO_BREF_L92ANTKzrmww_2">
    <vt:lpwstr>Data":{"id":608,"type":"article-journal","container-title":"Plant Ecology","DOI":"10.1007/s11258-009-9658-4","ISSN":"1385-0237, 1573-5052","issue":"1","journalAbbreviation":"Plant Ecol","language":"en","page":"121-129","source":"DOI.org (Crossref)","title</vt:lpwstr>
  </property>
  <property fmtid="{D5CDD505-2E9C-101B-9397-08002B2CF9AE}" pid="1314" name="ZOTERO_BREF_L92ANTKzrmww_3">
    <vt:lpwstr>":"Growth of three cattail (Typha) taxa in response to elevated CO2","volume":"207","author":[{"family":"Sullivan","given":"Lauren"},{"family":"Wildova","given":"Radka"},{"family":"Goldberg","given":"Deborah"},{"family":"Vogel","given":"Chris"}],"issued":</vt:lpwstr>
  </property>
  <property fmtid="{D5CDD505-2E9C-101B-9397-08002B2CF9AE}" pid="1315" name="ZOTERO_BREF_L92ANTKzrmww_4">
    <vt:lpwstr>{"date-parts":[["2010",3]]}}}],"schema":"https://github.com/citation-style-language/schema/raw/master/csl-citation.json"} </vt:lpwstr>
  </property>
  <property fmtid="{D5CDD505-2E9C-101B-9397-08002B2CF9AE}" pid="1316" name="ZOTERO_BREF_8ZxX6edkdZoN_1">
    <vt:lpwstr>ZOTERO_ITEM CSL_CITATION {"citationID":"8Ai8DKvi","properties":{"formattedCitation":"(Hood 2013)","plainCitation":"(Hood 2013)","noteIndex":0},"citationItems":[{"id":"q1e9xkHj/Ab70kY14","uris":["http://zotero.org/users/6112721/items/NNBPUJD9"],"itemData":</vt:lpwstr>
  </property>
  <property fmtid="{D5CDD505-2E9C-101B-9397-08002B2CF9AE}" pid="1317" name="ZOTERO_BREF_8ZxX6edkdZoN_2">
    <vt:lpwstr>{"id":332,"type":"article-journal","container-title":"Wetlands Ecology and Management","DOI":"10.1007/s11273-013-9294-6","ISSN":"0923-4861, 1572-9834","issue":"4","journalAbbreviation":"Wetlands Ecol Manage","language":"en","page":"229-242","source":"DOI.</vt:lpwstr>
  </property>
  <property fmtid="{D5CDD505-2E9C-101B-9397-08002B2CF9AE}" pid="1318" name="ZOTERO_BREF_8ZxX6edkdZoN_3">
    <vt:lpwstr>org (Crossref)","title":"Applying and testing a predictive vegetation model to management of the invasive cattail, Typha angustifolia L., in an oligohaline tidal marsh reveals priority effects caused by non-stationarity","volume":"21","author":[{"family":</vt:lpwstr>
  </property>
  <property fmtid="{D5CDD505-2E9C-101B-9397-08002B2CF9AE}" pid="1319" name="ZOTERO_BREF_8ZxX6edkdZoN_4">
    <vt:lpwstr>"Hood","given":"W. Gregory"}],"issued":{"date-parts":[["2013",8]]}}}],"schema":"https://github.com/citation-style-language/schema/raw/master/csl-citation.json"} </vt:lpwstr>
  </property>
  <property fmtid="{D5CDD505-2E9C-101B-9397-08002B2CF9AE}" pid="1320" name="ZOTERO_BREF_X0XIz0FkyiAi_1">
    <vt:lpwstr>ZOTERO_ITEM CSL_CITATION {"citationID":"FW2wDSIL","properties":{"formattedCitation":"(MacDougall &amp; Turkington 2005)","plainCitation":"(MacDougall &amp; Turkington 2005)","noteIndex":0},"citationItems":[{"id":"q1e9xkHj/h0MITZFl","uris":["http://zotero.org/user</vt:lpwstr>
  </property>
  <property fmtid="{D5CDD505-2E9C-101B-9397-08002B2CF9AE}" pid="1321" name="ZOTERO_BREF_X0XIz0FkyiAi_2">
    <vt:lpwstr>s/6112721/items/SX4PTY6N"],"itemData":{"id":394,"type":"article-journal","abstract":"Few invaded ecosystems are free from habitat loss and disturbance, to uncertainty whether dominant invasive species are driving community chan passengers along for the en</vt:lpwstr>
  </property>
  <property fmtid="{D5CDD505-2E9C-101B-9397-08002B2CF9AE}" pid="1322" name="ZOTERO_BREF_X0XIz0FkyiAi_3">
    <vt:lpwstr>vironmental ride. The \"driver\" model predicts that communities are highly interactive, with subordinate native species being limited cluded by competition from the exotic dominants. The \"passenger\" model predi invaded communities are primarily structu</vt:lpwstr>
  </property>
  <property fmtid="{D5CDD505-2E9C-101B-9397-08002B2CF9AE}" pid="1323" name="ZOTERO_BREF_X0XIz0FkyiAi_4">
    <vt:lpwstr>red by noninteractive factors (environ change, dispersal limitation) that are less constraining on the exotics, which thus d We tested these alternative hypotheses in an invaded, fragmented, and fire-suppr savanna. We examined the impact of two invasive d</vt:lpwstr>
  </property>
  <property fmtid="{D5CDD505-2E9C-101B-9397-08002B2CF9AE}" pid="1324" name="ZOTERO_BREF_X0XIz0FkyiAi_5">
    <vt:lpwstr>ominant perennial grasses on co structure using a reduction (mowing of aboveground biomass) and removal (wee above- and belowground biomass) experiment conducted at different seasons an depths. We examined the relative importance of competition vs dispers</vt:lpwstr>
  </property>
  <property fmtid="{D5CDD505-2E9C-101B-9397-08002B2CF9AE}" pid="1325" name="ZOTERO_BREF_X0XIz0FkyiAi_6">
    <vt:lpwstr>al limitati experimental seed additions. Competition by the dominants limits the abundance production of many native and exotic species based on their increased performan removals and mowing. The treatments resulted in increased light availability and soi</vt:lpwstr>
  </property>
  <property fmtid="{D5CDD505-2E9C-101B-9397-08002B2CF9AE}" pid="1326" name="ZOTERO_BREF_X0XIz0FkyiAi_7">
    <vt:lpwstr>l moisture and N were unaffected. Although competition was limiting for som 79 species did not respond to the treatments or declined in the absence of grass co additions revealed that some subordinates are dispersal limited; competition alo insufficient t</vt:lpwstr>
  </property>
  <property fmtid="{D5CDD505-2E9C-101B-9397-08002B2CF9AE}" pid="1327" name="ZOTERO_BREF_X0XIz0FkyiAi_8">
    <vt:lpwstr>o explain their rarity even though it does exacerbate dispersal ineff by lowering reproduction. While the net effects of the dominants were negati presence restricted woody plants, facilitated seedling survival with moderate dist (i.e., treatments applied</vt:lpwstr>
  </property>
  <property fmtid="{D5CDD505-2E9C-101B-9397-08002B2CF9AE}" pid="1328" name="ZOTERO_BREF_X0XIz0FkyiAi_9">
    <vt:lpwstr> in the fall), or was not the primary limiting factor for the o of some species. Finally, the species most functionally distinct from the dominan woody plants) responded most significantly to the treatments. This suggests that abundance is determined more</vt:lpwstr>
  </property>
  <property fmtid="{D5CDD505-2E9C-101B-9397-08002B2CF9AE}" pid="1329" name="ZOTERO_BREF_X0XIz0FkyiAi_10">
    <vt:lpwstr> by trade-offs relating to environmental condition term fire suppression) than to traits relating to resource capture (which should most functionally similar species). This points toward the passenger model as the und cause of exotic dominance, although t</vt:lpwstr>
  </property>
  <property fmtid="{D5CDD505-2E9C-101B-9397-08002B2CF9AE}" pid="1330" name="ZOTERO_BREF_X0XIz0FkyiAi_11">
    <vt:lpwstr>heir combined effects (suppressive and faci on community structure are substantial. Key words: British Columbia, Canada; dominance; facilitation; functional redundancy vanna; plant competition; plant invasion; recruitment limitation; removal experiment; r</vt:lpwstr>
  </property>
  <property fmtid="{D5CDD505-2E9C-101B-9397-08002B2CF9AE}" pid="1331" name="ZOTERO_BREF_X0XIz0FkyiAi_12">
    <vt:lpwstr>epe sures ANOVA.","container-title":"Ecology","DOI":"10.1890/04-0669","ISSN":"0012-9658","issue":"1","journalAbbreviation":"Ecology","language":"en","page":"42-55","source":"DOI.org (Crossref)","title":"Are invasive species the drivers or passengers of ch</vt:lpwstr>
  </property>
  <property fmtid="{D5CDD505-2E9C-101B-9397-08002B2CF9AE}" pid="1332" name="ZOTERO_BREF_X0XIz0FkyiAi_13">
    <vt:lpwstr>ange in degraded ecosystems?","volume":"86","author":[{"family":"MacDougall","given":"Andrew S."},{"family":"Turkington","given":"Roy"}],"issued":{"date-parts":[["2005",1]]}}}],"schema":"https://github.com/citation-style-language/schema/raw/master/csl-cit</vt:lpwstr>
  </property>
  <property fmtid="{D5CDD505-2E9C-101B-9397-08002B2CF9AE}" pid="1333" name="ZOTERO_BREF_X0XIz0FkyiAi_14">
    <vt:lpwstr>ation.json"} </vt:lpwstr>
  </property>
  <property fmtid="{D5CDD505-2E9C-101B-9397-08002B2CF9AE}" pid="1334" name="ZOTERO_BREF_N7GUr9aCFPMg_1">
    <vt:lpwstr>ZOTERO_ITEM CSL_CITATION {"citationID":"eeTBvEsd","properties":{"formattedCitation":"(Woo &amp; Zedler 2002)","plainCitation":"(Woo &amp; Zedler 2002)","noteIndex":0},"citationItems":[{"id":423,"uris":["http://zotero.org/users/6112721/items/66HVJWWB"],"uri":["htt</vt:lpwstr>
  </property>
  <property fmtid="{D5CDD505-2E9C-101B-9397-08002B2CF9AE}" pid="1335" name="ZOTERO_BREF_N7GUr9aCFPMg_2">
    <vt:lpwstr>p://zotero.org/users/6112721/items/66HVJWWB"],"itemData":{"id":423,"type":"article-journal","abstract":"Where wetlands receive urban runoff, Typha spp. and other invasive plants often displace the native vegetation. We tested the ability of nutrients (N a</vt:lpwstr>
  </property>
  <property fmtid="{D5CDD505-2E9C-101B-9397-08002B2CF9AE}" pid="1336" name="ZOTERO_BREF_N7GUr9aCFPMg_3">
    <vt:lpwstr>nd P) to increase vegetative growth of T. ϫ glauca (a hybrid of T. latifolia and T. angustifolia). In the greenhouse, 17 treatments revealed that T. ϫ glauca required both N and P for growth, and total leaf length was most stimulated where a higher propor</vt:lpwstr>
  </property>
  <property fmtid="{D5CDD505-2E9C-101B-9397-08002B2CF9AE}" pid="1337" name="ZOTERO_BREF_N7GUr9aCFPMg_4">
    <vt:lpwstr>tion of P was added (7N:1P vs. 14N:1P, with N constant and P changed), regardless of concentration (the High treatment was 4ϫ the Low treatment). In Gardner Marsh (Madison, Wisconsin, USA), we set up 28 plots (1 ϫ 6 m) that bisected the boundary between s</vt:lpwstr>
  </property>
  <property fmtid="{D5CDD505-2E9C-101B-9397-08002B2CF9AE}" pid="1338" name="ZOTERO_BREF_N7GUr9aCFPMg_5">
    <vt:lpwstr>edge meadow (graminoids) and T. ϫ glauca, and we added a common lawn fertilizer (9N:1P:4K) at high (62.5 g/m2), medium (31.3 g/m2), low (15.6 g/m2), and control (0 g/m2) rates on ﬁve dates, with nϭ7 plots/treatment. After one growing season, fertilizer ad</vt:lpwstr>
  </property>
  <property fmtid="{D5CDD505-2E9C-101B-9397-08002B2CF9AE}" pid="1339" name="ZOTERO_BREF_N7GUr9aCFPMg_6">
    <vt:lpwstr>dition increased T. ϫ glauca ramet density, height, and biomass, especially where the sedge meadow graminoids were initially dominant. Aboveground biomass of T. ϫ glauca in the high nutrient addition treatment (1029 Ϯ 256.1 g/ m2) was more than double tha</vt:lpwstr>
  </property>
  <property fmtid="{D5CDD505-2E9C-101B-9397-08002B2CF9AE}" pid="1340" name="ZOTERO_BREF_N7GUr9aCFPMg_7">
    <vt:lpwstr>t for control plots (431 Ϯ 80.52 g/m2) overall, with the greatest percent increase in sedge meadow subplots. In contrast, native graminoids (mostly Carex spp.) did not respond to treatment, either in biomass or percent cover. Typha ϫ glauca allocated nutr</vt:lpwstr>
  </property>
  <property fmtid="{D5CDD505-2E9C-101B-9397-08002B2CF9AE}" pid="1341" name="ZOTERO_BREF_N7GUr9aCFPMg_8">
    <vt:lpwstr>ients to both growth and storage, as indicated by higher N and P concentrations in leaves, shoot bases, and rhizomes in plots with high nutrient addition. Because fertilizing the marsh enhanced the shoot growth of T. ϫ glauca but not native graminoids, an</vt:lpwstr>
  </property>
  <property fmtid="{D5CDD505-2E9C-101B-9397-08002B2CF9AE}" pid="1342" name="ZOTERO_BREF_N7GUr9aCFPMg_9">
    <vt:lpwstr>d because the 7N:1P treatment stimulated growth in the greenhouse, we suggest that wetland managers focus on reducing P inﬂows to urban wetlands. Fertilizer additions below those recommended by the manufacturer for new lawns (5ϫ that of our highest treatm</vt:lpwstr>
  </property>
  <property fmtid="{D5CDD505-2E9C-101B-9397-08002B2CF9AE}" pid="1343" name="ZOTERO_BREF_N7GUr9aCFPMg_10">
    <vt:lpwstr>ent) should be more economical and have fewer impacts on receiving wetlands.","container-title":"Wetlands","DOI":"10.1672/0277-5212(2002)022[0509:CNASAS]2.0.CO;2","ISSN":"0277-5212, 1943-6246","issue":"3","journalAbbreviation":"Wetlands","language":"en","</vt:lpwstr>
  </property>
  <property fmtid="{D5CDD505-2E9C-101B-9397-08002B2CF9AE}" pid="1344" name="ZOTERO_BREF_N7GUr9aCFPMg_11">
    <vt:lpwstr>page":"509-521","source":"DOI.org (Crossref)","title":"Can nutrients alone shift a sedge meadow towards dominance by the invasive Typha × glauca","volume":"22","author":[{"family":"Woo","given":"Isa"},{"family":"Zedler","given":"Joy B."}],"issued":{"date-</vt:lpwstr>
  </property>
  <property fmtid="{D5CDD505-2E9C-101B-9397-08002B2CF9AE}" pid="1345" name="ZOTERO_BREF_N7GUr9aCFPMg_12">
    <vt:lpwstr>parts":[["2002",9]]}}}],"schema":"https://github.com/citation-style-language/schema/raw/master/csl-citation.json"}</vt:lpwstr>
  </property>
  <property fmtid="{D5CDD505-2E9C-101B-9397-08002B2CF9AE}" pid="1346" name="ZOTERO_BREF_xFHqrQxNuarT_1">
    <vt:lpwstr>ZOTERO_ITEM CSL_CITATION {"citationID":"d1vwwLeC","properties":{"formattedCitation":"(Woo &amp; Zedler 2002a)","plainCitation":"(Woo &amp; Zedler 2002a)","noteIndex":0},"citationItems":[{"id":"q1e9xkHj/YzYgttor","uris":["http://zotero.org/users/6112721/items/66HV</vt:lpwstr>
  </property>
  <property fmtid="{D5CDD505-2E9C-101B-9397-08002B2CF9AE}" pid="1347" name="ZOTERO_BREF_xFHqrQxNuarT_2">
    <vt:lpwstr>JWWB"],"itemData":{"id":423,"type":"article-journal","abstract":"Where wetlands receive urban runoff, Typha spp. and other invasive plants often displace the native vegetation. We tested the ability of nutrients (N and P) to increase vegetative growth of </vt:lpwstr>
  </property>
  <property fmtid="{D5CDD505-2E9C-101B-9397-08002B2CF9AE}" pid="1348" name="ZOTERO_BREF_xFHqrQxNuarT_3">
    <vt:lpwstr>T. ϫ glauca (a hybrid of T. latifolia and T. angustifolia). In the greenhouse, 17 treatments revealed that T. ϫ glauca required both N and P for growth, and total leaf length was most stimulated where a higher proportion of P was added (7N:1P vs. 14N:1P, </vt:lpwstr>
  </property>
  <property fmtid="{D5CDD505-2E9C-101B-9397-08002B2CF9AE}" pid="1349" name="ZOTERO_BREF_xFHqrQxNuarT_4">
    <vt:lpwstr>with N constant and P changed), regardless of concentration (the High treatment was 4ϫ the Low treatment). In Gardner Marsh (Madison, Wisconsin, USA), we set up 28 plots (1 ϫ 6 m) that bisected the boundary between sedge meadow (graminoids) and T. ϫ glauc</vt:lpwstr>
  </property>
  <property fmtid="{D5CDD505-2E9C-101B-9397-08002B2CF9AE}" pid="1350" name="ZOTERO_BREF_xFHqrQxNuarT_5">
    <vt:lpwstr>a, and we added a common lawn fertilizer (9N:1P:4K) at high (62.5 g/m2), medium (31.3 g/m2), low (15.6 g/m2), and control (0 g/m2) rates on ﬁve dates, with nϭ7 plots/treatment. After one growing season, fertilizer addition increased T. ϫ glauca ramet dens</vt:lpwstr>
  </property>
  <property fmtid="{D5CDD505-2E9C-101B-9397-08002B2CF9AE}" pid="1351" name="ZOTERO_BREF_xFHqrQxNuarT_6">
    <vt:lpwstr>ity, height, and biomass, especially where the sedge meadow graminoids were initially dominant. Aboveground biomass of T. ϫ glauca in the high nutrient addition treatment (1029 Ϯ 256.1 g/ m2) was more than double that for control plots (431 Ϯ 80.52 g/m2) </vt:lpwstr>
  </property>
  <property fmtid="{D5CDD505-2E9C-101B-9397-08002B2CF9AE}" pid="1352" name="ZOTERO_BREF_xFHqrQxNuarT_7">
    <vt:lpwstr>overall, with the greatest percent increase in sedge meadow subplots. In contrast, native graminoids (mostly Carex spp.) did not respond to treatment, either in biomass or percent cover. Typha ϫ glauca allocated nutrients to both growth and storage, as in</vt:lpwstr>
  </property>
  <property fmtid="{D5CDD505-2E9C-101B-9397-08002B2CF9AE}" pid="1353" name="ZOTERO_BREF_xFHqrQxNuarT_8">
    <vt:lpwstr>dicated by higher N and P concentrations in leaves, shoot bases, and rhizomes in plots with high nutrient addition. Because fertilizing the marsh enhanced the shoot growth of T. ϫ glauca but not native graminoids, and because the 7N:1P treatment stimulate</vt:lpwstr>
  </property>
  <property fmtid="{D5CDD505-2E9C-101B-9397-08002B2CF9AE}" pid="1354" name="ZOTERO_BREF_xFHqrQxNuarT_9">
    <vt:lpwstr>d growth in the greenhouse, we suggest that wetland managers focus on reducing P inﬂows to urban wetlands. Fertilizer additions below those recommended by the manufacturer for new lawns (5ϫ that of our highest treatment) should be more economical and have</vt:lpwstr>
  </property>
  <property fmtid="{D5CDD505-2E9C-101B-9397-08002B2CF9AE}" pid="1355" name="ZOTERO_BREF_xFHqrQxNuarT_10">
    <vt:lpwstr> fewer impacts on receiving wetlands.","container-title":"Wetlands","DOI":"10.1672/0277-5212(2002)022[0509:CNASAS]2.0.CO;2","ISSN":"0277-5212, 1943-6246","issue":"3","journalAbbreviation":"Wetlands","language":"en","page":"509-521","source":"DOI.org (Cros</vt:lpwstr>
  </property>
  <property fmtid="{D5CDD505-2E9C-101B-9397-08002B2CF9AE}" pid="1356" name="ZOTERO_BREF_xFHqrQxNuarT_11">
    <vt:lpwstr>sref)","title":"Can nutrients alone shift a sedge meadow towards dominance by the invasive Typha × glauca","volume":"22","author":[{"family":"Woo","given":"Isa"},{"family":"Zedler","given":"Joy B."}],"issued":{"date-parts":[["2002",9]]}}}],"schema":"https</vt:lpwstr>
  </property>
  <property fmtid="{D5CDD505-2E9C-101B-9397-08002B2CF9AE}" pid="1357" name="ZOTERO_BREF_xFHqrQxNuarT_12">
    <vt:lpwstr>://github.com/citation-style-language/schema/raw/master/csl-citation.json"} </vt:lpwstr>
  </property>
  <property fmtid="{D5CDD505-2E9C-101B-9397-08002B2CF9AE}" pid="1358" name="ZOTERO_BREF_5GkN9zb0Jabp_1">
    <vt:lpwstr>ZOTERO_ITEM CSL_CITATION {"citationID":"g0opZefI","properties":{"formattedCitation":"(Sinclair et al. 1995)","plainCitation":"(Sinclair et al. 1995)","noteIndex":0},"citationItems":[{"id":669,"uris":["http://zotero.org/users/6112721/items/GBJGUSH2"],"item</vt:lpwstr>
  </property>
  <property fmtid="{D5CDD505-2E9C-101B-9397-08002B2CF9AE}" pid="1359" name="ZOTERO_BREF_5GkN9zb0Jabp_2">
    <vt:lpwstr>Data":{"id":669,"type":"article-journal","abstract":"The conservation of species requires preservation of natural habitats. Where the integrity of natural habitats has been upset, species go extinct. All natural habitats are continuing to decline, both in</vt:lpwstr>
  </property>
  <property fmtid="{D5CDD505-2E9C-101B-9397-08002B2CF9AE}" pid="1360" name="ZOTERO_BREF_5GkN9zb0Jabp_3">
    <vt:lpwstr>side and outside of reserves. Habitat change is partly a natural process (e.g., succession), but human activities have accelerated the process of decay so that natural rates of renewal are insufficient to maintain natural habitats. We argue that our only </vt:lpwstr>
  </property>
  <property fmtid="{D5CDD505-2E9C-101B-9397-08002B2CF9AE}" pid="1361" name="ZOTERO_BREF_5GkN9zb0Jabp_4">
    <vt:lpwstr>recourse, in light of these scenarios, is to adopt a new conservation strategy that considers the importance of habitat renewal in addition to habitat preservation. Accordingly, in our management decisions we must not only choose the size of area to prese</vt:lpwstr>
  </property>
  <property fmtid="{D5CDD505-2E9C-101B-9397-08002B2CF9AE}" pid="1362" name="ZOTERO_BREF_5GkN9zb0Jabp_5">
    <vt:lpwstr>rve but also the size of area that balances habitat loss with habitat renewal. We also suggest that this habitat equilibrium point, H*, needs to be decided upon urgently, otherwise many species will become extinct in the next 50 yr according to numerous p</vt:lpwstr>
  </property>
  <property fmtid="{D5CDD505-2E9C-101B-9397-08002B2CF9AE}" pid="1363" name="ZOTERO_BREF_5GkN9zb0Jabp_6">
    <vt:lpwstr>redictions. There are two ways to achieve H*. The first is to set habitats aside in protected areas in perpetuity. There are two reasons why this protection alone is insufficient: (1) protected areas continue to decline, albeit at a slower rate than outsi</vt:lpwstr>
  </property>
  <property fmtid="{D5CDD505-2E9C-101B-9397-08002B2CF9AE}" pid="1364" name="ZOTERO_BREF_5GkN9zb0Jabp_7">
    <vt:lpwstr>de of their boundaries, and (2) achieving H* simply by setting aside protected areas is no longer an option in many areas where severe habitat degradation or fragmentation has already occurred. The other way to achieve H* is to promote the reestablishment</vt:lpwstr>
  </property>
  <property fmtid="{D5CDD505-2E9C-101B-9397-08002B2CF9AE}" pid="1365" name="ZOTERO_BREF_5GkN9zb0Jabp_8">
    <vt:lpwstr> of natural habitats, or @'habitat renewal.@' This concept is illustrated using a simple trade-off model that balances habitat decay and habitat renewal. We then provide examples of habitat loss outside and inside of protected areas and discuss the potent</vt:lpwstr>
  </property>
  <property fmtid="{D5CDD505-2E9C-101B-9397-08002B2CF9AE}" pid="1366" name="ZOTERO_BREF_5GkN9zb0Jabp_9">
    <vt:lpwstr>ial for habitat renewal to offset these losses. We conclude that continued emphasis needs to be placed on setting aside natural habitat in protected areas. However, our examples of habitat loss show that this policy alone is most likely doomed to failure,</vt:lpwstr>
  </property>
  <property fmtid="{D5CDD505-2E9C-101B-9397-08002B2CF9AE}" pid="1367" name="ZOTERO_BREF_5GkN9zb0Jabp_10">
    <vt:lpwstr> so a policy of habitat renewal is also required.","archive":"JSTOR","container-title":"Ecological Applications","DOI":"10.2307/1941968","ISSN":"1051-0761","issue":"3","note":"publisher: Ecological Society of America","page":"579-587","source":"JSTOR","ti</vt:lpwstr>
  </property>
  <property fmtid="{D5CDD505-2E9C-101B-9397-08002B2CF9AE}" pid="1368" name="ZOTERO_BREF_5GkN9zb0Jabp_11">
    <vt:lpwstr>tle":"Biodiversity and the Need for Habitat Renewal","volume":"5","author":[{"family":"Sinclair","given":"A. R. E."},{"family":"Hik","given":"D. S."},{"family":"Schmitz","given":"O. J."},{"family":"Scudder","given":"G. G. E."},{"family":"Turpin","given":"</vt:lpwstr>
  </property>
  <property fmtid="{D5CDD505-2E9C-101B-9397-08002B2CF9AE}" pid="1369" name="ZOTERO_BREF_5GkN9zb0Jabp_12">
    <vt:lpwstr>D. H."},{"family":"Larter","given":"N. C."}],"issued":{"date-parts":[["1995"]]}}}],"schema":"https://github.com/citation-style-language/schema/raw/master/csl-citation.json"} </vt:lpwstr>
  </property>
  <property fmtid="{D5CDD505-2E9C-101B-9397-08002B2CF9AE}" pid="1370" name="ZOTERO_BREF_z5cuYstXE9da_1">
    <vt:lpwstr>ZOTERO_TEMP</vt:lpwstr>
  </property>
  <property fmtid="{D5CDD505-2E9C-101B-9397-08002B2CF9AE}" pid="1371" name="ZOTERO_BREF_0mWwdTWz0q2t_1">
    <vt:lpwstr>ZOTERO_ITEM CSL_CITATION {"citationID":"NAyCEan9","properties":{"formattedCitation":"(Balke 2017)","plainCitation":"(Balke 2017)","noteIndex":0},"citationItems":[{"id":672,"uris":["http://zotero.org/users/6112721/items/K6UASA32"],"uri":["http://zotero.org</vt:lpwstr>
  </property>
  <property fmtid="{D5CDD505-2E9C-101B-9397-08002B2CF9AE}" pid="1372" name="ZOTERO_BREF_0mWwdTWz0q2t_2">
    <vt:lpwstr>/users/6112721/items/K6UASA32"],"itemData":{"id":672,"type":"report","abstract":"At least 160 ha of the Sturgeon Bank low marsh in the Fraser River delta died off between 1989 and 2011. Humans have heavily modified the Fraser River estuary since the late </vt:lpwstr>
  </property>
  <property fmtid="{D5CDD505-2E9C-101B-9397-08002B2CF9AE}" pid="1373" name="ZOTERO_BREF_0mWwdTWz0q2t_3">
    <vt:lpwstr>1800’s, including installing a series of jetties throughout the leading edge of the delta to train the course of the river. I established a reciprocal transplant experiment to determine the role of elevated salinity in the marsh recession and generate inf</vt:lpwstr>
  </property>
  <property fmtid="{D5CDD505-2E9C-101B-9397-08002B2CF9AE}" pid="1374" name="ZOTERO_BREF_0mWwdTWz0q2t_4">
    <vt:lpwstr>ormation needed to eventually revegetate areas of receded marsh as part of an intergovernmental collaboration to investigate the causes of this marsh recession. I propose specific actions to better monitor, maintain, and restore the Fraser River delta for</vt:lpwstr>
  </property>
  <property fmtid="{D5CDD505-2E9C-101B-9397-08002B2CF9AE}" pid="1375" name="ZOTERO_BREF_0mWwdTWz0q2t_5">
    <vt:lpwstr>eshore brackish marshes in response to ongoing ecological degradation of the estuary. The predicted effects of climate change and sea-level rise may cause us to rethink options for restoring the Sturgeon Bank marsh.","event-place":"Burnaby","genre":"Maste</vt:lpwstr>
  </property>
  <property fmtid="{D5CDD505-2E9C-101B-9397-08002B2CF9AE}" pid="1376" name="ZOTERO_BREF_0mWwdTWz0q2t_6">
    <vt:lpwstr>rs Project","language":"en","publisher":"Simon Fraser University &amp; British Columbia Institute of Technology","publisher-place":"Burnaby","source":"Zotero","title":"Investigating the role of elevated salinity in the recession of a large brackish marsh in t</vt:lpwstr>
  </property>
  <property fmtid="{D5CDD505-2E9C-101B-9397-08002B2CF9AE}" pid="1377" name="ZOTERO_BREF_0mWwdTWz0q2t_7">
    <vt:lpwstr>he Fraser River estuary","author":[{"family":"Balke","given":"Eric"}],"issued":{"date-parts":[["2017"]]}}}],"schema":"https://github.com/citation-style-language/schema/raw/master/csl-citation.json"}</vt:lpwstr>
  </property>
  <property fmtid="{D5CDD505-2E9C-101B-9397-08002B2CF9AE}" pid="1378" name="ZOTERO_BREF_dBCwTiZzuPjJ_1">
    <vt:lpwstr>ZOTERO_ITEM CSL_CITATION {"citationID":"6x86L2zG","properties":{"formattedCitation":"(Sinclair et al. 1995)","plainCitation":"(Sinclair et al. 1995)","noteIndex":0},"citationItems":[{"id":669,"uris":["http://zotero.org/users/6112721/items/GBJGUSH2"],"item</vt:lpwstr>
  </property>
  <property fmtid="{D5CDD505-2E9C-101B-9397-08002B2CF9AE}" pid="1379" name="ZOTERO_BREF_dBCwTiZzuPjJ_2">
    <vt:lpwstr>Data":{"id":669,"type":"article-journal","abstract":"The conservation of species requires preservation of natural habitats. Where the integrity of natural habitats has been upset, species go extinct. All natural habitats are continuing to decline, both in</vt:lpwstr>
  </property>
  <property fmtid="{D5CDD505-2E9C-101B-9397-08002B2CF9AE}" pid="1380" name="ZOTERO_BREF_dBCwTiZzuPjJ_3">
    <vt:lpwstr>side and outside of reserves. Habitat change is partly a natural process (e.g., succession), but human activities have accelerated the process of decay so that natural rates of renewal are insufficient to maintain natural habitats. We argue that our only </vt:lpwstr>
  </property>
  <property fmtid="{D5CDD505-2E9C-101B-9397-08002B2CF9AE}" pid="1381" name="ZOTERO_BREF_dBCwTiZzuPjJ_4">
    <vt:lpwstr>recourse, in light of these scenarios, is to adopt a new conservation strategy that considers the importance of habitat renewal in addition to habitat preservation. Accordingly, in our management decisions we must not only choose the size of area to prese</vt:lpwstr>
  </property>
  <property fmtid="{D5CDD505-2E9C-101B-9397-08002B2CF9AE}" pid="1382" name="ZOTERO_BREF_dBCwTiZzuPjJ_5">
    <vt:lpwstr>rve but also the size of area that balances habitat loss with habitat renewal. We also suggest that this habitat equilibrium point, H*, needs to be decided upon urgently, otherwise many species will become extinct in the next 50 yr according to numerous p</vt:lpwstr>
  </property>
  <property fmtid="{D5CDD505-2E9C-101B-9397-08002B2CF9AE}" pid="1383" name="ZOTERO_BREF_dBCwTiZzuPjJ_6">
    <vt:lpwstr>redictions. There are two ways to achieve H*. The first is to set habitats aside in protected areas in perpetuity. There are two reasons why this protection alone is insufficient: (1) protected areas continue to decline, albeit at a slower rate than outsi</vt:lpwstr>
  </property>
  <property fmtid="{D5CDD505-2E9C-101B-9397-08002B2CF9AE}" pid="1384" name="ZOTERO_BREF_dBCwTiZzuPjJ_7">
    <vt:lpwstr>de of their boundaries, and (2) achieving H* simply by setting aside protected areas is no longer an option in many areas where severe habitat degradation or fragmentation has already occurred. The other way to achieve H* is to promote the reestablishment</vt:lpwstr>
  </property>
  <property fmtid="{D5CDD505-2E9C-101B-9397-08002B2CF9AE}" pid="1385" name="ZOTERO_BREF_dBCwTiZzuPjJ_8">
    <vt:lpwstr> of natural habitats, or @'habitat renewal.@' This concept is illustrated using a simple trade-off model that balances habitat decay and habitat renewal. We then provide examples of habitat loss outside and inside of protected areas and discuss the potent</vt:lpwstr>
  </property>
  <property fmtid="{D5CDD505-2E9C-101B-9397-08002B2CF9AE}" pid="1386" name="ZOTERO_BREF_dBCwTiZzuPjJ_9">
    <vt:lpwstr>ial for habitat renewal to offset these losses. We conclude that continued emphasis needs to be placed on setting aside natural habitat in protected areas. However, our examples of habitat loss show that this policy alone is most likely doomed to failure,</vt:lpwstr>
  </property>
  <property fmtid="{D5CDD505-2E9C-101B-9397-08002B2CF9AE}" pid="1387" name="ZOTERO_BREF_dBCwTiZzuPjJ_10">
    <vt:lpwstr> so a policy of habitat renewal is also required.","archive":"JSTOR","container-title":"Ecological Applications","DOI":"10.2307/1941968","ISSN":"1051-0761","issue":"3","note":"publisher: Ecological Society of America","page":"579-587","source":"JSTOR","ti</vt:lpwstr>
  </property>
  <property fmtid="{D5CDD505-2E9C-101B-9397-08002B2CF9AE}" pid="1388" name="ZOTERO_BREF_dBCwTiZzuPjJ_11">
    <vt:lpwstr>tle":"Biodiversity and the Need for Habitat Renewal","volume":"5","author":[{"family":"Sinclair","given":"A. R. E."},{"family":"Hik","given":"D. S."},{"family":"Schmitz","given":"O. J."},{"family":"Scudder","given":"G. G. E."},{"family":"Turpin","given":"</vt:lpwstr>
  </property>
  <property fmtid="{D5CDD505-2E9C-101B-9397-08002B2CF9AE}" pid="1389" name="ZOTERO_BREF_dBCwTiZzuPjJ_12">
    <vt:lpwstr>D. H."},{"family":"Larter","given":"N. C."}],"issued":{"date-parts":[["1995"]]}}}],"schema":"https://github.com/citation-style-language/schema/raw/master/csl-citation.json"} </vt:lpwstr>
  </property>
  <property fmtid="{D5CDD505-2E9C-101B-9397-08002B2CF9AE}" pid="1390" name="ZOTERO_BREF_p5hEI2s5Vdlp_1">
    <vt:lpwstr>ZOTERO_ITEM CSL_CITATION {"citationID":"1u3SLKBO","properties":{"formattedCitation":"(Chalifour et al. 2019)","plainCitation":"(Chalifour et al. 2019)","dontUpdate":true,"noteIndex":0},"citationItems":[{"id":520,"uris":["http://zotero.org/users/6112721/it</vt:lpwstr>
  </property>
  <property fmtid="{D5CDD505-2E9C-101B-9397-08002B2CF9AE}" pid="1391" name="ZOTERO_BREF_p5hEI2s5Vdlp_2">
    <vt:lpwstr>ems/MYNNYB3B"],"uri":["http://zotero.org/users/6112721/items/MYNNYB3B"],"itemData":{"id":520,"type":"article-journal","abstract":"Interfacing with land and sea, estuaries support a mosaic of habitats that underpin the production of many coastal fisheries.</vt:lpwstr>
  </property>
  <property fmtid="{D5CDD505-2E9C-101B-9397-08002B2CF9AE}" pid="1392" name="ZOTERO_BREF_p5hEI2s5Vdlp_3">
    <vt:lpwstr> These ecosystems are threatened by multiple stressors, including habitat loss and climate change, but the relative importance of estuarine habitat types for different fish species remains poorly understood since direct habitat comparisons are rare. This </vt:lpwstr>
  </property>
  <property fmtid="{D5CDD505-2E9C-101B-9397-08002B2CF9AE}" pid="1393" name="ZOTERO_BREF_p5hEI2s5Vdlp_4">
    <vt:lpwstr>knowledge gap is exemplified in temperate estuaries by salmon — ecologically and commercially important species that use estuaries during their migrations to and from the ocean. Here, we tested for species-specific habitat use by sampling fishes in 3 inte</vt:lpwstr>
  </property>
  <property fmtid="{D5CDD505-2E9C-101B-9397-08002B2CF9AE}" pid="1394" name="ZOTERO_BREF_p5hEI2s5Vdlp_5">
    <vt:lpwstr>rconnected estuarine habitats (brackish marsh, eelgrass, and sand flat), across seasons and temperature regimes. We quantified fish species richness, community distinctness, and catches (of Chinook and chum salmon, other migratory fishes, and resident fis</vt:lpwstr>
  </property>
  <property fmtid="{D5CDD505-2E9C-101B-9397-08002B2CF9AE}" pid="1395" name="ZOTERO_BREF_p5hEI2s5Vdlp_6">
    <vt:lpwstr>hes) in the Pacific Northwest’s heavily urbanized Fraser River estuary, the terminus of what was once the world’s most productive salmon basin. Overall, eelgrass habitat supported the greatest fish species richness (n = 37) and catches (37 402 fish), exce</vt:lpwstr>
  </property>
  <property fmtid="{D5CDD505-2E9C-101B-9397-08002B2CF9AE}" pid="1396" name="ZOTERO_BREF_p5hEI2s5Vdlp_7">
    <vt:lpwstr>eding that of both the marsh (19 species, 7154 fish) and sand flat (22 species, 6697 fish). However, the majority of salmon were caught in the marsh (61%). These differences, coupled with our finding that at least one unique fish species inhabited each ha</vt:lpwstr>
  </property>
  <property fmtid="{D5CDD505-2E9C-101B-9397-08002B2CF9AE}" pid="1397" name="ZOTERO_BREF_p5hEI2s5Vdlp_8">
    <vt:lpwstr>bitat (eelgrass = 15, marsh = 8, sand flat = 1), demonstrate species-specific habitat use and underscore the importance of connected seascapes for biodiversity conservation.","container-title":"Marine Ecology Progress Series","DOI":"10.3354/meps13064","IS</vt:lpwstr>
  </property>
  <property fmtid="{D5CDD505-2E9C-101B-9397-08002B2CF9AE}" pid="1398" name="ZOTERO_BREF_p5hEI2s5Vdlp_9">
    <vt:lpwstr>SN":"0171-8630, 1616-1599","journalAbbreviation":"Mar. Ecol. Prog. Ser.","language":"en","page":"145-162","source":"DOI.org (Crossref)","title":"Habitat use by juvenile salmon, other migratory fish, and resident fish species underscores the importance of </vt:lpwstr>
  </property>
  <property fmtid="{D5CDD505-2E9C-101B-9397-08002B2CF9AE}" pid="1399" name="ZOTERO_BREF_p5hEI2s5Vdlp_10">
    <vt:lpwstr>estuarine habitat mosaics","volume":"625","author":[{"family":"Chalifour","given":"L"},{"family":"Scott","given":"Dc"},{"family":"MacDuffee","given":"M"},{"family":"Iacarella","given":"Jc"},{"family":"Martin","given":"Tg"},{"family":"Baum","given":"Jk"}],</vt:lpwstr>
  </property>
  <property fmtid="{D5CDD505-2E9C-101B-9397-08002B2CF9AE}" pid="1400" name="ZOTERO_BREF_p5hEI2s5Vdlp_11">
    <vt:lpwstr>"issued":{"date-parts":[["2019",8,29]]}}}],"schema":"https://github.com/citation-style-language/schema/raw/master/csl-citation.json"}</vt:lpwstr>
  </property>
  <property fmtid="{D5CDD505-2E9C-101B-9397-08002B2CF9AE}" pid="1401" name="ZOTERO_BREF_9KLR7tK77l15_1">
    <vt:lpwstr>ZOTERO_ITEM CSL_CITATION {"citationID":"QmZNHjnO","properties":{"formattedCitation":"(Kuehn et al. 1999; Kirk et al. 2011; Ball &amp; Freeland 2013)","plainCitation":"(Kuehn et al. 1999; Kirk et al. 2011; Ball &amp; Freeland 2013)","noteIndex":0},"citationItems":</vt:lpwstr>
  </property>
  <property fmtid="{D5CDD505-2E9C-101B-9397-08002B2CF9AE}" pid="1402" name="ZOTERO_BREF_9KLR7tK77l15_2">
    <vt:lpwstr>[{"id":623,"uris":["http://zotero.org/users/6112721/items/IKIV6UMQ"],"uri":["http://zotero.org/users/6112721/items/IKIV6UMQ"],"itemData":{"id":623,"type":"article-journal","abstract":"Typha glauca represents a significant portion of the biomass of the wet</vt:lpwstr>
  </property>
  <property fmtid="{D5CDD505-2E9C-101B-9397-08002B2CF9AE}" pid="1403" name="ZOTERO_BREF_9KLR7tK77l15_3">
    <vt:lpwstr>lands surrounding the Great Lakes, USA. It is generally accepted to be a form of hybrid between T. latifolia and T. angustifolia, which itself appears to be an exotic introduction from Europe. Based on morphological and isozyme data, conflicting theories </vt:lpwstr>
  </property>
  <property fmtid="{D5CDD505-2E9C-101B-9397-08002B2CF9AE}" pid="1404" name="ZOTERO_BREF_9KLR7tK77l15_4">
    <vt:lpwstr>have been proposed for the hybrid nature of T. glauca: it has been described as a hybrid swarm, a distinct hybrid species and an F1 hybrid. Therefore, we developed random amplified polymorphic DNA (RAPD) and chloroplast DNA markers, specific to the parent</vt:lpwstr>
  </property>
  <property fmtid="{D5CDD505-2E9C-101B-9397-08002B2CF9AE}" pid="1405" name="ZOTERO_BREF_9KLR7tK77l15_5">
    <vt:lpwstr>al species, to assess hybrids. Ten RAPD primers gave 17 fragments specific to T. angustifolia and 13 fragments specific to T. latifolia. All of the interspecific hybrids contained each of the species-specific markers, indicating an F1 hybrid status. Furth</vt:lpwstr>
  </property>
  <property fmtid="{D5CDD505-2E9C-101B-9397-08002B2CF9AE}" pid="1406" name="ZOTERO_BREF_9KLR7tK77l15_6">
    <vt:lpwstr>ermore, all hybrids tested contained the T. angustifolia chloroplast haplotype, which is consistent with differential interspecific crossing success found previously. Additional confirmation of an F1 hybrid status was gained by examining seedlings from T.</vt:lpwstr>
  </property>
  <property fmtid="{D5CDD505-2E9C-101B-9397-08002B2CF9AE}" pid="1407" name="ZOTERO_BREF_9KLR7tK77l15_7">
    <vt:lpwstr> glauca. These progeny were expected to be advanced-generation hybrids, as opposed to the F1 hybrid parent. Analysis of the seedlings revealed segregating marker patterns consistent with patterns observed in experimental advanced-generation hybrids, altho</vt:lpwstr>
  </property>
  <property fmtid="{D5CDD505-2E9C-101B-9397-08002B2CF9AE}" pid="1408" name="ZOTERO_BREF_9KLR7tK77l15_8">
    <vt:lpwstr>ugh these advanced hybrids do not appear to be a significant part of mature stands. Our data do not provide support for extensive gene flow between T. latifolia and T. angustifolia. However, our results suggest that hybridization between the native and in</vt:lpwstr>
  </property>
  <property fmtid="{D5CDD505-2E9C-101B-9397-08002B2CF9AE}" pid="1409" name="ZOTERO_BREF_9KLR7tK77l15_9">
    <vt:lpwstr>troduced Typha species has impacted the native population through the spread of the F1 hybrid, T. glauca.","container-title":"Molecular Ecology","DOI":"10.1046/j.1365-294x.1999.00792.x","ISSN":"1365-294X","issue":"12","language":"en","note":"_eprint: http</vt:lpwstr>
  </property>
  <property fmtid="{D5CDD505-2E9C-101B-9397-08002B2CF9AE}" pid="1410" name="ZOTERO_BREF_9KLR7tK77l15_10">
    <vt:lpwstr>s://onlinelibrary.wiley.com/doi/pdf/10.1046/j.1365-294x.1999.00792.x","page":"1981-1990","source":"Wiley Online Library","title":"An examination of hybridization between the cattail species Typha latifolia and Typha angustifolia using random amplified pol</vt:lpwstr>
  </property>
  <property fmtid="{D5CDD505-2E9C-101B-9397-08002B2CF9AE}" pid="1411" name="ZOTERO_BREF_9KLR7tK77l15_11">
    <vt:lpwstr>ymorphic DNA and chloroplast DNA markers","volume":"8","author":[{"family":"Kuehn","given":"M. Marcinko"},{"family":"Minor","given":"J. E."},{"family":"White","given":"B. N."}],"issued":{"date-parts":[["1999"]]}}},{"id":342,"uris":["http://zotero.org/user</vt:lpwstr>
  </property>
  <property fmtid="{D5CDD505-2E9C-101B-9397-08002B2CF9AE}" pid="1412" name="ZOTERO_BREF_9KLR7tK77l15_12">
    <vt:lpwstr>s/6112721/items/G6AFD6NN"],"uri":["http://zotero.org/users/6112721/items/G6AFD6NN"],"itemData":{"id":342,"type":"article-journal","abstract":"A recent increase in the abundance of cattails (Typha spp.) in North American wetlands has been anecdotally linke</vt:lpwstr>
  </property>
  <property fmtid="{D5CDD505-2E9C-101B-9397-08002B2CF9AE}" pid="1413" name="ZOTERO_BREF_9KLR7tK77l15_13">
    <vt:lpwstr>d with hybridization between Typha latifolia and Typha angustifolia. In this study, we used molecular genetic markers (microsatellites) to investigate whether the hybrid lineage (Typha × glauca) is restricted to The Great Lakes region, or exists across a </vt:lpwstr>
  </property>
  <property fmtid="{D5CDD505-2E9C-101B-9397-08002B2CF9AE}" pid="1414" name="ZOTERO_BREF_9KLR7tK77l15_14">
    <vt:lpwstr>much broader spatial scale. We also investigated the possibility of backcrossing and genetic introgression in natural populations. Parental species could be distinguished from one another based on the distribution of alleles at six microsatellite loci. Sp</vt:lpwstr>
  </property>
  <property fmtid="{D5CDD505-2E9C-101B-9397-08002B2CF9AE}" pid="1415" name="ZOTERO_BREF_9KLR7tK77l15_15">
    <vt:lpwstr>ecies identiﬁcation based on genetic data corresponded well with species identiﬁcations based on leaf width, a key morphological trait that can distinguish the two parental species. We found that hybrids occur in Ontario, Quebec, New Brunswick, and Nova S</vt:lpwstr>
  </property>
  <property fmtid="{D5CDD505-2E9C-101B-9397-08002B2CF9AE}" pid="1416" name="ZOTERO_BREF_9KLR7tK77l15_16">
    <vt:lpwstr>cotia, but we did not detect hybrids in Maine. F1s are more abundant than backcrossed or intercrossed hybrids, although we also found evidence of backcrossing, particularly in Ontario. This indicates that hybrids are fertile, and are therefore potential c</vt:lpwstr>
  </property>
  <property fmtid="{D5CDD505-2E9C-101B-9397-08002B2CF9AE}" pid="1417" name="ZOTERO_BREF_9KLR7tK77l15_17">
    <vt:lpwstr>onduits of gene ﬂow between the parental species. Further work is needed to determine whether T. × glauca is particularly successful in the Great Lakes region relative to other areas in which the two parental species co-exist, and to assess whether introg</vt:lpwstr>
  </property>
  <property fmtid="{D5CDD505-2E9C-101B-9397-08002B2CF9AE}" pid="1418" name="ZOTERO_BREF_9KLR7tK77l15_18">
    <vt:lpwstr>ression may lead to increased invasiveness in the species complex.","container-title":"Aquatic Botany","DOI":"10.1016/j.aquabot.2011.05.007","ISSN":"03043770","issue":"3","journalAbbreviation":"Aquatic Botany","language":"en","page":"189-193","source":"DO</vt:lpwstr>
  </property>
  <property fmtid="{D5CDD505-2E9C-101B-9397-08002B2CF9AE}" pid="1419" name="ZOTERO_BREF_9KLR7tK77l15_19">
    <vt:lpwstr>I.org (Crossref)","title":"Molecular genetic data reveal hybridization between Typha angustifolia and Typha latifolia across a broad spatial scale in eastern North America","volume":"95","author":[{"family":"Kirk","given":"Heather"},{"family":"Connolly","</vt:lpwstr>
  </property>
  <property fmtid="{D5CDD505-2E9C-101B-9397-08002B2CF9AE}" pid="1420" name="ZOTERO_BREF_9KLR7tK77l15_20">
    <vt:lpwstr>given":"Candace"},{"family":"Freeland","given":"Joanna R."}],"issued":{"date-parts":[["2011",10]]}}},{"id":257,"uris":["http://zotero.org/users/6112721/items/MMIC434P"],"uri":["http://zotero.org/users/6112721/items/MMIC434P"],"itemData":{"id":257,"type":"</vt:lpwstr>
  </property>
  <property fmtid="{D5CDD505-2E9C-101B-9397-08002B2CF9AE}" pid="1421" name="ZOTERO_BREF_9KLR7tK77l15_21">
    <vt:lpwstr>article-journal","abstract":"Cattails (Typha spp.) in northeastern North American wetlands are increasingly dominant, partly because of hybridization between Typha latifolia and Typha angustifolia which results in the widespread and successful hybrid T. ×</vt:lpwstr>
  </property>
  <property fmtid="{D5CDD505-2E9C-101B-9397-08002B2CF9AE}" pid="1422" name="ZOTERO_BREF_9KLR7tK77l15_22">
    <vt:lpwstr> glauca. Both parental species are protogynous, and previous studies have shown that T. angustifolia ﬂowers earlier than T. latifolia. Nevertheless, experimental studies have shown that hybridization is overwhelmingly asymmetric, involving T. angustifolia</vt:lpwstr>
  </property>
  <property fmtid="{D5CDD505-2E9C-101B-9397-08002B2CF9AE}" pid="1423" name="ZOTERO_BREF_9KLR7tK77l15_23">
    <vt:lpwstr> female ﬂowers and T. latifolia pollen which should have minimal overlap in the times at which they are produced. In this study we surveyed two Typha stands in eastern North America, and at both sites found substantial overlap in the times at which the pa</vt:lpwstr>
  </property>
  <property fmtid="{D5CDD505-2E9C-101B-9397-08002B2CF9AE}" pid="1424" name="ZOTERO_BREF_9KLR7tK77l15_24">
    <vt:lpwstr>rental species and the hybrids shed pollen and presumably are receptive to fertilization; this means that ﬂowering time is not a prezygotic barrier to either the formation of hybrids or their subsequent backcrossing to parental species. Consistent with ex</vt:lpwstr>
  </property>
  <property fmtid="{D5CDD505-2E9C-101B-9397-08002B2CF9AE}" pid="1425" name="ZOTERO_BREF_9KLR7tK77l15_25">
    <vt:lpwstr>perimental studies, all hybrids had T. angustifolia as their maternal parent. Our results suggest that reproductive barriers between Typha spp. are evolving.","container-title":"Aquatic Botany","DOI":"10.1016/j.aquabot.2012.08.006","ISSN":"03043770","jour</vt:lpwstr>
  </property>
  <property fmtid="{D5CDD505-2E9C-101B-9397-08002B2CF9AE}" pid="1426" name="ZOTERO_BREF_9KLR7tK77l15_26">
    <vt:lpwstr>nalAbbreviation":"Aquatic Botany","language":"en","page":"224-227","source":"DOI.org (Crossref)","title":"Synchronous flowering times and asymmetrical hybridization in Typha latifolia and T. angustifolia in northeastern North America","volume":"104","auth</vt:lpwstr>
  </property>
  <property fmtid="{D5CDD505-2E9C-101B-9397-08002B2CF9AE}" pid="1427" name="ZOTERO_BREF_9KLR7tK77l15_27">
    <vt:lpwstr>or":[{"family":"Ball","given":"Douglas"},{"family":"Freeland","given":"Joanna R."}],"issued":{"date-parts":[["2013",1]]}}}],"schema":"https://github.com/citation-style-language/schema/raw/master/csl-citation.json"}</vt:lpwstr>
  </property>
  <property fmtid="{D5CDD505-2E9C-101B-9397-08002B2CF9AE}" pid="1428" name="ZOTERO_BREF_C1z7osx8CSGd_5">
    <vt:lpwstr>ha angustifolia) is an exotic, invasive species in North America that has become abundant in many tidally-restricted salt marshes. Restoration of tidal flow to these wetlands results in elevated salinities that should favor the establishment of native sal</vt:lpwstr>
  </property>
  <property fmtid="{D5CDD505-2E9C-101B-9397-08002B2CF9AE}" pid="1429" name="ZOTERO_BREF_C1z7osx8CSGd_6">
    <vt:lpwstr>t marsh halophytes while reducing the abundance of narrowleaf cattail. However, there is some uncertainty about the salinity tolerance of narrowleaf cattail, which makes it difficult to predict vegetation trends and to interpret the actual results of rest</vt:lpwstr>
  </property>
  <property fmtid="{D5CDD505-2E9C-101B-9397-08002B2CF9AE}" pid="1430" name="ZOTERO_BREF_C1z7osx8CSGd_7">
    <vt:lpwstr>oration. Moreover, the effect of soil nutrient status on salinity tolerance of this species is virtually unknown, although many restoration projects occur in heavily urbanized settings with substantial allochthonous nutrient inputs. In this study, a salin</vt:lpwstr>
  </property>
  <property fmtid="{D5CDD505-2E9C-101B-9397-08002B2CF9AE}" pid="1431" name="ZOTERO_BREF_C1z7osx8CSGd_8">
    <vt:lpwstr>ity and nutrient addition experiment was conducted in a greenhouse to determine the effect of mineral nutrition on salinity responses in narrowleaf cattail. Within high salinity (~ 32 ppt) treatments, nutrients enhanced final biomass. Within the intermedi</vt:lpwstr>
  </property>
  <property fmtid="{D5CDD505-2E9C-101B-9397-08002B2CF9AE}" pid="1432" name="ZOTERO_BREF_C1z7osx8CSGd_9">
    <vt:lpwstr>ate salinity (~ 17 ppt) treatments, nutrients significantly increased the number of leaves per shoot, sum of all leaf lengths, and final biomass. Under low salinity (~ 6 ppt) conditions, nutrient addition increased the mean height of the tallest shoot, me</vt:lpwstr>
  </property>
  <property fmtid="{D5CDD505-2E9C-101B-9397-08002B2CF9AE}" pid="1433" name="ZOTERO_BREF_C1z7osx8CSGd_10">
    <vt:lpwstr>an height of all leaves, sum of all leaf lneuKntegryitewhnsot,radadns:ddeitufiitonrnoaplphbriocioavtmiidoaens,sspo. lmaTnhetebcoisoanmltineasxitsty,UftoirWderasflpoProerersntecsoaesrsassttiiano/nngEd, avcnoeogdblesoateanrgtvaioeilycndzacirnhlegaRdnuvgeece</vt:lpwstr>
  </property>
  <property fmtid="{D5CDD505-2E9C-101B-9397-08002B2CF9AE}" pid="1434" name="ZOTERO_BREF_C1z7osx8CSGd_11">
    <vt:lpwstr>sgtiteootnarstaiointnioscahnliannitgye-inindruecsepdonpsheytsoiotliodgailcraelssttorreastsiobny.","container-title":"Ecological Restoration","DOI":"10.3368/er.33.3.297","ISSN":"1522-4740, 1543-4079","issue":"3","journalAbbreviation":"Ecological Restoratio</vt:lpwstr>
  </property>
  <property fmtid="{D5CDD505-2E9C-101B-9397-08002B2CF9AE}" pid="1435" name="ZOTERO_BREF_C1z7osx8CSGd_12">
    <vt:lpwstr>n","language":"en","page":"297-302","source":"DOI.org (Crossref)","title":"Responses of Narrowleaf Cattail (Typha angustifolia) to Combinations of Salinity and Nutrient Additions: Implications for Coastal Marsh Restoration","title-short":"Responses of Nar</vt:lpwstr>
  </property>
  <property fmtid="{D5CDD505-2E9C-101B-9397-08002B2CF9AE}" pid="1436" name="ZOTERO_BREF_C1z7osx8CSGd_13">
    <vt:lpwstr>rowleaf Cattail (Typha angustifolia) to Combinations of Salinity and Nutrient Additions","volume":"33","author":[{"family":"Smith","given":"S. M."},{"family":"Thime","given":"A. R."},{"family":"Zilla","given":"B."},{"family":"Lee","given":"K."}],"issued":</vt:lpwstr>
  </property>
  <property fmtid="{D5CDD505-2E9C-101B-9397-08002B2CF9AE}" pid="1437" name="ZOTERO_BREF_C1z7osx8CSGd_14">
    <vt:lpwstr>{"date-parts":[["2015",9,1]]}}}],"schema":"https://github.com/citation-style-language/schema/raw/master/csl-citation.json"}</vt:lpwstr>
  </property>
  <property fmtid="{D5CDD505-2E9C-101B-9397-08002B2CF9AE}" pid="1438" name="ZOTERO_BREF_11UEypvsKYsd_1">
    <vt:lpwstr>ZOTERO_ITEM CSL_CITATION {"citationID":"UFy4WhK9","properties":{"formattedCitation":"(Hotchkiss &amp; Dozier 1949; Smith et al. 2015)","plainCitation":"(Hotchkiss &amp; Dozier 1949; Smith et al. 2015)","noteIndex":0},"citationItems":[{"id":475,"uris":["http://zot</vt:lpwstr>
  </property>
  <property fmtid="{D5CDD505-2E9C-101B-9397-08002B2CF9AE}" pid="1439" name="ZOTERO_BREF_11UEypvsKYsd_2">
    <vt:lpwstr>ero.org/users/6112721/items/T3D5MYQ8"],"uri":["http://zotero.org/users/6112721/items/T3D5MYQ8"],"itemData":{"id":475,"type":"article-journal","container-title":"American Midland Naturalist","DOI":"10.2307/2422028","ISSN":"00030031","issue":"1","journalAbb</vt:lpwstr>
  </property>
  <property fmtid="{D5CDD505-2E9C-101B-9397-08002B2CF9AE}" pid="1440" name="ZOTERO_BREF_11UEypvsKYsd_3">
    <vt:lpwstr>reviation":"American Midland Naturalist","language":"en","page":"237","source":"DOI.org (Crossref)","title":"Taxonomy and Distribution of N. American Cat-Tails","volume":"41","author":[{"family":"Hotchkiss","given":"Neil"},{"family":"Dozier","given":"Herb</vt:lpwstr>
  </property>
  <property fmtid="{D5CDD505-2E9C-101B-9397-08002B2CF9AE}" pid="1441" name="ZOTERO_BREF_11UEypvsKYsd_4">
    <vt:lpwstr>ert L."}],"issued":{"date-parts":[["1949",1]]}}},{"id":392,"uris":["http://zotero.org/users/6112721/items/T35SDFFM"],"uri":["http://zotero.org/users/6112721/items/T35SDFFM"],"itemData":{"id":392,"type":"article-journal","abstract":"Narrowleaf cattail (Typ</vt:lpwstr>
  </property>
  <property fmtid="{D5CDD505-2E9C-101B-9397-08002B2CF9AE}" pid="1442" name="ZOTERO_BREF_11UEypvsKYsd_5">
    <vt:lpwstr>ha angustifolia) is an exotic, invasive species in North America that has become abundant in many tidally-restricted salt marshes. Restoration of tidal flow to these wetlands results in elevated salinities that should favor the establishment of native sal</vt:lpwstr>
  </property>
  <property fmtid="{D5CDD505-2E9C-101B-9397-08002B2CF9AE}" pid="1443" name="ZOTERO_BREF_11UEypvsKYsd_6">
    <vt:lpwstr>t marsh halophytes while reducing the abundance of narrowleaf cattail. However, there is some uncertainty about the salinity tolerance of narrowleaf cattail, which makes it difficult to predict vegetation trends and to interpret the actual results of rest</vt:lpwstr>
  </property>
  <property fmtid="{D5CDD505-2E9C-101B-9397-08002B2CF9AE}" pid="1444" name="ZOTERO_BREF_11UEypvsKYsd_7">
    <vt:lpwstr>oration. Moreover, the effect of soil nutrient status on salinity tolerance of this species is virtually unknown, although many restoration projects occur in heavily urbanized settings with substantial allochthonous nutrient inputs. In this study, a salin</vt:lpwstr>
  </property>
  <property fmtid="{D5CDD505-2E9C-101B-9397-08002B2CF9AE}" pid="1445" name="ZOTERO_BREF_11UEypvsKYsd_8">
    <vt:lpwstr>ity and nutrient addition experiment was conducted in a greenhouse to determine the effect of mineral nutrition on salinity responses in narrowleaf cattail. Within high salinity (~ 32 ppt) treatments, nutrients enhanced final biomass. Within the intermedi</vt:lpwstr>
  </property>
  <property fmtid="{D5CDD505-2E9C-101B-9397-08002B2CF9AE}" pid="1446" name="ZOTERO_BREF_11UEypvsKYsd_9">
    <vt:lpwstr>ate salinity (~ 17 ppt) treatments, nutrients significantly increased the number of leaves per shoot, sum of all leaf lengths, and final biomass. Under low salinity (~ 6 ppt) conditions, nutrient addition increased the mean height of the tallest shoot, me</vt:lpwstr>
  </property>
  <property fmtid="{D5CDD505-2E9C-101B-9397-08002B2CF9AE}" pid="1447" name="ZOTERO_BREF_11UEypvsKYsd_10">
    <vt:lpwstr>an height of all leaves, sum of all leaf lneuKntegryitewhnsot,radadns:ddeitufiitonrnoaplphbriocioavtmiidoaens,sspo. lmaTnhetebcoisoanmltineasxitsty,UftoirWderasflpoProerersntecsoaesrsassttiiano/nngEd, avcnoeogdblesoateanrgtvaioeilycndzacirnhlegaRdnuvgeece</vt:lpwstr>
  </property>
  <property fmtid="{D5CDD505-2E9C-101B-9397-08002B2CF9AE}" pid="1448" name="ZOTERO_BREF_11UEypvsKYsd_11">
    <vt:lpwstr>sgtiteootnarstaiointnioscahnliannitgye-inindruecsepdonpsheytsoiotliodgailcraelssttorreastsiobny.","container-title":"Ecological Restoration","DOI":"10.3368/er.33.3.297","ISSN":"1522-4740, 1543-4079","issue":"3","journalAbbreviation":"Ecological Restoratio</vt:lpwstr>
  </property>
  <property fmtid="{D5CDD505-2E9C-101B-9397-08002B2CF9AE}" pid="1449" name="ZOTERO_BREF_11UEypvsKYsd_12">
    <vt:lpwstr>n","language":"en","page":"297-302","source":"DOI.org (Crossref)","title":"Responses of Narrowleaf Cattail (Typha angustifolia) to Combinations of Salinity and Nutrient Additions: Implications for Coastal Marsh Restoration","title-short":"Responses of Nar</vt:lpwstr>
  </property>
  <property fmtid="{D5CDD505-2E9C-101B-9397-08002B2CF9AE}" pid="1450" name="ZOTERO_BREF_11UEypvsKYsd_13">
    <vt:lpwstr>rowleaf Cattail (Typha angustifolia) to Combinations of Salinity and Nutrient Additions","volume":"33","author":[{"family":"Smith","given":"S. M."},{"family":"Thime","given":"A. R."},{"family":"Zilla","given":"B."},{"family":"Lee","given":"K."}],"issued":</vt:lpwstr>
  </property>
  <property fmtid="{D5CDD505-2E9C-101B-9397-08002B2CF9AE}" pid="1451" name="ZOTERO_BREF_11UEypvsKYsd_14">
    <vt:lpwstr>{"date-parts":[["2015",9,1]]}}}],"schema":"https://github.com/citation-style-language/schema/raw/master/csl-citation.json"}</vt:lpwstr>
  </property>
  <property fmtid="{D5CDD505-2E9C-101B-9397-08002B2CF9AE}" pid="1452" name="ZOTERO_BREF_cusKDDA2sJCo_1">
    <vt:lpwstr>ZOTERO_ITEM CSL_CITATION {"citationID":"LZqUnViU","properties":{"formattedCitation":"(Weisner 1993)","plainCitation":"(Weisner 1993)","noteIndex":0},"citationItems":[{"id":348,"uris":["http://zotero.org/users/6112721/items/ZHZJBMCY"],"uri":["http://zotero</vt:lpwstr>
  </property>
  <property fmtid="{D5CDD505-2E9C-101B-9397-08002B2CF9AE}" pid="1453" name="ZOTERO_BREF_cusKDDA2sJCo_2">
    <vt:lpwstr>.org/users/6112721/items/ZHZJBMCY"],"itemData":{"id":348,"type":"article-journal","container-title":"Oecologia","DOI":"10.1007/BF00317123","ISSN":"0029-8549, 1432-1939","issue":"3","journalAbbreviation":"Oecologia","language":"en","page":"451-456","source</vt:lpwstr>
  </property>
  <property fmtid="{D5CDD505-2E9C-101B-9397-08002B2CF9AE}" pid="1454" name="ZOTERO_BREF_cusKDDA2sJCo_3">
    <vt:lpwstr>":"DOI.org (Crossref)","title":"Long-term competitive displacement of Typha latifolia by Typha angustifolia in a eutrophic lake","volume":"94","author":[{"family":"Weisner","given":"Stefan E. B."}],"issued":{"date-parts":[["1993",6]]}}}],"schema":"https:/</vt:lpwstr>
  </property>
  <property fmtid="{D5CDD505-2E9C-101B-9397-08002B2CF9AE}" pid="1455" name="ZOTERO_BREF_cusKDDA2sJCo_4">
    <vt:lpwstr>/github.com/citation-style-language/schema/raw/master/csl-citation.json"}</vt:lpwstr>
  </property>
  <property fmtid="{D5CDD505-2E9C-101B-9397-08002B2CF9AE}" pid="1456" name="ZOTERO_BREF_bFXKVfi4LSMF_1">
    <vt:lpwstr>ZOTERO_ITEM CSL_CITATION {"citationID":"0bWsDEuo","properties":{"formattedCitation":"(Grace &amp; Wetzel 1982; Weisner 1993; Kuehn &amp; White 1999)","plainCitation":"(Grace &amp; Wetzel 1982; Weisner 1993; Kuehn &amp; White 1999)","noteIndex":0},"citationItems":[{"id":3</vt:lpwstr>
  </property>
  <property fmtid="{D5CDD505-2E9C-101B-9397-08002B2CF9AE}" pid="1457" name="ZOTERO_BREF_bFXKVfi4LSMF_2">
    <vt:lpwstr>20,"uris":["http://zotero.org/users/6112721/items/H5C6RWS2"],"uri":["http://zotero.org/users/6112721/items/H5C6RWS2"],"itemData":{"id":320,"type":"article-journal","container-title":"Canadian Journal of Botany","DOI":"10.1139/b82-007","ISSN":"0008-4026","</vt:lpwstr>
  </property>
  <property fmtid="{D5CDD505-2E9C-101B-9397-08002B2CF9AE}" pid="1458" name="ZOTERO_BREF_bFXKVfi4LSMF_3">
    <vt:lpwstr>issue":"1","journalAbbreviation":"Can. J. Bot.","language":"en","page":"46-57","source":"DOI.org (Crossref)","title":"Niche differentiation between two rhizomatous plant species: &lt;i&gt;Typha latifolia&lt;/i&gt; and &lt;i&gt;Typha angustifolia&lt;/i&gt;","title-short":"Niche d</vt:lpwstr>
  </property>
  <property fmtid="{D5CDD505-2E9C-101B-9397-08002B2CF9AE}" pid="1459" name="ZOTERO_BREF_bFXKVfi4LSMF_4">
    <vt:lpwstr>ifferentiation between two rhizomatous plant species","volume":"60","author":[{"family":"Grace","given":"James B."},{"family":"Wetzel","given":"Robert G."}],"issued":{"date-parts":[["1982",1]]}}},{"id":348,"uris":["http://zotero.org/users/6112721/items/ZH</vt:lpwstr>
  </property>
  <property fmtid="{D5CDD505-2E9C-101B-9397-08002B2CF9AE}" pid="1460" name="ZOTERO_BREF_bFXKVfi4LSMF_5">
    <vt:lpwstr>ZJBMCY"],"uri":["http://zotero.org/users/6112721/items/ZHZJBMCY"],"itemData":{"id":348,"type":"article-journal","container-title":"Oecologia","DOI":"10.1007/BF00317123","ISSN":"0029-8549, 1432-1939","issue":"3","journalAbbreviation":"Oecologia","language"</vt:lpwstr>
  </property>
  <property fmtid="{D5CDD505-2E9C-101B-9397-08002B2CF9AE}" pid="1461" name="ZOTERO_BREF_bFXKVfi4LSMF_6">
    <vt:lpwstr>:"en","page":"451-456","source":"DOI.org (Crossref)","title":"Long-term competitive displacement of Typha latifolia by Typha angustifolia in a eutrophic lake","volume":"94","author":[{"family":"Weisner","given":"Stefan E. B."}],"issued":{"date-parts":[["1</vt:lpwstr>
  </property>
  <property fmtid="{D5CDD505-2E9C-101B-9397-08002B2CF9AE}" pid="1462" name="ZOTERO_BREF_bFXKVfi4LSMF_7">
    <vt:lpwstr>993",6]]}}},{"id":347,"uris":["http://zotero.org/users/6112721/items/P2643SAS"],"uri":["http://zotero.org/users/6112721/items/P2643SAS"],"itemData":{"id":347,"type":"article-journal","abstract":"Hybridization between the cattail species Typha latifolia L.</vt:lpwstr>
  </property>
  <property fmtid="{D5CDD505-2E9C-101B-9397-08002B2CF9AE}" pid="1463" name="ZOTERO_BREF_bFXKVfi4LSMF_8">
    <vt:lpwstr> and Typha angustifolia L. is frequent throughout northeastern and central North America. While studies are required to elucidate the ecological role of interspecific hybrids, morphological intergradation of the hybrids and parental species limits accurat</vt:lpwstr>
  </property>
  <property fmtid="{D5CDD505-2E9C-101B-9397-08002B2CF9AE}" pid="1464" name="ZOTERO_BREF_bFXKVfi4LSMF_9">
    <vt:lpwstr>e identification. Although species-specific molecular markers have been developed, some researchers do not have the resources necessary for molecular analysis. Consequently, this study used genetically identified specimens of T. latifolia, T. angustifolia</vt:lpwstr>
  </property>
  <property fmtid="{D5CDD505-2E9C-101B-9397-08002B2CF9AE}" pid="1465" name="ZOTERO_BREF_bFXKVfi4LSMF_10">
    <vt:lpwstr>, and their hybrid Typha ×glauca Godr. to discriminate sound taxonomic characters for morphological identification. Leaf width, spike gap, spike width, and spike length were measured for 153 specimens of cattails from Massachusetts, Ontario, Quebec, and M</vt:lpwstr>
  </property>
  <property fmtid="{D5CDD505-2E9C-101B-9397-08002B2CF9AE}" pid="1466" name="ZOTERO_BREF_SK6ic4kPh7zc_1">
    <vt:lpwstr>ZOTERO_TEMP</vt:lpwstr>
  </property>
  <property fmtid="{D5CDD505-2E9C-101B-9397-08002B2CF9AE}" pid="1467" name="ZOTERO_BREF_bFXKVfi4LSMF_11">
    <vt:lpwstr>anitoba. In addition, stigma width was measured using a compound microscope. Morphological data were used in discriminant analysis; approximately 90% of the classifications derived by discriminant analysis corresponded to the genetic identity. Discriminan</vt:lpwstr>
  </property>
  <property fmtid="{D5CDD505-2E9C-101B-9397-08002B2CF9AE}" pid="1468" name="ZOTERO_BREF_bFXKVfi4LSMF_12">
    <vt:lpwstr>t analysis using stigma width, spike length, spike interval and leaf width provided accurate identification for 28 of 31 T. angustifolia specimens, 38 of 41 T. ×glauca specimens, and 20 of 25 T. latifolia specimens. Thus, discriminant analysis of morpholo</vt:lpwstr>
  </property>
  <property fmtid="{D5CDD505-2E9C-101B-9397-08002B2CF9AE}" pid="1469" name="ZOTERO_BREF_bFXKVfi4LSMF_13">
    <vt:lpwstr>gical characters can be used to distinguish the hybrid cattail from the parental species with reasonable confidence when molecular resources are not available.","container-title":"Canadian Journal of Botany","DOI":"10.1139/b99-037","ISSN":"0008-4026","iss</vt:lpwstr>
  </property>
  <property fmtid="{D5CDD505-2E9C-101B-9397-08002B2CF9AE}" pid="1470" name="ZOTERO_BREF_bFXKVfi4LSMF_14">
    <vt:lpwstr>ue":"6","journalAbbreviation":"Can. J. Bot.","language":"en","page":"906-912","source":"DOI.org (Crossref)","title":"Morphological analysis of genetically identified cattails &lt;i&gt;Typha latifolia&lt;/i&gt; , &lt;i&gt;Typha angustifolia&lt;/i&gt; , and &lt;i&gt;Typha ×glauca&lt;/i&gt;","</vt:lpwstr>
  </property>
  <property fmtid="{D5CDD505-2E9C-101B-9397-08002B2CF9AE}" pid="1471" name="ZOTERO_BREF_bFXKVfi4LSMF_15">
    <vt:lpwstr>volume":"77","author":[{"family":"Kuehn","given":"Monica Marcinko"},{"family":"White","given":"Bradley N"}],"issued":{"date-parts":[["1999",10,30]]}}}],"schema":"https://github.com/citation-style-language/schema/raw/master/csl-citation.json"}</vt:lpwstr>
  </property>
  <property fmtid="{D5CDD505-2E9C-101B-9397-08002B2CF9AE}" pid="1472" name="ZOTERO_BREF_2yylDftNowiD_1">
    <vt:lpwstr>ZOTERO_ITEM CSL_CITATION {"citationID":"wB7gS0Jp","properties":{"formattedCitation":"(Weisner 1993)","plainCitation":"(Weisner 1993)","dontUpdate":true,"noteIndex":0},"citationItems":[{"id":348,"uris":["http://zotero.org/users/6112721/items/ZHZJBMCY"],"ur</vt:lpwstr>
  </property>
  <property fmtid="{D5CDD505-2E9C-101B-9397-08002B2CF9AE}" pid="1473" name="ZOTERO_BREF_2yylDftNowiD_2">
    <vt:lpwstr>i":["http://zotero.org/users/6112721/items/ZHZJBMCY"],"itemData":{"id":348,"type":"article-journal","container-title":"Oecologia","DOI":"10.1007/BF00317123","ISSN":"0029-8549, 1432-1939","issue":"3","journalAbbreviation":"Oecologia","language":"en","page"</vt:lpwstr>
  </property>
  <property fmtid="{D5CDD505-2E9C-101B-9397-08002B2CF9AE}" pid="1474" name="ZOTERO_BREF_2yylDftNowiD_3">
    <vt:lpwstr>:"451-456","source":"DOI.org (Crossref)","title":"Long-term competitive displacement of Typha latifolia by Typha angustifolia in a eutrophic lake","volume":"94","author":[{"family":"Weisner","given":"Stefan E. B."}],"issued":{"date-parts":[["1993",6]]}}}]</vt:lpwstr>
  </property>
  <property fmtid="{D5CDD505-2E9C-101B-9397-08002B2CF9AE}" pid="1475" name="ZOTERO_BREF_2yylDftNowiD_4">
    <vt:lpwstr>,"schema":"https://github.com/citation-style-language/schema/raw/master/csl-citation.json"}</vt:lpwstr>
  </property>
  <property fmtid="{D5CDD505-2E9C-101B-9397-08002B2CF9AE}" pid="1476" name="ZOTERO_BREF_rAegL45T9GMU_1">
    <vt:lpwstr>ZOTERO_ITEM CSL_CITATION {"citationID":"ow9o8kw3","properties":{"formattedCitation":"(McKenzie-Gopsill et al. 2012; Pieper et al. 2018)","plainCitation":"(McKenzie-Gopsill et al. 2012; Pieper et al. 2018)","noteIndex":0},"citationItems":[{"id":361,"uris":</vt:lpwstr>
  </property>
  <property fmtid="{D5CDD505-2E9C-101B-9397-08002B2CF9AE}" pid="1477" name="ZOTERO_BREF_rAegL45T9GMU_2">
    <vt:lpwstr>["http://zotero.org/users/6112721/items/G5RNMX6V"],"uri":["http://zotero.org/users/6112721/items/G5RNMX6V"],"itemData":{"id":361,"type":"article-journal","abstract":"Interspeciﬁc hybridization can lead to a breakdown of species boundaries, and is of parti</vt:lpwstr>
  </property>
  <property fmtid="{D5CDD505-2E9C-101B-9397-08002B2CF9AE}" pid="1478" name="ZOTERO_BREF_rAegL45T9GMU_3">
    <vt:lpwstr>cular concern in cases in which one of the parental species is invasive. Cattails (Typha spp.) have increased their abundance in the Great Lakes region of North America over the past 150 years. This increase in the distribution of cattails is associated w</vt:lpwstr>
  </property>
  <property fmtid="{D5CDD505-2E9C-101B-9397-08002B2CF9AE}" pid="1479" name="ZOTERO_BREF_rAegL45T9GMU_4">
    <vt:lpwstr>ith hybridization between broad-leaved (Typha latifolia) and narrow-leaved cattails (T. angustifolia). The resulting hybrids occur predominantly as F1s, which are known as T. × glauca, although later-generation hybrids have also been documented. It has be</vt:lpwstr>
  </property>
  <property fmtid="{D5CDD505-2E9C-101B-9397-08002B2CF9AE}" pid="1480" name="ZOTERO_BREF_rAegL45T9GMU_5">
    <vt:lpwstr>en proposed that in sympatric populations, the parental species and hybrids are often spatially segregated according to growth in contrasting water depths, and that this should promote the maintenance of parental species. In this study, we tested the hypo</vt:lpwstr>
  </property>
  <property fmtid="{D5CDD505-2E9C-101B-9397-08002B2CF9AE}" pid="1481" name="ZOTERO_BREF_rAegL45T9GMU_6">
    <vt:lpwstr>thesis that the two species and their hybrids segregate along a water-depth gradient at sites where they are sympatric. We identiﬁed the two parental species and their hybrids using molecular genetic markers (SSR), and measured shoot elevations (a proxy f</vt:lpwstr>
  </property>
  <property fmtid="{D5CDD505-2E9C-101B-9397-08002B2CF9AE}" pid="1482" name="ZOTERO_BREF_rAegL45T9GMU_7">
    <vt:lpwstr>or water depth) at 18 sites in Southern Ontario, Canada. We found no evidence for niche segregation among species based on elevation. Our data indicate that all three lineages compete for similar habitat where they co-occur suggesting that there is potent</vt:lpwstr>
  </property>
  <property fmtid="{D5CDD505-2E9C-101B-9397-08002B2CF9AE}" pid="1483" name="ZOTERO_BREF_rAegL45T9GMU_8">
    <vt:lpwstr>ial for an overall loss of biodiversity in the species complex, particularly if the hybrid lineage is more vigorous compared to the parental species, as has been suggested by other authors.","container-title":"Ecology and Evolution","DOI":"10.1002/ece3.22</vt:lpwstr>
  </property>
  <property fmtid="{D5CDD505-2E9C-101B-9397-08002B2CF9AE}" pid="1484" name="ZOTERO_BREF_rAegL45T9GMU_9">
    <vt:lpwstr>5","ISSN":"20457758","issue":"5","language":"en","page":"952-961","source":"DOI.org (Crossref)","title":"No evidence for niche segregation in a North American Cattail ( &lt;i&gt;Typha&lt;/i&gt; ) species complex: Niche Segregation in Cattails","title-short":"No evide</vt:lpwstr>
  </property>
  <property fmtid="{D5CDD505-2E9C-101B-9397-08002B2CF9AE}" pid="1485" name="ZOTERO_BREF_rAegL45T9GMU_10">
    <vt:lpwstr>nce for niche segregation in a North American Cattail ( &lt;i&gt;Typha&lt;/i&gt; ) species complex","volume":"2","author":[{"family":"McKenzie-Gopsill","given":"Andrew"},{"family":"Kirk","given":"Heather"},{"family":"Drunen","given":"Wendy Van"},{"family":"Freeland",</vt:lpwstr>
  </property>
  <property fmtid="{D5CDD505-2E9C-101B-9397-08002B2CF9AE}" pid="1486" name="ZOTERO_BREF_rAegL45T9GMU_11">
    <vt:lpwstr>"given":"Joanna R."},{"family":"Dorken","given":"Marcel E."}],"issued":{"date-parts":[["2012",5]]}}},{"id":372,"uris":["http://zotero.org/users/6112721/items/TH5I3KWR"],"uri":["http://zotero.org/users/6112721/items/TH5I3KWR"],"itemData":{"id":372,"type":"</vt:lpwstr>
  </property>
  <property fmtid="{D5CDD505-2E9C-101B-9397-08002B2CF9AE}" pid="1487" name="ZOTERO_BREF_rAegL45T9GMU_12">
    <vt:lpwstr>article-journal","abstract":"Spatial separation between hybridizing taxa can limit hybridization and introgression when mating occurs between near neighbours. Water depth can be an important factor structuring wetland plant communities, which often includ</vt:lpwstr>
  </property>
  <property fmtid="{D5CDD505-2E9C-101B-9397-08002B2CF9AE}" pid="1488" name="ZOTERO_BREF_rAegL45T9GMU_13">
    <vt:lpwstr>e cattails (Typha spp., Typhaceae). In eastern North America, native Typha latifolia regularly hybridizes with introduced T. angustifolia to produce the invasive F1 hybrid T. × glauca, which can backcross to parental species. Hybridization in this wind-po</vt:lpwstr>
  </property>
  <property fmtid="{D5CDD505-2E9C-101B-9397-08002B2CF9AE}" pid="1489" name="ZOTERO_BREF_rAegL45T9GMU_14">
    <vt:lpwstr>llinated species complex may be facilitated by overlapping niches among taxa, but previous studies have yielded contradictory results, possibly because these studies were limited to shallow sites or single locations. We investigated patterns of depth occu</vt:lpwstr>
  </property>
  <property fmtid="{D5CDD505-2E9C-101B-9397-08002B2CF9AE}" pid="1490" name="ZOTERO_BREF_rAegL45T9GMU_15">
    <vt:lpwstr>pancy in ditches (mean depth 3.4 cm) and permanent wetlands (mean depth 25.0 cm) with various mixtures of T. latifolia, T. angustifolia, and T. × glauca across a 1700 km transect from Michigan, USA, to Nova Scotia, Canada. Overall, we found that water dep</vt:lpwstr>
  </property>
  <property fmtid="{D5CDD505-2E9C-101B-9397-08002B2CF9AE}" pid="1491" name="ZOTERO_BREF_rAegL45T9GMU_16">
    <vt:lpwstr>th cannot on its own explain patterns of cattail occupancy. We therefore conclude that niche partitioning by water depth does not promote mating isolation in Typha. Previous ﬁndings of habitat segregation by depth may be attributable to a combination of i</vt:lpwstr>
  </property>
  <property fmtid="{D5CDD505-2E9C-101B-9397-08002B2CF9AE}" pid="1492" name="ZOTERO_BREF_rAegL45T9GMU_17">
    <vt:lpwstr>diosyncratic features of individual sites, multi-dimensional niches, and phenotypic plasticity, which could prevent consistent niche segregation among Typha taxa. A lack of spatial segregation between Typha taxa should promote hybridization and introgress</vt:lpwstr>
  </property>
  <property fmtid="{D5CDD505-2E9C-101B-9397-08002B2CF9AE}" pid="1493" name="ZOTERO_BREF_rAegL45T9GMU_18">
    <vt:lpwstr>ion. This, coupled with the competitive superiority of hybrids, appears to be facilitating the displacement of native T. latifolia across a wide geographical range.","container-title":"Aquatic Botany","DOI":"10.1016/j.aquabot.2017.11.001","ISSN":"03043770</vt:lpwstr>
  </property>
  <property fmtid="{D5CDD505-2E9C-101B-9397-08002B2CF9AE}" pid="1494" name="ZOTERO_BREF_rAegL45T9GMU_19">
    <vt:lpwstr>","journalAbbreviation":"Aquatic Botany","language":"en","page":"46-53","source":"DOI.org (Crossref)","title":"Coexistence of Typha latifolia, T. angustifolia (Typhaceae) and their invasive hybrid is not explained by niche partitioning across water depths</vt:lpwstr>
  </property>
  <property fmtid="{D5CDD505-2E9C-101B-9397-08002B2CF9AE}" pid="1495" name="ZOTERO_BREF_rAegL45T9GMU_20">
    <vt:lpwstr>","volume":"144","author":[{"family":"Pieper","given":"Sara J."},{"family":"Freeland","given":"Joanna R."},{"family":"Dorken","given":"Marcel E."}],"issued":{"date-parts":[["2018",1]]}}}],"schema":"https://github.com/citation-style-language/schema/raw/mas</vt:lpwstr>
  </property>
  <property fmtid="{D5CDD505-2E9C-101B-9397-08002B2CF9AE}" pid="1496" name="ZOTERO_BREF_rAegL45T9GMU_21">
    <vt:lpwstr>ter/csl-citation.json"}</vt:lpwstr>
  </property>
  <property fmtid="{D5CDD505-2E9C-101B-9397-08002B2CF9AE}" pid="1497" name="ZOTERO_BREF_rViSjqW401KZ_1">
    <vt:lpwstr>ZOTERO_ITEM CSL_CITATION {"citationID":"vaEfw4cg","properties":{"formattedCitation":"(Sullivan et al. 2010 p. 2)","plainCitation":"(Sullivan et al. 2010 p. 2)","dontUpdate":true,"noteIndex":0},"citationItems":[{"id":608,"uris":["http://zotero.org/users/61</vt:lpwstr>
  </property>
  <property fmtid="{D5CDD505-2E9C-101B-9397-08002B2CF9AE}" pid="1498" name="ZOTERO_BREF_rViSjqW401KZ_2">
    <vt:lpwstr>12721/items/AWD25Z5C"],"uri":["http://zotero.org/users/6112721/items/AWD25Z5C"],"itemData":{"id":608,"type":"article-journal","container-title":"Plant Ecology","DOI":"10.1007/s11258-009-9658-4","ISSN":"1385-0237, 1573-5052","issue":"1","journalAbbreviatio</vt:lpwstr>
  </property>
  <property fmtid="{D5CDD505-2E9C-101B-9397-08002B2CF9AE}" pid="1499" name="ZOTERO_BREF_rViSjqW401KZ_3">
    <vt:lpwstr>n":"Plant Ecol","language":"en","page":"121-129","source":"DOI.org (Crossref)","title":"Growth of three cattail (Typha) taxa in response to elevated CO2","volume":"207","author":[{"family":"Sullivan","given":"Lauren"},{"family":"Wildova","given":"Radka"},</vt:lpwstr>
  </property>
  <property fmtid="{D5CDD505-2E9C-101B-9397-08002B2CF9AE}" pid="1500" name="ZOTERO_BREF_rViSjqW401KZ_4">
    <vt:lpwstr>{"family":"Goldberg","given":"Deborah"},{"family":"Vogel","given":"Chris"}],"issued":{"date-parts":[["2010",3]]}},"locator":"2"}],"schema":"https://github.com/citation-style-language/schema/raw/master/csl-citation.json"}</vt:lpwstr>
  </property>
  <property fmtid="{D5CDD505-2E9C-101B-9397-08002B2CF9AE}" pid="1501" name="ZOTERO_BREF_fwFKratl8wpx_1">
    <vt:lpwstr>ZOTERO_ITEM CSL_CITATION {"citationID":"f4piKJA2","properties":{"formattedCitation":"(Buckley et al. 2007)","plainCitation":"(Buckley et al. 2007)","noteIndex":0},"citationItems":[{"id":"q1e9xkHj/4CAaAuda","uris":["http://zotero.org/users/6112721/items/GE</vt:lpwstr>
  </property>
  <property fmtid="{D5CDD505-2E9C-101B-9397-08002B2CF9AE}" pid="1502" name="ZOTERO_BREF_fwFKratl8wpx_2">
    <vt:lpwstr>44WIMN"],"itemData":{"id":268,"type":"article-journal","abstract":"We aim to develop a simple model to explore how disturbance and propagule pressure determine conditions for successful invasion in systems where recruitment occurs only in disturbed sites.</vt:lpwstr>
  </property>
  <property fmtid="{D5CDD505-2E9C-101B-9397-08002B2CF9AE}" pid="1503" name="ZOTERO_BREF_fwFKratl8wpx_3">
    <vt:lpwstr> Disturbance is often thought to favour invaders as it allows recruitment; however, the effects of disturbance are more complicated when it results in mortality of the invader. When disturbance rates in both invader occupied and unoccupied sites are the s</vt:lpwstr>
  </property>
  <property fmtid="{D5CDD505-2E9C-101B-9397-08002B2CF9AE}" pid="1504" name="ZOTERO_BREF_fwFKratl8wpx_4">
    <vt:lpwstr>ame, recruitment and mortality effects are exactly balanced, and successful invasion is independent of the disturbance regime. Differences in the disturbance rates between invader occupied and unoccupied sites can occur through invader modiﬁcation or mana</vt:lpwstr>
  </property>
  <property fmtid="{D5CDD505-2E9C-101B-9397-08002B2CF9AE}" pid="1505" name="ZOTERO_BREF_fwFKratl8wpx_5">
    <vt:lpwstr>gement of disturbance. Under these conditions, we found a novel mechanism for the generation of an Allee effect, which occurs when the invader promotes disturbance in sites it already occupies. When Allee effects occur one-off, large-scale disturbances ca</vt:lpwstr>
  </property>
  <property fmtid="{D5CDD505-2E9C-101B-9397-08002B2CF9AE}" pid="1506" name="ZOTERO_BREF_fwFKratl8wpx_6">
    <vt:lpwstr>n result in permanent, dramatic shifts in invader abundance; and conversely, reducing the population below a critical threshold can cause extinction.","container-title":"Ecology Letters","DOI":"10.1111/j.1461-0248.2007.01067.x","ISSN":"1461-023X, 1461-024</vt:lpwstr>
  </property>
  <property fmtid="{D5CDD505-2E9C-101B-9397-08002B2CF9AE}" pid="1507" name="ZOTERO_BREF_fwFKratl8wpx_7">
    <vt:lpwstr>8","issue":"9","journalAbbreviation":"Ecol Letters","language":"en","page":"809-817","source":"DOI.org (Crossref)","title":"Disturbance, invasion and re-invasion: managing the weed-shaped hole in disturbed ecosystems","title-short":"Disturbance, invasion </vt:lpwstr>
  </property>
  <property fmtid="{D5CDD505-2E9C-101B-9397-08002B2CF9AE}" pid="1508" name="ZOTERO_BREF_fwFKratl8wpx_8">
    <vt:lpwstr>and re-invasion","volume":"10","author":[{"family":"Buckley","given":"Yvonne M."},{"family":"Bolker","given":"Benjamin M."},{"family":"Rees","given":"Mark"}],"issued":{"date-parts":[["2007",9]]}}}],"schema":"https://github.com/citation-style-language/sche</vt:lpwstr>
  </property>
  <property fmtid="{D5CDD505-2E9C-101B-9397-08002B2CF9AE}" pid="1509" name="ZOTERO_BREF_fwFKratl8wpx_9">
    <vt:lpwstr>ma/raw/master/csl-citation.json"} </vt:lpwstr>
  </property>
  <property fmtid="{D5CDD505-2E9C-101B-9397-08002B2CF9AE}" pid="1510" name="ZOTERO_BREF_8xNpTqurDNQx_1">
    <vt:lpwstr>ZOTERO_ITEM CSL_CITATION {"citationID":"gA5gcFb0","properties":{"formattedCitation":"(Lievesley et al. 2016)","plainCitation":"(Lievesley et al. 2016)","noteIndex":0},"citationItems":[{"id":430,"uris":["http://zotero.org/users/6112721/items/6X2F3V6N"],"ur</vt:lpwstr>
  </property>
  <property fmtid="{D5CDD505-2E9C-101B-9397-08002B2CF9AE}" pid="1511" name="ZOTERO_BREF_8xNpTqurDNQx_2">
    <vt:lpwstr>i":["http://zotero.org/users/6112721/items/6X2F3V6N"],"itemData":{"id":430,"type":"article-journal","language":"en","page":"63","source":"Zotero","title":"Assessing Habitat Compensation and Examining Limitations to Native Plant Establishment in the Lower </vt:lpwstr>
  </property>
  <property fmtid="{D5CDD505-2E9C-101B-9397-08002B2CF9AE}" pid="1512" name="ZOTERO_BREF_8xNpTqurDNQx_3">
    <vt:lpwstr>Fraser River Estuary","author":[{"family":"Lievesley","given":"Megan"},{"family":"Stewart","given":"Daniel"},{"family":"Knight","given":"Rob"},{"family":"Mason","given":"Brad"}],"issued":{"date-parts":[["2016"]]}}}],"schema":"https://github.com/citation-s</vt:lpwstr>
  </property>
  <property fmtid="{D5CDD505-2E9C-101B-9397-08002B2CF9AE}" pid="1513" name="ZOTERO_BREF_8xNpTqurDNQx_4">
    <vt:lpwstr>tyle-language/schema/raw/master/csl-citation.json"}</vt:lpwstr>
  </property>
  <property fmtid="{D5CDD505-2E9C-101B-9397-08002B2CF9AE}" pid="1514" name="ZOTERO_BREF_rJ6WmcKTCdQS_1">
    <vt:lpwstr>ZOTERO_ITEM CSL_CITATION {"citationID":"eYCUTdDf","properties":{"formattedCitation":"(Callaway &amp; Ridenour 2004)","plainCitation":"(Callaway &amp; Ridenour 2004)","noteIndex":0},"citationItems":[{"id":"q1e9xkHj/Gsd9gDGJ","uris":["http://zotero.org/users/611272</vt:lpwstr>
  </property>
  <property fmtid="{D5CDD505-2E9C-101B-9397-08002B2CF9AE}" pid="1515" name="ZOTERO_BREF_rJ6WmcKTCdQS_2">
    <vt:lpwstr>1/items/V5875X3I"],"itemData":{"id":271,"type":"article-journal","container-title":"Frontiers in Ecology and the Environment","DOI":"10.1890/1540-9295(2004)002[0436:NWISAT]2.0.CO;2","ISSN":"1540-9295","issue":"8","journalAbbreviation":"Frontiers in Ecolog</vt:lpwstr>
  </property>
  <property fmtid="{D5CDD505-2E9C-101B-9397-08002B2CF9AE}" pid="1516" name="ZOTERO_BREF_rJ6WmcKTCdQS_3">
    <vt:lpwstr>y and the Environment","language":"en","page":"436-443","source":"DOI.org (Crossref)","title":"Novel weapons: invasive success and the evolution of increased competitive ability","title-short":"Novel weapons","volume":"2","author":[{"family":"Callaway","g</vt:lpwstr>
  </property>
  <property fmtid="{D5CDD505-2E9C-101B-9397-08002B2CF9AE}" pid="1517" name="ZOTERO_BREF_rJ6WmcKTCdQS_4">
    <vt:lpwstr>iven":"Ragan M."},{"family":"Ridenour","given":"Wendy M."}],"issued":{"date-parts":[["2004",10]]}}}],"schema":"https://github.com/citation-style-language/schema/raw/master/csl-citation.json"} </vt:lpwstr>
  </property>
  <property fmtid="{D5CDD505-2E9C-101B-9397-08002B2CF9AE}" pid="1518" name="ZOTERO_BREF_pVfcHDLfTe30_1">
    <vt:lpwstr>ZOTERO_ITEM CSL_CITATION {"citationID":"eXYBfABZ","properties":{"formattedCitation":"(Kohn 1978)","plainCitation":"(Kohn 1978)","noteIndex":0},"citationItems":[{"id":"q1e9xkHj/lpjNbbry","uris":["http://zotero.org/users/6112721/items/K7JGNX5G"],"itemData":</vt:lpwstr>
  </property>
  <property fmtid="{D5CDD505-2E9C-101B-9397-08002B2CF9AE}" pid="1519" name="ZOTERO_BREF_pVfcHDLfTe30_2">
    <vt:lpwstr>{"id":676,"type":"article-journal","abstract":"With the exception of a recently discovered rare species, the gastropod genus Conus is represented only by Conus miliaris at Easter Island, and isolated outpost of the Indo-West Pacific (IWP) marine biota pro</vt:lpwstr>
  </property>
  <property fmtid="{D5CDD505-2E9C-101B-9397-08002B2CF9AE}" pid="1520" name="ZOTERO_BREF_pVfcHDLfTe30_3">
    <vt:lpwstr>bably &lt;2.5 million yr old. Throughout most of the IWP region. C. miliaris co-occurs with 4-23 congeners on marine benches and coral reefs. Compared with these central populations, Easter Island C. miliaris (1) is more abundant in favorable habitats, (2) u</vt:lpwstr>
  </property>
  <property fmtid="{D5CDD505-2E9C-101B-9397-08002B2CF9AE}" pid="1521" name="ZOTERO_BREF_pVfcHDLfTe30_4">
    <vt:lpwstr>tilizes different habitat and food resources, and (3) is ecologically released with respect to food and probably depth range, but not microhabitat. Most striking, the major prey species (Onuphis sp.; 31% of the diet) belongs to a family of polychaetes not</vt:lpwstr>
  </property>
  <property fmtid="{D5CDD505-2E9C-101B-9397-08002B2CF9AE}" pid="1522" name="ZOTERO_BREF_pVfcHDLfTe30_5">
    <vt:lpwstr> known to be exploited by any Conus species elsewhere. In all, 6 species of polychaetes eaten rarely or not at all by C. miliaris elsewhere comprise 77% of its diet at Easter Island. Sixteen prey species are eaten at Easter Island (vs. 2-8 in central IWP </vt:lpwstr>
  </property>
  <property fmtid="{D5CDD505-2E9C-101B-9397-08002B2CF9AE}" pid="1523" name="ZOTERO_BREF_pVfcHDLfTe30_6">
    <vt:lpwstr>localities) and prey species diversity measured by the H' statistic is 2.0 vs. 0.2-1.3. Shifts to larger prey species with increasing size of C. miliaris account for some of the high prey diversity, but analysis of multiple feedings revealed that 68% of s</vt:lpwstr>
  </property>
  <property fmtid="{D5CDD505-2E9C-101B-9397-08002B2CF9AE}" pid="1524" name="ZOTERO_BREF_pVfcHDLfTe30_7">
    <vt:lpwstr>uch individuals had eaten polychaetes of 2 or more species. Several polychaete species that C. miliaris preys on the Easter Island but not elsewhere are important components of the diets of other Conus species in the central IWP. Some of the ecological ex</vt:lpwstr>
  </property>
  <property fmtid="{D5CDD505-2E9C-101B-9397-08002B2CF9AE}" pid="1525" name="ZOTERO_BREF_pVfcHDLfTe30_8">
    <vt:lpwstr>pansion of C. miliaris at Easter Island is thus directed toward resources that absent congeners would be expected to utilize were they present, or if they should colonize the island in the future. It is suggested that the virtual absence of congeneric spe</vt:lpwstr>
  </property>
  <property fmtid="{D5CDD505-2E9C-101B-9397-08002B2CF9AE}" pid="1526" name="ZOTERO_BREF_pVfcHDLfTe30_9">
    <vt:lpwstr>cies and increased intraspecific competition in dense populations at Easter Island have selected for the observed ecological expansion.","archive":"JSTOR","container-title":"Ecological Monographs","DOI":"10.2307/2937234","ISSN":"0012-9615","issue":"3","no</vt:lpwstr>
  </property>
  <property fmtid="{D5CDD505-2E9C-101B-9397-08002B2CF9AE}" pid="1527" name="ZOTERO_BREF_pVfcHDLfTe30_10">
    <vt:lpwstr>te":"publisher: Ecological Society of America","page":"323-336","source":"JSTOR","title":"Ecological Shift and Release in an Isolated Population: Conus miliaris at Easter Island","title-short":"Ecological Shift and Release in an Isolated Population","volu</vt:lpwstr>
  </property>
  <property fmtid="{D5CDD505-2E9C-101B-9397-08002B2CF9AE}" pid="1528" name="ZOTERO_BREF_pVfcHDLfTe30_11">
    <vt:lpwstr>me":"48","author":[{"family":"Kohn","given":"Alan J."}],"issued":{"date-parts":[["1978"]]}}}],"schema":"https://github.com/citation-style-language/schema/raw/master/csl-citation.json"} </vt:lpwstr>
  </property>
  <property fmtid="{D5CDD505-2E9C-101B-9397-08002B2CF9AE}" pid="1529" name="ZOTERO_BREF_N6VTezalWGjW_1">
    <vt:lpwstr>ZOTERO_ITEM CSL_CITATION {"citationID":"XvJoqsxV","properties":{"formattedCitation":"(Abbott 1992; Ellstrand &amp; Schierenbeck 2000)","plainCitation":"(Abbott 1992; Ellstrand &amp; Schierenbeck 2000)","dontUpdate":true,"noteIndex":0},"citationItems":[{"id":683,"</vt:lpwstr>
  </property>
  <property fmtid="{D5CDD505-2E9C-101B-9397-08002B2CF9AE}" pid="1530" name="ZOTERO_BREF_N6VTezalWGjW_2">
    <vt:lpwstr>uris":["http://zotero.org/users/6112721/items/5SE9BAEI"],"uri":["http://zotero.org/users/6112721/items/5SE9BAEI"],"itemData":{"id":683,"type":"article-journal","abstract":"Interspecific hybridization between a\nnative and an invading plant species, or\ntw</vt:lpwstr>
  </property>
  <property fmtid="{D5CDD505-2E9C-101B-9397-08002B2CF9AE}" pid="1531" name="ZOTERO_BREF_N6VTezalWGjW_3">
    <vt:lpwstr>o invading species, sometimes results\nin a new, sexually reproducing taxon.\nSeveral examples of such taxa have been\nconfirmed by recent molecular and\nisozyme analyses. Further study of these\nnew taxa, when recognized soon after their\norigin, should </vt:lpwstr>
  </property>
  <property fmtid="{D5CDD505-2E9C-101B-9397-08002B2CF9AE}" pid="1532" name="ZOTERO_BREF_N6VTezalWGjW_4">
    <vt:lpwstr>aim to elucidate the factors\nthat influence their subsequent establishment and spread, thus leading to a Getter\nunderstanding of the processes that lead to\nsuccessful speciation. flant hy6rids formed\nfollowing a plant invasion provide great\npotential</vt:lpwstr>
  </property>
  <property fmtid="{D5CDD505-2E9C-101B-9397-08002B2CF9AE}" pid="1533" name="ZOTERO_BREF_N6VTezalWGjW_5">
    <vt:lpwstr> for the study of ‘evolution in\naction’.","container-title":"Tree","issue":"12","page":"401-405","title":"Plant Invasions, Interspecific Hybridization and the Evolution of New Plant Taxa","volume":"7","author":[{"family":"Abbott","given":"Richard J."}],"</vt:lpwstr>
  </property>
  <property fmtid="{D5CDD505-2E9C-101B-9397-08002B2CF9AE}" pid="1534" name="ZOTERO_BREF_N6VTezalWGjW_6">
    <vt:lpwstr>issued":{"date-parts":[["1992"]]}}},{"id":678,"uris":["http://zotero.org/users/6112721/items/4JPHRRSA"],"uri":["http://zotero.org/users/6112721/items/4JPHRRSA"],"itemData":{"id":678,"type":"article-journal","abstract":"Invasive species are of great intere</vt:lpwstr>
  </property>
  <property fmtid="{D5CDD505-2E9C-101B-9397-08002B2CF9AE}" pid="1535" name="ZOTERO_BREF_N6VTezalWGjW_7">
    <vt:lpwstr>st to evolutionary biologists and ecologists because they represent historical examples of dramatic evolutionary and ecological change. Likewise, they are increasingly important economically and environmentally as pests. Obtaining generalizations about th</vt:lpwstr>
  </property>
  <property fmtid="{D5CDD505-2E9C-101B-9397-08002B2CF9AE}" pid="1536" name="ZOTERO_BREF_N6VTezalWGjW_8">
    <vt:lpwstr>e tiny fraction of immigrant taxa that become successful invaders has been frustrated by two enigmatic phenomena. Many of those species that become successful only do so (i) after an unusually long lag time after initial arrival, and/or (ii) after multipl</vt:lpwstr>
  </property>
  <property fmtid="{D5CDD505-2E9C-101B-9397-08002B2CF9AE}" pid="1537" name="ZOTERO_BREF_N6VTezalWGjW_9">
    <vt:lpwstr>e introductions. We propose an evolutionary mechanism that may account for these observations. Hybridization between species or between disparate source populations may serve as a stimulus for the evolution of invasiveness. We present and review a remarka</vt:lpwstr>
  </property>
  <property fmtid="{D5CDD505-2E9C-101B-9397-08002B2CF9AE}" pid="1538" name="ZOTERO_BREF_N6VTezalWGjW_10">
    <vt:lpwstr>ble number of cases in which hybridization preceded the emergence of successful invasive populations. Progeny with a history of hybridization may enjoy one or more potential genetic benefits relative to their progenitors. The observed lag times and multip</vt:lpwstr>
  </property>
  <property fmtid="{D5CDD505-2E9C-101B-9397-08002B2CF9AE}" pid="1539" name="ZOTERO_BREF_N6VTezalWGjW_11">
    <vt:lpwstr>le introductions that seem a prerequisite for certain species to evolve invasiveness may be a correlate of the time necessary for previously isolated populations to come into contact and for hybridization to occur. Our examples demonstrate that invasivene</vt:lpwstr>
  </property>
  <property fmtid="{D5CDD505-2E9C-101B-9397-08002B2CF9AE}" pid="1540" name="ZOTERO_BREF_N6VTezalWGjW_12">
    <vt:lpwstr>ss can evolve. Our model does not represent the only evolutionary pathway to invasiveness, but is clearly an underappreciated mechanism worthy of more consideration in explaining the evolution of invasiveness in plants.","container-title":"Proceedings of </vt:lpwstr>
  </property>
  <property fmtid="{D5CDD505-2E9C-101B-9397-08002B2CF9AE}" pid="1541" name="ZOTERO_BREF_N6VTezalWGjW_13">
    <vt:lpwstr>the National Academy of Sciences","DOI":"10.1073/pnas.97.13.7043","ISSN":"0027-8424, 1091-6490","issue":"13","journalAbbreviation":"PNAS","language":"en","note":"publisher: National Academy of Sciences\nsection: Colloquium Paper\nPMID: 10860969","page":"7</vt:lpwstr>
  </property>
  <property fmtid="{D5CDD505-2E9C-101B-9397-08002B2CF9AE}" pid="1542" name="ZOTERO_BREF_N6VTezalWGjW_14">
    <vt:lpwstr>043-7050","source":"www.pnas.org","title":"Hybridization as a stimulus for the evolution of invasiveness in plants?","volume":"97","author":[{"family":"Ellstrand","given":"Norman C."},{"family":"Schierenbeck","given":"Kristina A."}],"issued":{"date-parts"</vt:lpwstr>
  </property>
  <property fmtid="{D5CDD505-2E9C-101B-9397-08002B2CF9AE}" pid="1543" name="ZOTERO_BREF_N6VTezalWGjW_15">
    <vt:lpwstr>:[["2000",6,20]]}}}],"schema":"https://github.com/citation-style-language/schema/raw/master/csl-citation.json"}</vt:lpwstr>
  </property>
  <property fmtid="{D5CDD505-2E9C-101B-9397-08002B2CF9AE}" pid="1544" name="ZOTERO_BREF_PHHK58PLa9pE_1">
    <vt:lpwstr>ZOTERO_ITEM CSL_CITATION {"citationID":"E8MlrLsn","properties":{"formattedCitation":"(Balke 2017)","plainCitation":"(Balke 2017)","dontUpdate":true,"noteIndex":0},"citationItems":[{"id":672,"uris":["http://zotero.org/users/6112721/items/K6UASA32"],"itemDa</vt:lpwstr>
  </property>
  <property fmtid="{D5CDD505-2E9C-101B-9397-08002B2CF9AE}" pid="1545" name="ZOTERO_BREF_PHHK58PLa9pE_2">
    <vt:lpwstr>ta":{"id":672,"type":"report","abstract":"At least 160 ha of the Sturgeon Bank low marsh in the Fraser River delta died off between 1989 and 2011. Humans have heavily modified the Fraser River estuary since the late 1800’s, including installing a series o</vt:lpwstr>
  </property>
  <property fmtid="{D5CDD505-2E9C-101B-9397-08002B2CF9AE}" pid="1546" name="ZOTERO_BREF_PHHK58PLa9pE_3">
    <vt:lpwstr>f jetties throughout the leading edge of the delta to train the course of the river. I established a reciprocal transplant experiment to determine the role of elevated salinity in the marsh recession and generate information needed to eventually revegetat</vt:lpwstr>
  </property>
  <property fmtid="{D5CDD505-2E9C-101B-9397-08002B2CF9AE}" pid="1547" name="ZOTERO_BREF_PHHK58PLa9pE_4">
    <vt:lpwstr>e areas of receded marsh as part of an intergovernmental collaboration to investigate the causes of this marsh recession. I propose specific actions to better monitor, maintain, and restore the Fraser River delta foreshore brackish marshes in response to </vt:lpwstr>
  </property>
  <property fmtid="{D5CDD505-2E9C-101B-9397-08002B2CF9AE}" pid="1548" name="ZOTERO_BREF_PHHK58PLa9pE_5">
    <vt:lpwstr>ongoing ecological degradation of the estuary. The predicted effects of climate change and sea-level rise may cause us to rethink options for restoring the Sturgeon Bank marsh.","event-place":"Burnaby","genre":"Master's Project","language":"en","page":"1-</vt:lpwstr>
  </property>
  <property fmtid="{D5CDD505-2E9C-101B-9397-08002B2CF9AE}" pid="1549" name="ZOTERO_BREF_PHHK58PLa9pE_6">
    <vt:lpwstr>108","publisher":"Simon Fraser University &amp; British Columbia Institute of Technology","publisher-place":"Burnaby","source":"Zotero","title":"Investigating the role of elevated salinity in the recession of a large brackish marsh in the Fraser River Estuary</vt:lpwstr>
  </property>
  <property fmtid="{D5CDD505-2E9C-101B-9397-08002B2CF9AE}" pid="1550" name="ZOTERO_BREF_PHHK58PLa9pE_7">
    <vt:lpwstr>","author":[{"family":"Balke","given":"Eric"}],"issued":{"date-parts":[["2017"]]}}}],"schema":"https://github.com/citation-style-language/schema/raw/master/csl-citation.json"} </vt:lpwstr>
  </property>
  <property fmtid="{D5CDD505-2E9C-101B-9397-08002B2CF9AE}" pid="1551" name="ZOTERO_BREF_rTfbqmrtl1mC_1">
    <vt:lpwstr>ZOTERO_ITEM CSL_CITATION {"citationID":"xheqqKdL","properties":{"formattedCitation":"(Lievesley et al. 2016)","plainCitation":"(Lievesley et al. 2016)","noteIndex":0},"citationItems":[{"id":430,"uris":["http://zotero.org/users/6112721/items/6X2F3V6N"],"it</vt:lpwstr>
  </property>
  <property fmtid="{D5CDD505-2E9C-101B-9397-08002B2CF9AE}" pid="1552" name="ZOTERO_BREF_rTfbqmrtl1mC_2">
    <vt:lpwstr>emData":{"id":430,"type":"report","language":"en","page":"1-63","source":"Zotero","title":"Assessing habitat compensation and examining limitations to native plant establishment in the lower Fraser River Estuary","URL":"https://www.cmnbc.ca/wp-content/upl</vt:lpwstr>
  </property>
  <property fmtid="{D5CDD505-2E9C-101B-9397-08002B2CF9AE}" pid="1553" name="ZOTERO_BREF_rTfbqmrtl1mC_3">
    <vt:lpwstr>oads/2018/11/Assessing-Habitat-Compensation_2016Appendix-I-IV.pdf","author":[{"family":"Lievesley","given":"Megan"},{"family":"Stewart","given":"Daniel"},{"family":"Knight","given":"Rob"},{"family":"Mason","given":"Brad"}],"issued":{"date-parts":[["2016"]</vt:lpwstr>
  </property>
  <property fmtid="{D5CDD505-2E9C-101B-9397-08002B2CF9AE}" pid="1554" name="ZOTERO_BREF_rTfbqmrtl1mC_4">
    <vt:lpwstr>]}}}],"schema":"https://github.com/citation-style-language/schema/raw/master/csl-citation.json"} </vt:lpwstr>
  </property>
  <property fmtid="{D5CDD505-2E9C-101B-9397-08002B2CF9AE}" pid="1555" name="ZOTERO_BREF_Y8KSaPSafrC9_1">
    <vt:lpwstr>ZOTERO_ITEM CSL_CITATION {"citationID":"6MQTw1be","properties":{"formattedCitation":"(Hood 2013)","plainCitation":"(Hood 2013)","noteIndex":0},"citationItems":[{"id":"q1e9xkHj/Ab70kY14","uris":["http://zotero.org/users/6112721/items/NNBPUJD9"],"itemData":</vt:lpwstr>
  </property>
  <property fmtid="{D5CDD505-2E9C-101B-9397-08002B2CF9AE}" pid="1556" name="ZOTERO_BREF_Y8KSaPSafrC9_2">
    <vt:lpwstr>{"id":332,"type":"article-journal","container-title":"Wetlands Ecology and Management","DOI":"10.1007/s11273-013-9294-6","ISSN":"0923-4861, 1572-9834","issue":"4","journalAbbreviation":"Wetlands Ecol Manage","language":"en","page":"229-242","source":"DOI.</vt:lpwstr>
  </property>
  <property fmtid="{D5CDD505-2E9C-101B-9397-08002B2CF9AE}" pid="1557" name="ZOTERO_BREF_Y8KSaPSafrC9_3">
    <vt:lpwstr>org (Crossref)","title":"Applying and testing a predictive vegetation model to management of the invasive cattail, Typha angustifolia L., in an oligohaline tidal marsh reveals priority effects caused by non-stationarity","volume":"21","author":[{"family":</vt:lpwstr>
  </property>
  <property fmtid="{D5CDD505-2E9C-101B-9397-08002B2CF9AE}" pid="1558" name="ZOTERO_BREF_Y8KSaPSafrC9_4">
    <vt:lpwstr>"Hood","given":"W. Gregory"}],"issued":{"date-parts":[["2013",8]]}}}],"schema":"https://github.com/citation-style-language/schema/raw/master/csl-citation.json"} </vt:lpwstr>
  </property>
  <property fmtid="{D5CDD505-2E9C-101B-9397-08002B2CF9AE}" pid="1559" name="ZOTERO_BREF_XU5hTuKfqT3f_1">
    <vt:lpwstr>ZOTERO_ITEM CSL_CITATION {"citationID":"H4Hr9DU6","properties":{"formattedCitation":"(Lievesley et al. 2016)","plainCitation":"(Lievesley et al. 2016)","dontUpdate":true,"noteIndex":0},"citationItems":[{"id":430,"uris":["http://zotero.org/users/6112721/it</vt:lpwstr>
  </property>
  <property fmtid="{D5CDD505-2E9C-101B-9397-08002B2CF9AE}" pid="1560" name="ZOTERO_BREF_XU5hTuKfqT3f_2">
    <vt:lpwstr>ems/6X2F3V6N"],"uri":["http://zotero.org/users/6112721/items/6X2F3V6N"],"itemData":{"id":430,"type":"article-journal","language":"en","page":"63","source":"Zotero","title":"Assessing Habitat Compensation and Examining Limitations to Native Plant Establish</vt:lpwstr>
  </property>
  <property fmtid="{D5CDD505-2E9C-101B-9397-08002B2CF9AE}" pid="1561" name="ZOTERO_BREF_XU5hTuKfqT3f_3">
    <vt:lpwstr>ment in the Lower Fraser River Estuary","author":[{"family":"Lievesley","given":"Megan"},{"family":"Stewart","given":"Daniel"},{"family":"Knight","given":"Rob"},{"family":"Mason","given":"Brad"}],"issued":{"date-parts":[["2016"]]}}}],"schema":"https://git</vt:lpwstr>
  </property>
  <property fmtid="{D5CDD505-2E9C-101B-9397-08002B2CF9AE}" pid="1562" name="ZOTERO_BREF_XU5hTuKfqT3f_4">
    <vt:lpwstr>hub.com/citation-style-language/schema/raw/master/csl-citation.json"}</vt:lpwstr>
  </property>
  <property fmtid="{D5CDD505-2E9C-101B-9397-08002B2CF9AE}" pid="1563" name="ZOTERO_BREF_DI4hbTdrGsOm_12">
    <vt:lpwstr>citation.json"}</vt:lpwstr>
  </property>
  <property fmtid="{D5CDD505-2E9C-101B-9397-08002B2CF9AE}" pid="1564" name="ZOTERO_BREF_FaGDV2qdCvoq_1">
    <vt:lpwstr>ZOTERO_ITEM CSL_CITATION {"citationID":"FKTxWglm","properties":{"formattedCitation":"(Kehoe et al. 2020)","plainCitation":"(Kehoe et al. 2020)","noteIndex":0},"citationItems":[{"id":686,"uris":["http://zotero.org/users/6112721/items/GBFIYJNT"],"uri":["htt</vt:lpwstr>
  </property>
  <property fmtid="{D5CDD505-2E9C-101B-9397-08002B2CF9AE}" pid="1565" name="ZOTERO_BREF_FaGDV2qdCvoq_2">
    <vt:lpwstr>p://zotero.org/users/6112721/items/GBFIYJNT"],"itemData":{"id":686,"type":"article-journal","container-title":"Conservation Science and Practice","title":"Conservation in heavily urbanized biodiverse regions requires urgent management action and attention</vt:lpwstr>
  </property>
  <property fmtid="{D5CDD505-2E9C-101B-9397-08002B2CF9AE}" pid="1566" name="ZOTERO_BREF_FaGDV2qdCvoq_3">
    <vt:lpwstr> to governance","author":[{"family":"Kehoe","given":"L.J."},{"family":"Lund","given":"J."},{"family":"Chalifour","given":"L."},{"family":"Asadian","given":"Y."},{"family":"Balke","given":"E."},{"family":"Boyd","given":"S."},{"family":"Carlson","given":"D.</vt:lpwstr>
  </property>
  <property fmtid="{D5CDD505-2E9C-101B-9397-08002B2CF9AE}" pid="1567" name="ZOTERO_BREF_FaGDV2qdCvoq_4">
    <vt:lpwstr>"},{"family":"Casey","given":"J.M."},{"family":"Connors","given":"B."},{"family":"Cryer","given":"N."},{"family":"Drever","given":"M.C."},{"family":"Hinch","given":"S."},{"family":"Levings","given":"C."},{"family":"MacDuffee","given":"M."},{"family":"McGr</vt:lpwstr>
  </property>
  <property fmtid="{D5CDD505-2E9C-101B-9397-08002B2CF9AE}" pid="1568" name="ZOTERO_BREF_FaGDV2qdCvoq_5">
    <vt:lpwstr>egor","given":"H."},{"family":"Richardson","given":"J."},{"family":"Scott","given":"D.C."},{"family":"Stewart","given":"D."},{"family":"Vennesland","given":"R.G."},{"family":"Wilkinson","given":"C.E."},{"family":"Zevit","given":"P."},{"family":"Baum","giv</vt:lpwstr>
  </property>
  <property fmtid="{D5CDD505-2E9C-101B-9397-08002B2CF9AE}" pid="1569" name="ZOTERO_BREF_FaGDV2qdCvoq_6">
    <vt:lpwstr>en":"J.K."},{"family":"Martin","given":"T.G."}],"issued":{"date-parts":[["2020"]]}}}],"schema":"https://github.com/citation-style-language/schema/raw/master/csl-citation.json"}</vt:lpwstr>
  </property>
  <property fmtid="{D5CDD505-2E9C-101B-9397-08002B2CF9AE}" pid="1570" name="ZOTERO_BREF_RUYLQiEYD0fQ_1">
    <vt:lpwstr>ZOTERO_ITEM CSL_CITATION {"citationID":"qKHTig1H","properties":{"formattedCitation":"(Kehoe et al. 2020)","plainCitation":"(Kehoe et al. 2020)","noteIndex":0},"citationItems":[{"id":"q1e9xkHj/RuHSWGlE","uris":["http://zotero.org/users/6112721/items/GBFIYJ</vt:lpwstr>
  </property>
  <property fmtid="{D5CDD505-2E9C-101B-9397-08002B2CF9AE}" pid="1571" name="ZOTERO_BREF_RUYLQiEYD0fQ_2">
    <vt:lpwstr>NT"],"itemData":{"id":686,"type":"article-journal","container-title":"Conservation Science and Practice","title":"Conservation in heavily urbanized biodiverse regions requires urgent management action and attention to governance","author":[{"family":"Keho</vt:lpwstr>
  </property>
  <property fmtid="{D5CDD505-2E9C-101B-9397-08002B2CF9AE}" pid="1572" name="ZOTERO_BREF_RUYLQiEYD0fQ_3">
    <vt:lpwstr>e","given":"L.J."},{"family":"Lund","given":"J."},{"family":"Chalifour","given":"L."},{"family":"Asadian","given":"Y."},{"family":"Balke","given":"E."},{"family":"Boyd","given":"S."},{"family":"Carlson","given":"D."},{"family":"Casey","given":"J.M."},{"fa</vt:lpwstr>
  </property>
  <property fmtid="{D5CDD505-2E9C-101B-9397-08002B2CF9AE}" pid="1573" name="ZOTERO_BREF_RUYLQiEYD0fQ_4">
    <vt:lpwstr>mily":"Connors","given":"B."},{"family":"Cryer","given":"N."},{"family":"Drever","given":"M.C."},{"family":"Hinch","given":"S."},{"family":"Levings","given":"C."},{"family":"MacDuffee","given":"M."},{"family":"McGregor","given":"H."},{"family":"Richardson</vt:lpwstr>
  </property>
  <property fmtid="{D5CDD505-2E9C-101B-9397-08002B2CF9AE}" pid="1574" name="ZOTERO_BREF_RUYLQiEYD0fQ_5">
    <vt:lpwstr>","given":"J."},{"family":"Scott","given":"D.C."},{"family":"Stewart","given":"D."},{"family":"Vennesland","given":"R.G."},{"family":"Wilkinson","given":"C.E."},{"family":"Zevit","given":"P."},{"family":"Baum","given":"J.K."},{"family":"Martin","given":"T</vt:lpwstr>
  </property>
  <property fmtid="{D5CDD505-2E9C-101B-9397-08002B2CF9AE}" pid="1575" name="ZOTERO_BREF_RUYLQiEYD0fQ_6">
    <vt:lpwstr>.G."}],"issued":{"date-parts":[["2020"]]}}}],"schema":"https://github.com/citation-style-language/schema/raw/master/csl-citation.json"} </vt:lpwstr>
  </property>
  <property fmtid="{D5CDD505-2E9C-101B-9397-08002B2CF9AE}" pid="1576" name="ZOTERO_BREF_7uCF3EvB9GAh_1">
    <vt:lpwstr>ZOTERO_ITEM CSL_CITATION {"citationID":"ifyq6ksC","properties":{"formattedCitation":"(Ip &amp; Lavoie 2019)","plainCitation":"(Ip &amp; Lavoie 2019)","dontUpdate":true,"noteIndex":0},"citationItems":[{"id":511,"uris":["http://zotero.org/users/6112721/items/WFBV4S</vt:lpwstr>
  </property>
  <property fmtid="{D5CDD505-2E9C-101B-9397-08002B2CF9AE}" pid="1577" name="ZOTERO_BREF_7uCF3EvB9GAh_2">
    <vt:lpwstr>CP"],"itemData":{"id":511,"type":"report","publisher":"BC STATS","title":"PEOPLE 2019: BC Sub-Provincial Population Projections","URL":"https://www2.gov.bc.ca/assets/gov/data/statistics/people-population-community/population/people_2019_population_project</vt:lpwstr>
  </property>
  <property fmtid="{D5CDD505-2E9C-101B-9397-08002B2CF9AE}" pid="1578" name="ZOTERO_BREF_7uCF3EvB9GAh_3">
    <vt:lpwstr>ions-highlights.pdf","author":[{"family":"Ip","given":"Frank"},{"family":"Lavoie","given":"Sébastien"}],"issued":{"date-parts":[["2019"]]}}}],"schema":"https://github.com/citation-style-language/schema/raw/master/csl-citation.json"} </vt:lpwstr>
  </property>
  <property fmtid="{D5CDD505-2E9C-101B-9397-08002B2CF9AE}" pid="1579" name="ZOTERO_BREF_7uCF3EvB9GAh_4">
    <vt:lpwstr/>
  </property>
  <property fmtid="{D5CDD505-2E9C-101B-9397-08002B2CF9AE}" pid="1580" name="ZOTERO_BREF_cXJSZhGUqMyB_1">
    <vt:lpwstr>ZOTERO_ITEM CSL_CITATION {"citationID":"3RipurAh","properties":{"formattedCitation":"(Martin et al. 2015)","plainCitation":"(Martin et al. 2015)","dontUpdate":true,"noteIndex":0},"citationItems":[{"id":"q1e9xkHj/vuQsonap","uris":["http://zotero.org/users/</vt:lpwstr>
  </property>
  <property fmtid="{D5CDD505-2E9C-101B-9397-08002B2CF9AE}" pid="1581" name="ZOTERO_BREF_cXJSZhGUqMyB_2">
    <vt:lpwstr>6112721/items/LCPBG8KS"],"itemData":{"id":352,"type":"article-journal","container-title":"Biological Invasions","DOI":"10.1007/s10530-015-0945-9","ISSN":"1387-3547, 1573-1464","issue":"11","journalAbbreviation":"Biol Invasions","language":"en","page":"319</vt:lpwstr>
  </property>
  <property fmtid="{D5CDD505-2E9C-101B-9397-08002B2CF9AE}" pid="1582" name="ZOTERO_BREF_cXJSZhGUqMyB_3">
    <vt:lpwstr>7-3210","source":"DOI.org (Crossref)","title":"Buffel grass and climate change: a framework for projecting invasive species distributions when data are scarce","title-short":"Buffel grass and climate change","volume":"17","author":[{"family":"Martin","giv</vt:lpwstr>
  </property>
  <property fmtid="{D5CDD505-2E9C-101B-9397-08002B2CF9AE}" pid="1583" name="ZOTERO_BREF_cXJSZhGUqMyB_4">
    <vt:lpwstr>en":"Tara G."},{"family":"Murphy","given":"Helen"},{"family":"Liedloff","given":"Adam"},{"family":"Thomas","given":"Colette"},{"family":"Chadès","given":"Iadine"},{"family":"Cook","given":"Garry"},{"family":"Fensham","given":"Rod"},{"family":"McIvor","giv</vt:lpwstr>
  </property>
  <property fmtid="{D5CDD505-2E9C-101B-9397-08002B2CF9AE}" pid="1584" name="ZOTERO_BREF_cXJSZhGUqMyB_5">
    <vt:lpwstr>en":"John"},{"family":"Klinken","given":"Rieks D.","non-dropping-particle":"van"}],"issued":{"date-parts":[["2015",11]]}}}],"schema":"https://github.com/citation-style-language/schema/raw/master/csl-citation.json"} </vt:lpwstr>
  </property>
  <property fmtid="{D5CDD505-2E9C-101B-9397-08002B2CF9AE}" pid="1585" name="ZOTERO_BREF_cXpP0SLrl7t2_1">
    <vt:lpwstr>ZOTERO_ITEM CSL_CITATION {"citationID":"p5P6whdv","properties":{"formattedCitation":"(Kuehn &amp; White 1999)","plainCitation":"(Kuehn &amp; White 1999)","noteIndex":0},"citationItems":[{"id":347,"uris":["http://zotero.org/users/6112721/items/P2643SAS"],"uri":["h</vt:lpwstr>
  </property>
  <property fmtid="{D5CDD505-2E9C-101B-9397-08002B2CF9AE}" pid="1586" name="ZOTERO_BREF_cXpP0SLrl7t2_2">
    <vt:lpwstr>ttp://zotero.org/users/6112721/items/P2643SAS"],"itemData":{"id":347,"type":"article-journal","abstract":"Hybridization between the cattail species Typha latifolia L. and Typha angustifolia L. is frequent throughout northeastern and central North America.</vt:lpwstr>
  </property>
  <property fmtid="{D5CDD505-2E9C-101B-9397-08002B2CF9AE}" pid="1587" name="ZOTERO_BREF_cXpP0SLrl7t2_3">
    <vt:lpwstr> While studies are required to elucidate the ecological role of interspecific hybrids, morphological intergradation of the hybrids and parental species limits accurate identification. Although species-specific molecular markers have been developed, some r</vt:lpwstr>
  </property>
  <property fmtid="{D5CDD505-2E9C-101B-9397-08002B2CF9AE}" pid="1588" name="ZOTERO_BREF_cXpP0SLrl7t2_4">
    <vt:lpwstr>esearchers do not have the resources necessary for molecular analysis. Consequently, this study used genetically identified specimens of T. latifolia, T. angustifolia, and their hybrid Typha ×glauca Godr. to discriminate sound taxonomic characters for mor</vt:lpwstr>
  </property>
  <property fmtid="{D5CDD505-2E9C-101B-9397-08002B2CF9AE}" pid="1589" name="ZOTERO_BREF_cXpP0SLrl7t2_5">
    <vt:lpwstr>phological identification. Leaf width, spike gap, spike width, and spike length were measured for 153 specimens of cattails from Massachusetts, Ontario, Quebec, and Manitoba. In addition, stigma width was measured using a compound microscope. Morphologica</vt:lpwstr>
  </property>
  <property fmtid="{D5CDD505-2E9C-101B-9397-08002B2CF9AE}" pid="1590" name="ZOTERO_BREF_cXpP0SLrl7t2_6">
    <vt:lpwstr>l data were used in discriminant analysis; approximately 90% of the classifications derived by discriminant analysis corresponded to the genetic identity. Discriminant analysis using stigma width, spike length, spike interval and leaf width provided accur</vt:lpwstr>
  </property>
  <property fmtid="{D5CDD505-2E9C-101B-9397-08002B2CF9AE}" pid="1591" name="ZOTERO_BREF_cXpP0SLrl7t2_7">
    <vt:lpwstr>ate identification for 28 of 31 T. angustifolia specimens, 38 of 41 T. ×glauca specimens, and 20 of 25 T. latifolia specimens. Thus, discriminant analysis of morphological characters can be used to distinguish the hybrid cattail from the parental species </vt:lpwstr>
  </property>
  <property fmtid="{D5CDD505-2E9C-101B-9397-08002B2CF9AE}" pid="1592" name="ZOTERO_BREF_cXpP0SLrl7t2_8">
    <vt:lpwstr>with reasonable confidence when molecular resources are not available.","container-title":"Canadian Journal of Botany","DOI":"10.1139/b99-037","ISSN":"0008-4026","issue":"6","journalAbbreviation":"Can. J. Bot.","language":"en","page":"906-912","source":"D</vt:lpwstr>
  </property>
  <property fmtid="{D5CDD505-2E9C-101B-9397-08002B2CF9AE}" pid="1593" name="ZOTERO_BREF_cXpP0SLrl7t2_9">
    <vt:lpwstr>OI.org (Crossref)","title":"Morphological analysis of genetically identified cattails &lt;i&gt;Typha latifolia&lt;/i&gt; , &lt;i&gt;Typha angustifolia&lt;/i&gt; , and &lt;i&gt;Typha ×glauca&lt;/i&gt;","volume":"77","author":[{"family":"Kuehn","given":"Monica Marcinko"},{"family":"White","gi</vt:lpwstr>
  </property>
  <property fmtid="{D5CDD505-2E9C-101B-9397-08002B2CF9AE}" pid="1594" name="ZOTERO_BREF_cXpP0SLrl7t2_10">
    <vt:lpwstr>ven":"Bradley N"}],"issued":{"date-parts":[["1999",10,30]]}}}],"schema":"https://github.com/citation-style-language/schema/raw/master/csl-citation.json"}</vt:lpwstr>
  </property>
  <property fmtid="{D5CDD505-2E9C-101B-9397-08002B2CF9AE}" pid="1595" name="ZOTERO_BREF_eqEsl0rIENeL_1">
    <vt:lpwstr>ZOTERO_ITEM CSL_CITATION {"citationID":"A6bz9LsN","properties":{"formattedCitation":"(Finkelstein 2003)","plainCitation":"(Finkelstein 2003)","noteIndex":0},"citationItems":[{"id":302,"uris":["http://zotero.org/users/6112721/items/HIZMJXDR"],"uri":["http:</vt:lpwstr>
  </property>
  <property fmtid="{D5CDD505-2E9C-101B-9397-08002B2CF9AE}" pid="1596" name="ZOTERO_BREF_eqEsl0rIENeL_2">
    <vt:lpwstr>//zotero.org/users/6112721/items/HIZMJXDR"],"itemData":{"id":302,"type":"article-journal","abstract":"Typha angustifolia L. and Typha ×glauca Godron have increased their ranges on the North American continent over the past 150 years, and the pollen record</vt:lpwstr>
  </property>
  <property fmtid="{D5CDD505-2E9C-101B-9397-08002B2CF9AE}" pid="1597" name="ZOTERO_BREF_eqEsl0rIENeL_3">
    <vt:lpwstr> has potential to document this spread. In T. angustifolia, pollen disperses as a reticulate, monoporate monad, similar in appearance to the pollen of Sparganium eurycarpum Engelm. Typha angustifolia and Sparganium are generally not distinguished, and T. </vt:lpwstr>
  </property>
  <property fmtid="{D5CDD505-2E9C-101B-9397-08002B2CF9AE}" pid="1598" name="ZOTERO_BREF_eqEsl0rIENeL_4">
    <vt:lpwstr>×glauca is rarely shown on pollen diagrams. My study of pollen reference material shows that Typha monads and Sparganium can be separated using diameter and roundness at a known level of statistical confidence. Typha monads are on average significantly sm</vt:lpwstr>
  </property>
  <property fmtid="{D5CDD505-2E9C-101B-9397-08002B2CF9AE}" pid="1599" name="ZOTERO_BREF_eqEsl0rIENeL_5">
    <vt:lpwstr>aller in diameter (mean and standard deviation = 22.7 ± 2.6 µm) than Sparganium (25.3 ± 2.7 µm). The incidence of angularity is higher in T. angustifolia pollen grains, whereas Sparganium grains are more often rounded. The pollen signature of T. ×glauca c</vt:lpwstr>
  </property>
  <property fmtid="{D5CDD505-2E9C-101B-9397-08002B2CF9AE}" pid="1600" name="ZOTERO_BREF_eqEsl0rIENeL_6">
    <vt:lpwstr>onsists of mostly monads, but can contain up to 30% dyads, and (or) 14% tetrads, and (or) 10% triads. I suggest that T. angustifolia and T. ×glauca can be identified as one category in the pollen record and, where their dates of arrival are known, this ca</vt:lpwstr>
  </property>
  <property fmtid="{D5CDD505-2E9C-101B-9397-08002B2CF9AE}" pid="1601" name="ZOTERO_BREF_eqEsl0rIENeL_7">
    <vt:lpwstr>tegory may be used as a chronostratigraphic indicator.","container-title":"Canadian Journal of Botany","DOI":"10.1139/b03-084","ISSN":"0008-4026","issue":"9","journalAbbreviation":"Can. J. Bot.","language":"en","page":"985-990","source":"DOI.org (Crossref</vt:lpwstr>
  </property>
  <property fmtid="{D5CDD505-2E9C-101B-9397-08002B2CF9AE}" pid="1602" name="ZOTERO_BREF_eqEsl0rIENeL_8">
    <vt:lpwstr>)","title":"Identifying pollen grains of &lt;i&gt;Typha latifolia, Typha angustifolia,&lt;/i&gt; and &lt;i&gt;Typha&lt;/i&gt; × &lt;i&gt;glauca&lt;/i&gt;","volume":"81","author":[{"family":"Finkelstein","given":"Sarah A"}],"issued":{"date-parts":[["2003",9]]}}}],"schema":"https://github.com</vt:lpwstr>
  </property>
  <property fmtid="{D5CDD505-2E9C-101B-9397-08002B2CF9AE}" pid="1603" name="ZOTERO_BREF_eqEsl0rIENeL_9">
    <vt:lpwstr>/citation-style-language/schema/raw/master/csl-citation.json"}</vt:lpwstr>
  </property>
  <property fmtid="{D5CDD505-2E9C-101B-9397-08002B2CF9AE}" pid="1604" name="ZOTERO_BREF_BEJWVKILsHhi_1">
    <vt:lpwstr>ZOTERO_ITEM CSL_CITATION {"citationID":"0rlC2Ucn","properties":{"formattedCitation":"(Chalifour et al. 2019)","plainCitation":"(Chalifour et al. 2019)","noteIndex":0},"citationItems":[{"id":"q1e9xkHj/gaUdNZHg","uris":["http://zotero.org/users/6112721/item</vt:lpwstr>
  </property>
  <property fmtid="{D5CDD505-2E9C-101B-9397-08002B2CF9AE}" pid="1605" name="ZOTERO_BREF_BEJWVKILsHhi_2">
    <vt:lpwstr>s/MYNNYB3B"],"itemData":{"id":520,"type":"article-journal","abstract":"Interfacing with land and sea, estuaries support a mosaic of habitats that underpin the production of many coastal fisheries. These ecosystems are threatened by multiple stressors, inc</vt:lpwstr>
  </property>
  <property fmtid="{D5CDD505-2E9C-101B-9397-08002B2CF9AE}" pid="1606" name="ZOTERO_BREF_BEJWVKILsHhi_3">
    <vt:lpwstr>luding habitat loss and climate change, but the relative importance of estuarine habitat types for different fish species remains poorly understood since direct habitat comparisons are rare. This knowledge gap is exemplified in temperate estuaries by salm</vt:lpwstr>
  </property>
  <property fmtid="{D5CDD505-2E9C-101B-9397-08002B2CF9AE}" pid="1607" name="ZOTERO_BREF_BEJWVKILsHhi_4">
    <vt:lpwstr>on — ecologically and commercially important species that use estuaries during their migrations to and from the ocean. Here, we tested for species-specific habitat use by sampling fishes in 3 interconnected estuarine habitats (brackish marsh, eelgrass, an</vt:lpwstr>
  </property>
  <property fmtid="{D5CDD505-2E9C-101B-9397-08002B2CF9AE}" pid="1608" name="ZOTERO_BREF_BEJWVKILsHhi_5">
    <vt:lpwstr>d sand flat), across seasons and temperature regimes. We quantified fish species richness, community distinctness, and catches (of Chinook and chum salmon, other migratory fishes, and resident fishes) in the Pacific Northwest’s heavily urbanized Fraser Ri</vt:lpwstr>
  </property>
  <property fmtid="{D5CDD505-2E9C-101B-9397-08002B2CF9AE}" pid="1609" name="ZOTERO_BREF_BEJWVKILsHhi_6">
    <vt:lpwstr>ver estuary, the terminus of what was once the world’s most productive salmon basin. Overall, eelgrass habitat supported the greatest fish species richness (n = 37) and catches (37 402 fish), exceeding that of both the marsh (19 species, 7154 fish) and sa</vt:lpwstr>
  </property>
  <property fmtid="{D5CDD505-2E9C-101B-9397-08002B2CF9AE}" pid="1610" name="ZOTERO_BREF_BEJWVKILsHhi_7">
    <vt:lpwstr>nd flat (22 species, 6697 fish). However, the majority of salmon were caught in the marsh (61%). These differences, coupled with our finding that at least one unique fish species inhabited each habitat (eelgrass = 15, marsh = 8, sand flat = 1), demonstrat</vt:lpwstr>
  </property>
  <property fmtid="{D5CDD505-2E9C-101B-9397-08002B2CF9AE}" pid="1611" name="ZOTERO_BREF_BEJWVKILsHhi_8">
    <vt:lpwstr>e species-specific habitat use and underscore the importance of connected seascapes for biodiversity conservation.","container-title":"Marine Ecology Progress Series","DOI":"10.3354/meps13064","ISSN":"0171-8630, 1616-1599","journalAbbreviation":"Mar. Ecol</vt:lpwstr>
  </property>
  <property fmtid="{D5CDD505-2E9C-101B-9397-08002B2CF9AE}" pid="1612" name="ZOTERO_BREF_BEJWVKILsHhi_9">
    <vt:lpwstr>. Prog. Ser.","language":"en","page":"145-162","source":"DOI.org (Crossref)","title":"Habitat use by juvenile salmon, other migratory fish, and resident fish species underscores the importance of estuarine habitat mosaics","volume":"625","author":[{"famil</vt:lpwstr>
  </property>
  <property fmtid="{D5CDD505-2E9C-101B-9397-08002B2CF9AE}" pid="1613" name="ZOTERO_BREF_BEJWVKILsHhi_10">
    <vt:lpwstr>y":"Chalifour","given":"L"},{"family":"Scott","given":"Dc"},{"family":"MacDuffee","given":"M"},{"family":"Iacarella","given":"Jc"},{"family":"Martin","given":"Tg"},{"family":"Baum","given":"Jk"}],"issued":{"date-parts":[["2019",8,29]]}}}],"schema":"https:</vt:lpwstr>
  </property>
  <property fmtid="{D5CDD505-2E9C-101B-9397-08002B2CF9AE}" pid="1614" name="ZOTERO_BREF_BEJWVKILsHhi_11">
    <vt:lpwstr>//github.com/citation-style-language/schema/raw/master/csl-citation.json"} </vt:lpwstr>
  </property>
  <property fmtid="{D5CDD505-2E9C-101B-9397-08002B2CF9AE}" pid="1615" name="ZOTERO_BREF_ELj7TtiadYSW_1">
    <vt:lpwstr>ZOTERO_ITEM CSL_CITATION {"citationID":"kzsgcbgZ","properties":{"formattedCitation":"(Kehoe et al. 2020)","plainCitation":"(Kehoe et al. 2020)","noteIndex":0},"citationItems":[{"id":"q1e9xkHj/RuHSWGlE","uris":["http://zotero.org/users/6112721/items/GBFIYJ</vt:lpwstr>
  </property>
  <property fmtid="{D5CDD505-2E9C-101B-9397-08002B2CF9AE}" pid="1616" name="ZOTERO_BREF_ELj7TtiadYSW_2">
    <vt:lpwstr>NT"],"itemData":{"id":686,"type":"article-journal","container-title":"Conservation Science and Practice","title":"Conservation in heavily urbanized biodiverse regions requires urgent management action and attention to governance","author":[{"family":"Keho</vt:lpwstr>
  </property>
  <property fmtid="{D5CDD505-2E9C-101B-9397-08002B2CF9AE}" pid="1617" name="ZOTERO_BREF_ELj7TtiadYSW_3">
    <vt:lpwstr>e","given":"L.J."},{"family":"Lund","given":"J."},{"family":"Chalifour","given":"L."},{"family":"Asadian","given":"Y."},{"family":"Balke","given":"E."},{"family":"Boyd","given":"S."},{"family":"Carlson","given":"D."},{"family":"Casey","given":"J.M."},{"fa</vt:lpwstr>
  </property>
  <property fmtid="{D5CDD505-2E9C-101B-9397-08002B2CF9AE}" pid="1618" name="ZOTERO_BREF_ELj7TtiadYSW_4">
    <vt:lpwstr>mily":"Connors","given":"B."},{"family":"Cryer","given":"N."},{"family":"Drever","given":"M.C."},{"family":"Hinch","given":"S."},{"family":"Levings","given":"C."},{"family":"MacDuffee","given":"M."},{"family":"McGregor","given":"H."},{"family":"Richardson</vt:lpwstr>
  </property>
  <property fmtid="{D5CDD505-2E9C-101B-9397-08002B2CF9AE}" pid="1619" name="ZOTERO_BREF_ELj7TtiadYSW_5">
    <vt:lpwstr>","given":"J."},{"family":"Scott","given":"D.C."},{"family":"Stewart","given":"D."},{"family":"Vennesland","given":"R.G."},{"family":"Wilkinson","given":"C.E."},{"family":"Zevit","given":"P."},{"family":"Baum","given":"J.K."},{"family":"Martin","given":"T</vt:lpwstr>
  </property>
  <property fmtid="{D5CDD505-2E9C-101B-9397-08002B2CF9AE}" pid="1620" name="ZOTERO_BREF_ELj7TtiadYSW_6">
    <vt:lpwstr>.G."}],"issued":{"date-parts":[["2020"]]}}}],"schema":"https://github.com/citation-style-language/schema/raw/master/csl-citation.json"} </vt:lpwstr>
  </property>
  <property fmtid="{D5CDD505-2E9C-101B-9397-08002B2CF9AE}" pid="1621" name="ZOTERO_BREF_ISZrlwhXObVr_1">
    <vt:lpwstr>ZOTERO_ITEM CSL_CITATION {"citationID":"Td1eZmto","properties":{"formattedCitation":"(McKenzie-Gopsill et al. 2012b; Pieper et al. 2018b)","plainCitation":"(McKenzie-Gopsill et al. 2012b; Pieper et al. 2018b)","dontUpdate":true,"noteIndex":0},"citationIte</vt:lpwstr>
  </property>
  <property fmtid="{D5CDD505-2E9C-101B-9397-08002B2CF9AE}" pid="1622" name="ZOTERO_BREF_ISZrlwhXObVr_2">
    <vt:lpwstr>ms":[{"id":"q1e9xkHj/HPG5sAOa","uris":["http://zotero.org/users/6112721/items/G5RNMX6V"],"itemData":{"id":361,"type":"article-journal","abstract":"Interspeciﬁc hybridization can lead to a breakdown of species boundaries, and is of particular concern in ca</vt:lpwstr>
  </property>
  <property fmtid="{D5CDD505-2E9C-101B-9397-08002B2CF9AE}" pid="1623" name="ZOTERO_BREF_ISZrlwhXObVr_3">
    <vt:lpwstr>ses in which one of the parental species is invasive. Cattails (Typha spp.) have increased their abundance in the Great Lakes region of North America over the past 150 years. This increase in the distribution of cattails is associated with hybridization b</vt:lpwstr>
  </property>
  <property fmtid="{D5CDD505-2E9C-101B-9397-08002B2CF9AE}" pid="1624" name="ZOTERO_BREF_ISZrlwhXObVr_4">
    <vt:lpwstr>etween broad-leaved (Typha latifolia) and narrow-leaved cattails (T. angustifolia). The resulting hybrids occur predominantly as F1s, which are known as T. × glauca, although later-generation hybrids have also been documented. It has been proposed that in</vt:lpwstr>
  </property>
  <property fmtid="{D5CDD505-2E9C-101B-9397-08002B2CF9AE}" pid="1625" name="ZOTERO_BREF_ISZrlwhXObVr_5">
    <vt:lpwstr> sympatric populations, the parental species and hybrids are often spatially segregated according to growth in contrasting water depths, and that this should promote the maintenance of parental species. In this study, we tested the hypothesis that the two</vt:lpwstr>
  </property>
  <property fmtid="{D5CDD505-2E9C-101B-9397-08002B2CF9AE}" pid="1626" name="ZOTERO_BREF_ISZrlwhXObVr_6">
    <vt:lpwstr> species and their hybrids segregate along a water-depth gradient at sites where they are sympatric. We identiﬁed the two parental species and their hybrids using molecular genetic markers (SSR), and measured shoot elevations (a proxy for water depth) at </vt:lpwstr>
  </property>
  <property fmtid="{D5CDD505-2E9C-101B-9397-08002B2CF9AE}" pid="1627" name="ZOTERO_BREF_ISZrlwhXObVr_7">
    <vt:lpwstr>18 sites in Southern Ontario, Canada. We found no evidence for niche segregation among species based on elevation. Our data indicate that all three lineages compete for similar habitat where they co-occur suggesting that there is potential for an overall </vt:lpwstr>
  </property>
  <property fmtid="{D5CDD505-2E9C-101B-9397-08002B2CF9AE}" pid="1628" name="ZOTERO_BREF_ISZrlwhXObVr_8">
    <vt:lpwstr>loss of biodiversity in the species complex, particularly if the hybrid lineage is more vigorous compared to the parental species, as has been suggested by other authors.","container-title":"Ecology and Evolution","DOI":"10.1002/ece3.225","ISSN":"20457758</vt:lpwstr>
  </property>
  <property fmtid="{D5CDD505-2E9C-101B-9397-08002B2CF9AE}" pid="1629" name="ZOTERO_BREF_ISZrlwhXObVr_9">
    <vt:lpwstr>","issue":"5","language":"en","page":"952-961","source":"DOI.org (Crossref)","title":"No evidence for niche segregation in a North American Cattail ( &lt;i&gt;Typha&lt;/i&gt; ) species complex: Niche Segregation in Cattails","title-short":"No evidence for niche segre</vt:lpwstr>
  </property>
  <property fmtid="{D5CDD505-2E9C-101B-9397-08002B2CF9AE}" pid="1630" name="ZOTERO_BREF_ISZrlwhXObVr_10">
    <vt:lpwstr>gation in a North American Cattail ( &lt;i&gt;Typha&lt;/i&gt; ) species complex","volume":"2","author":[{"family":"McKenzie-Gopsill","given":"Andrew"},{"family":"Kirk","given":"Heather"},{"family":"Drunen","given":"Wendy Van"},{"family":"Freeland","given":"Joanna R."</vt:lpwstr>
  </property>
  <property fmtid="{D5CDD505-2E9C-101B-9397-08002B2CF9AE}" pid="1631" name="ZOTERO_BREF_ISZrlwhXObVr_11">
    <vt:lpwstr>},{"family":"Dorken","given":"Marcel E."}],"issued":{"date-parts":[["2012",5]]}}},{"id":"q1e9xkHj/7OFu51oE","uris":["http://zotero.org/users/6112721/items/TH5I3KWR"],"itemData":{"id":372,"type":"article-journal","abstract":"Spatial separation between hybr</vt:lpwstr>
  </property>
  <property fmtid="{D5CDD505-2E9C-101B-9397-08002B2CF9AE}" pid="1632" name="ZOTERO_BREF_ISZrlwhXObVr_12">
    <vt:lpwstr>idizing taxa can limit hybridization and introgression when mating occurs between near neighbours. Water depth can be an important factor structuring wetland plant communities, which often include cattails (Typha spp., Typhaceae). In eastern North America</vt:lpwstr>
  </property>
  <property fmtid="{D5CDD505-2E9C-101B-9397-08002B2CF9AE}" pid="1633" name="ZOTERO_BREF_ISZrlwhXObVr_13">
    <vt:lpwstr>, native Typha latifolia regularly hybridizes with introduced T. angustifolia to produce the invasive F1 hybrid T. × glauca, which can backcross to parental species. Hybridization in this wind-pollinated species complex may be facilitated by overlapping n</vt:lpwstr>
  </property>
  <property fmtid="{D5CDD505-2E9C-101B-9397-08002B2CF9AE}" pid="1634" name="ZOTERO_BREF_ISZrlwhXObVr_14">
    <vt:lpwstr>iches among taxa, but previous studies have yielded contradictory results, possibly because these studies were limited to shallow sites or single locations. We investigated patterns of depth occupancy in ditches (mean depth 3.4 cm) and permanent wetlands </vt:lpwstr>
  </property>
  <property fmtid="{D5CDD505-2E9C-101B-9397-08002B2CF9AE}" pid="1635" name="ZOTERO_BREF_ISZrlwhXObVr_15">
    <vt:lpwstr>(mean depth 25.0 cm) with various mixtures of T. latifolia, T. angustifolia, and T. × glauca across a 1700 km transect from Michigan, USA, to Nova Scotia, Canada. Overall, we found that water depth cannot on its own explain patterns of cattail occupancy. </vt:lpwstr>
  </property>
  <property fmtid="{D5CDD505-2E9C-101B-9397-08002B2CF9AE}" pid="1636" name="ZOTERO_BREF_ISZrlwhXObVr_16">
    <vt:lpwstr>We therefore conclude that niche partitioning by water depth does not promote mating isolation in Typha. Previous ﬁndings of habitat segregation by depth may be attributable to a combination of idiosyncratic features of individual sites, multi-dimensional</vt:lpwstr>
  </property>
  <property fmtid="{D5CDD505-2E9C-101B-9397-08002B2CF9AE}" pid="1637" name="ZOTERO_BREF_ISZrlwhXObVr_17">
    <vt:lpwstr> niches, and phenotypic plasticity, which could prevent consistent niche segregation among Typha taxa. A lack of spatial segregation between Typha taxa should promote hybridization and introgression. This, coupled with the competitive superiority of hybri</vt:lpwstr>
  </property>
  <property fmtid="{D5CDD505-2E9C-101B-9397-08002B2CF9AE}" pid="1638" name="ZOTERO_BREF_ISZrlwhXObVr_18">
    <vt:lpwstr>ds, appears to be facilitating the displacement of native T. latifolia across a wide geographical range.","container-title":"Aquatic Botany","DOI":"10.1016/j.aquabot.2017.11.001","ISSN":"03043770","journalAbbreviation":"Aquatic Botany","language":"en","pa</vt:lpwstr>
  </property>
  <property fmtid="{D5CDD505-2E9C-101B-9397-08002B2CF9AE}" pid="1639" name="ZOTERO_BREF_ISZrlwhXObVr_19">
    <vt:lpwstr>ge":"46-53","source":"DOI.org (Crossref)","title":"Coexistence of Typha latifolia, T. angustifolia (Typhaceae) and their invasive hybrid is not explained by niche partitioning across water depths","volume":"144","author":[{"family":"Pieper","given":"Sara </vt:lpwstr>
  </property>
  <property fmtid="{D5CDD505-2E9C-101B-9397-08002B2CF9AE}" pid="1640" name="ZOTERO_BREF_ISZrlwhXObVr_20">
    <vt:lpwstr>J."},{"family":"Freeland","given":"Joanna R."},{"family":"Dorken","given":"Marcel E."}],"issued":{"date-parts":[["2018",1]]}}}],"schema":"https://github.com/citation-style-language/schema/raw/master/csl-citation.json"} </vt:lpwstr>
  </property>
  <property fmtid="{D5CDD505-2E9C-101B-9397-08002B2CF9AE}" pid="1641" name="ZOTERO_BREF_ISZrlwhXObVr_21">
    <vt:lpwstr/>
  </property>
  <property fmtid="{D5CDD505-2E9C-101B-9397-08002B2CF9AE}" pid="1642" name="ZOTERO_BREF_ExMSYYZmGoS1_1">
    <vt:lpwstr>ZOTERO_ITEM CSL_CITATION {"citationID":"sezlv37o","properties":{"formattedCitation":"(Hotchkiss &amp; Dozier 1949; Smith et al. 2015)","plainCitation":"(Hotchkiss &amp; Dozier 1949; Smith et al. 2015)","dontUpdate":true,"noteIndex":0},"citationItems":[{"id":"q1e9</vt:lpwstr>
  </property>
  <property fmtid="{D5CDD505-2E9C-101B-9397-08002B2CF9AE}" pid="1643" name="ZOTERO_BREF_ExMSYYZmGoS1_2">
    <vt:lpwstr>xkHj/7ND1ivd8","uris":["http://zotero.org/users/6112721/items/T3D5MYQ8"],"itemData":{"id":475,"type":"article-journal","container-title":"American Midland Naturalist","DOI":"10.2307/2422028","ISSN":"00030031","issue":"1","journalAbbreviation":"American Mi</vt:lpwstr>
  </property>
  <property fmtid="{D5CDD505-2E9C-101B-9397-08002B2CF9AE}" pid="1644" name="ZOTERO_BREF_ExMSYYZmGoS1_3">
    <vt:lpwstr>dland Naturalist","language":"en","page":"237","source":"DOI.org (Crossref)","title":"Taxonomy and Distribution of N. American Cat-Tails","volume":"41","author":[{"family":"Hotchkiss","given":"Neil"},{"family":"Dozier","given":"Herbert L."}],"issued":{"da</vt:lpwstr>
  </property>
  <property fmtid="{D5CDD505-2E9C-101B-9397-08002B2CF9AE}" pid="1645" name="ZOTERO_BREF_ExMSYYZmGoS1_4">
    <vt:lpwstr>te-parts":[["1949",1]]}}},{"id":"q1e9xkHj/LaUqBrKC","uris":["http://zotero.org/users/6112721/items/T35SDFFM"],"itemData":{"id":392,"type":"article-journal","abstract":"Narrowleaf cattail (Typha angustifolia) is an exotic, invasive species in North America</vt:lpwstr>
  </property>
  <property fmtid="{D5CDD505-2E9C-101B-9397-08002B2CF9AE}" pid="1646" name="ZOTERO_BREF_ExMSYYZmGoS1_5">
    <vt:lpwstr> that has become abundant in many tidally-restricted salt marshes. Restoration of tidal flow to these wetlands results in elevated salinities that should favor the establishment of native salt marsh halophytes while reducing the abundance of narrowleaf ca</vt:lpwstr>
  </property>
  <property fmtid="{D5CDD505-2E9C-101B-9397-08002B2CF9AE}" pid="1647" name="ZOTERO_BREF_ExMSYYZmGoS1_6">
    <vt:lpwstr>ttail. However, there is some uncertainty about the salinity tolerance of narrowleaf cattail, which makes it difficult to predict vegetation trends and to interpret the actual results of restoration. Moreover, the effect of soil nutrient status on salinit</vt:lpwstr>
  </property>
  <property fmtid="{D5CDD505-2E9C-101B-9397-08002B2CF9AE}" pid="1648" name="ZOTERO_BREF_ExMSYYZmGoS1_7">
    <vt:lpwstr>y tolerance of this species is virtually unknown, although many restoration projects occur in heavily urbanized settings with substantial allochthonous nutrient inputs. In this study, a salinity and nutrient addition experiment was conducted in a greenhou</vt:lpwstr>
  </property>
  <property fmtid="{D5CDD505-2E9C-101B-9397-08002B2CF9AE}" pid="1649" name="ZOTERO_BREF_ExMSYYZmGoS1_8">
    <vt:lpwstr>se to determine the effect of mineral nutrition on salinity responses in narrowleaf cattail. Within high salinity (~ 32 ppt) treatments, nutrients enhanced final biomass. Within the intermediate salinity (~ 17 ppt) treatments, nutrients significantly incr</vt:lpwstr>
  </property>
  <property fmtid="{D5CDD505-2E9C-101B-9397-08002B2CF9AE}" pid="1650" name="ZOTERO_BREF_ExMSYYZmGoS1_9">
    <vt:lpwstr>eased the number of leaves per shoot, sum of all leaf lengths, and final biomass. Under low salinity (~ 6 ppt) conditions, nutrient addition increased the mean height of the tallest shoot, mean height of all leaves, sum of all leaf lneuKntegryitewhnsot,ra</vt:lpwstr>
  </property>
  <property fmtid="{D5CDD505-2E9C-101B-9397-08002B2CF9AE}" pid="1651" name="ZOTERO_BREF_ExMSYYZmGoS1_10">
    <vt:lpwstr>dadns:ddeitufiitonrnoaplphbriocioavtmiidoaens,sspo. lmaTnhetebcoisoanmltineasxitsty,UftoirWderasflpoProerersntecsoaesrsassttiiano/nngEd, avcnoeogdblesoateanrgtvaioeilycndzacirnhlegaRdnuvgeecesgtiteootnarstaiointnioscahnliannitgye-inindruecsepdonpsheytsoio</vt:lpwstr>
  </property>
  <property fmtid="{D5CDD505-2E9C-101B-9397-08002B2CF9AE}" pid="1652" name="ZOTERO_BREF_ExMSYYZmGoS1_11">
    <vt:lpwstr>tliodgailcraelssttorreastsiobny.","container-title":"Ecological Restoration","DOI":"10.3368/er.33.3.297","ISSN":"1522-4740, 1543-4079","issue":"3","journalAbbreviation":"Ecological Restoration","language":"en","page":"297-302","source":"DOI.org (Crossref)</vt:lpwstr>
  </property>
  <property fmtid="{D5CDD505-2E9C-101B-9397-08002B2CF9AE}" pid="1653" name="ZOTERO_BREF_ExMSYYZmGoS1_12">
    <vt:lpwstr>","title":"Responses of Narrowleaf Cattail (Typha angustifolia) to Combinations of Salinity and Nutrient Additions: Implications for Coastal Marsh Restoration","title-short":"Responses of Narrowleaf Cattail (Typha angustifolia) to Combinations of Salinity</vt:lpwstr>
  </property>
  <property fmtid="{D5CDD505-2E9C-101B-9397-08002B2CF9AE}" pid="1654" name="ZOTERO_BREF_ExMSYYZmGoS1_13">
    <vt:lpwstr> and Nutrient Additions","volume":"33","author":[{"family":"Smith","given":"S. M."},{"family":"Thime","given":"A. R."},{"family":"Zilla","given":"B."},{"family":"Lee","given":"K."}],"issued":{"date-parts":[["2015",9,1]]}}}],"schema":"https://github.com/ci</vt:lpwstr>
  </property>
  <property fmtid="{D5CDD505-2E9C-101B-9397-08002B2CF9AE}" pid="1655" name="ZOTERO_BREF_ExMSYYZmGoS1_14">
    <vt:lpwstr>tation-style-language/schema/raw/master/csl-citation.json"} </vt:lpwstr>
  </property>
  <property fmtid="{D5CDD505-2E9C-101B-9397-08002B2CF9AE}" pid="1656" name="ZOTERO_BREF_h2IKC5oY3uUq_1">
    <vt:lpwstr>ZOTERO_ITEM CSL_CITATION {"citationID":"ggTbnKqZ","properties":{"formattedCitation":"(Kostecke et al. 2004; Hood 2013; Lishawa et al. 2020)","plainCitation":"(Kostecke et al. 2004; Hood 2013; Lishawa et al. 2020)","dontUpdate":true,"noteIndex":0},"citatio</vt:lpwstr>
  </property>
  <property fmtid="{D5CDD505-2E9C-101B-9397-08002B2CF9AE}" pid="1657" name="ZOTERO_BREF_h2IKC5oY3uUq_2">
    <vt:lpwstr>nItems":[{"id":"q1e9xkHj/9e0vPhoX","uris":["http://zotero.org/users/6112721/items/KIWZA6J5"],"itemData":{"id":344,"type":"article-journal","container-title":"J. Aquat. Plant Manage.","language":"en","page":"7","source":"Zotero","title":"Vegetation Respons</vt:lpwstr>
  </property>
  <property fmtid="{D5CDD505-2E9C-101B-9397-08002B2CF9AE}" pid="1658" name="ZOTERO_BREF_h2IKC5oY3uUq_3">
    <vt:lpwstr>e to Cattail Management at Cheyenne Bottoms, Kansas","author":[{"family":"Kostecke","given":"Richard M"},{"family":"Smith","given":"L M"},{"family":"Hands","given":"H M"}],"issued":{"date-parts":[["2004"]]}}},{"id":"q1e9xkHj/Ab70kY14","uris":["http://zote</vt:lpwstr>
  </property>
  <property fmtid="{D5CDD505-2E9C-101B-9397-08002B2CF9AE}" pid="1659" name="ZOTERO_BREF_h2IKC5oY3uUq_4">
    <vt:lpwstr>ro.org/users/6112721/items/NNBPUJD9"],"itemData":{"id":332,"type":"article-journal","container-title":"Wetlands Ecology and Management","DOI":"10.1007/s11273-013-9294-6","ISSN":"0923-4861, 1572-9834","issue":"4","journalAbbreviation":"Wetlands Ecol Manage</vt:lpwstr>
  </property>
  <property fmtid="{D5CDD505-2E9C-101B-9397-08002B2CF9AE}" pid="1660" name="ZOTERO_BREF_h2IKC5oY3uUq_5">
    <vt:lpwstr>","language":"en","page":"229-242","source":"DOI.org (Crossref)","title":"Applying and testing a predictive vegetation model to management of the invasive cattail, Typha angustifolia L., in an oligohaline tidal marsh reveals priority effects caused by non</vt:lpwstr>
  </property>
  <property fmtid="{D5CDD505-2E9C-101B-9397-08002B2CF9AE}" pid="1661" name="ZOTERO_BREF_h2IKC5oY3uUq_6">
    <vt:lpwstr>-stationarity","volume":"21","author":[{"family":"Hood","given":"W. Gregory"}],"issued":{"date-parts":[["2013",8]]}}},{"id":688,"uris":["http://zotero.org/users/6112721/items/X27DQLVE"],"itemData":{"id":688,"type":"article-journal","abstract":"The conserv</vt:lpwstr>
  </property>
  <property fmtid="{D5CDD505-2E9C-101B-9397-08002B2CF9AE}" pid="1662" name="ZOTERO_BREF_061LkjHQ12mH_1">
    <vt:lpwstr>ZOTERO_ITEM CSL_CITATION {"citationID":"sGgMVmJk","properties":{"formattedCitation":"(Meyer et al. 2010)","plainCitation":"(Meyer et al. 2010)","dontUpdate":true,"noteIndex":0},"citationItems":[{"id":"q1e9xkHj/CxFJSxnm","uris":["http://zotero.org/users/61</vt:lpwstr>
  </property>
  <property fmtid="{D5CDD505-2E9C-101B-9397-08002B2CF9AE}" pid="1663" name="ZOTERO_BREF_061LkjHQ12mH_2">
    <vt:lpwstr>12721/items/DQU584KQ"],"itemData":{"id":363,"type":"article-journal","abstract":"Common reed {Phragmites australis) forms dense stands with deep layers of residual organic matter that negatively affects plant diversity and possibly habitat use by wetland </vt:lpwstr>
  </property>
  <property fmtid="{D5CDD505-2E9C-101B-9397-08002B2CF9AE}" pid="1664" name="ZOTERO_BREF_061LkjHQ12mH_3">
    <vt:lpwstr>birds. We sought to determine whether seasonal relative abundance and species richness of birds varied among 3 habitat types in Great Lakes coastal wetland complexes recently invaded by common reed. We used fixed-distance point counts to determine species</vt:lpwstr>
  </property>
  <property fmtid="{D5CDD505-2E9C-101B-9397-08002B2CF9AE}" pid="1665" name="ZOTERO_BREF_061LkjHQ12mH_4">
    <vt:lpwstr> relative abundances and species richness in edge and interior locales within common reed, cattail {Typha spp.), and meadow marsh habitats of various sizes during 2 summers (2001 and 2002) and 1 autumn (2001) at Long Point, Lake Erie, Ontario, Canada. We </vt:lpwstr>
  </property>
  <property fmtid="{D5CDD505-2E9C-101B-9397-08002B2CF9AE}" pid="1666" name="ZOTERO_BREF_061LkjHQ12mH_5">
    <vt:lpwstr>found that total relative abundance and species richness of birds were greater in common reed habitat compared to cattail or meadow marsh habitats. However, we also found that relative abundance of marsh-nesting birds was greater in meadow marsh habitat t</vt:lpwstr>
  </property>
  <property fmtid="{D5CDD505-2E9C-101B-9397-08002B2CF9AE}" pid="1667" name="ZOTERO_BREF_061LkjHQ12mH_6">
    <vt:lpwstr>han in cattail and common reed during summer. Lastly, we found that, irrespective of habitat type, habitat edges had higher total relative abundance and species richness of birds than did habitat interiors. Our results show that common reed provides suita</vt:lpwstr>
  </property>
  <property fmtid="{D5CDD505-2E9C-101B-9397-08002B2CF9AE}" pid="1668" name="ZOTERO_BREF_061LkjHQ12mH_7">
    <vt:lpwstr>ble habitat for a diversity of landbirds during summer and autumn but only limited habitat for many marsh-nesting birds during summer. Based on these results, we recommend restoration of meadow marsh habitat through reduction of common reed in Great Lakes</vt:lpwstr>
  </property>
  <property fmtid="{D5CDD505-2E9C-101B-9397-08002B2CF9AE}" pid="1669" name="ZOTERO_BREF_061LkjHQ12mH_8">
    <vt:lpwstr> wetlands where providing habitat for breeding marsh-nesting birds is an objective. Managers also might consider reducing the size of nonnative common reed stands to increase edge effect and use by birds, possibly including wetland birds.","container-titl</vt:lpwstr>
  </property>
  <property fmtid="{D5CDD505-2E9C-101B-9397-08002B2CF9AE}" pid="1670" name="ZOTERO_BREF_061LkjHQ12mH_9">
    <vt:lpwstr>e":"Journal of Wildlife Management","DOI":"10.2193/2008-467","ISSN":"0022-541X, 1937-2817","issue":"7","journalAbbreviation":"Journal of Wildlife Management","language":"en","page":"1559-1567","source":"DOI.org (Crossref)","title":"Seasonal Abundance and </vt:lpwstr>
  </property>
  <property fmtid="{D5CDD505-2E9C-101B-9397-08002B2CF9AE}" pid="1671" name="ZOTERO_BREF_061LkjHQ12mH_10">
    <vt:lpwstr>Species Richness of Birds in Common Reed Habitats in Lake Erie","volume":"74","author":[{"family":"Meyer","given":"Shawn W."},{"family":"Badzinski","given":"Shannon S."},{"family":"Petrie","given":"Scott A."},{"family":"Ankney","given":"C. Davison"}],"iss</vt:lpwstr>
  </property>
  <property fmtid="{D5CDD505-2E9C-101B-9397-08002B2CF9AE}" pid="1672" name="ZOTERO_BREF_061LkjHQ12mH_11">
    <vt:lpwstr>ued":{"date-parts":[["2010",9]]}}}],"schema":"https://github.com/citation-style-language/schema/raw/master/csl-citation.json"} </vt:lpwstr>
  </property>
  <property fmtid="{D5CDD505-2E9C-101B-9397-08002B2CF9AE}" pid="1673" name="ZOTERO_BREF_2BLuo3dzX7Un_1">
    <vt:lpwstr>ZOTERO_TEMP</vt:lpwstr>
  </property>
  <property fmtid="{D5CDD505-2E9C-101B-9397-08002B2CF9AE}" pid="1674" name="ZOTERO_BREF_HEJa5gqCtEiG_1">
    <vt:lpwstr>ZOTERO_ITEM CSL_CITATION {"citationID":"ZNOwwPMV","properties":{"formattedCitation":"(Kostecke et al. 2005; Lawrence et al. 2016; Lee 2021)","plainCitation":"(Kostecke et al. 2005; Lawrence et al. 2016; Lee 2021)","dontUpdate":true,"noteIndex":0},"citatio</vt:lpwstr>
  </property>
  <property fmtid="{D5CDD505-2E9C-101B-9397-08002B2CF9AE}" pid="1675" name="ZOTERO_BREF_HEJa5gqCtEiG_2">
    <vt:lpwstr>nItems":[{"id":"q1e9xkHj/O3nkdbSS","uris":["http://zotero.org/users/6112721/items/HT2PXCBR"],"itemData":{"id":345,"type":"article-journal","abstract":"Cheyenne Bottoms, Kansas, USA has been designated by the Ramsar convention as a Wetland of International</vt:lpwstr>
  </property>
  <property fmtid="{D5CDD505-2E9C-101B-9397-08002B2CF9AE}" pid="1676" name="ZOTERO_BREF_HEJa5gqCtEiG_3">
    <vt:lpwstr> Importance. However, since that 1988 designation, cattail (Typha spp.) has become the dominant plant within the basin, and migratory bird use has decreased. We examined the effects of different cattail-management treatments (burned, disked, and grazed by</vt:lpwstr>
  </property>
  <property fmtid="{D5CDD505-2E9C-101B-9397-08002B2CF9AE}" pid="1677" name="ZOTERO_BREF_HEJa5gqCtEiG_4">
    <vt:lpwstr> 5 and 20 head of cattle) on macroinvertebrates used as food resources by migratory birds. We found few differences in diversity, biomass, or density of macroinvertebrates among treatments. When differences existed, diversity, biomass, and density were gr</vt:lpwstr>
  </property>
  <property fmtid="{D5CDD505-2E9C-101B-9397-08002B2CF9AE}" pid="1678" name="ZOTERO_BREF_HEJa5gqCtEiG_5">
    <vt:lpwstr>eater within the control or more heavily vegetated treatments (e.g., burned) than within less vegetated treatments (e.g., disked). Macroinvertebrate densities, particularly Chironomidae, ranged from 154 to 681/m2; however, they were up to seven times lowe</vt:lpwstr>
  </property>
  <property fmtid="{D5CDD505-2E9C-101B-9397-08002B2CF9AE}" pid="1679" name="ZOTERO_BREF_HEJa5gqCtEiG_6">
    <vt:lpwstr>r than historic densities and well below the 5000/m2 that has been suggested for supporting large numbers (0.5 million) of migratory waterbirds. Thus, Cheyenne Bottoms’ capacity to support migratory waterbirds may currently be reduced due to low macroinve</vt:lpwstr>
  </property>
  <property fmtid="{D5CDD505-2E9C-101B-9397-08002B2CF9AE}" pid="1680" name="ZOTERO_BREF_HEJa5gqCtEiG_7">
    <vt:lpwstr>rtebrate densities in areas where cattail has invaded, as well as in areas where cattail has been managed. Research and management should be targeted at restoring the hydrology and dependent biotic communities that support migratory birds.","container-tit</vt:lpwstr>
  </property>
  <property fmtid="{D5CDD505-2E9C-101B-9397-08002B2CF9AE}" pid="1681" name="ZOTERO_BREF_HEJa5gqCtEiG_8">
    <vt:lpwstr>le":"Wetlands","DOI":"10.1672/0277-5212(2005)025[0758:MRTCMA]2.0.CO;2","ISSN":"0277-5212, 1943-6246","issue":"3","journalAbbreviation":"Wetlands","language":"en","page":"758-763","source":"DOI.org (Crossref)","title":"Macroinvertebrate response to cattail</vt:lpwstr>
  </property>
  <property fmtid="{D5CDD505-2E9C-101B-9397-08002B2CF9AE}" pid="1682" name="ZOTERO_BREF_HEJa5gqCtEiG_9">
    <vt:lpwstr> management at Cheyenne Bottoms, Kansas, USA","volume":"25","author":[{"family":"Kostecke","given":"Richard M."},{"family":"Smith","given":"Loren M."},{"family":"Hands","given":"Helen M."}],"issued":{"date-parts":[["2005",9]]}}},{"id":"q1e9xkHj/E5l0RnFk",</vt:lpwstr>
  </property>
  <property fmtid="{D5CDD505-2E9C-101B-9397-08002B2CF9AE}" pid="1683" name="ZOTERO_BREF_HEJa5gqCtEiG_10">
    <vt:lpwstr>"uris":["http://zotero.org/users/6112721/items/6YGM5NXS"],"itemData":{"id":351,"type":"article-journal","abstract":"Aquatic macroinvertebrates are a critical component of wetland nutrient cycling and food webs, with many ﬁsh and wildlife species depending</vt:lpwstr>
  </property>
  <property fmtid="{D5CDD505-2E9C-101B-9397-08002B2CF9AE}" pid="1684" name="ZOTERO_BREF_HEJa5gqCtEiG_11">
    <vt:lpwstr> upon them as food resources; but little is known about how invasion by dominant macrophytes may alter community dynamics. We examined the impacts of Typha invasion on aquatic macroinvertebrate communities in three northern Great Lakes coastal wetlands by</vt:lpwstr>
  </property>
  <property fmtid="{D5CDD505-2E9C-101B-9397-08002B2CF9AE}" pid="1685" name="ZOTERO_BREF_HEJa5gqCtEiG_12">
    <vt:lpwstr> comparing community composition between stands of native emergent marsh and those dominated by invasive Typha. Typha invaded zones were associated with shallower and cooler water than native emergent zones, and we detected decreased aquatic macroinverteb</vt:lpwstr>
  </property>
  <property fmtid="{D5CDD505-2E9C-101B-9397-08002B2CF9AE}" pid="1686" name="ZOTERO_BREF_HEJa5gqCtEiG_13">
    <vt:lpwstr>rate density and biomass in invaded zones. After accounting for the positive effect of plant species richness on macroinvertebrate abundance, we observed Typha invaded coastal zones had less total macroinvertebrate and insect biomass than native zones acr</vt:lpwstr>
  </property>
  <property fmtid="{D5CDD505-2E9C-101B-9397-08002B2CF9AE}" pid="1687" name="ZOTERO_BREF_HEJa5gqCtEiG_14">
    <vt:lpwstr>oss all levels of plant richness. Our results suggest that Typha invasion reduces habitat quality for aquatic macroinvertebrates by homogenizing structural diversity and reducing water temperatures, which in turn may negatively impact predatory organisms </vt:lpwstr>
  </property>
  <property fmtid="{D5CDD505-2E9C-101B-9397-08002B2CF9AE}" pid="1688" name="ZOTERO_BREF_HEJa5gqCtEiG_15">
    <vt:lpwstr>by decreasing food resources. We recommend experimental tests of Typha management treatments to identify techniques that may promote structurally diverse and biologically rich Great Lakes coastal wetlands.","container-title":"Journal of Great Lakes Resear</vt:lpwstr>
  </property>
  <property fmtid="{D5CDD505-2E9C-101B-9397-08002B2CF9AE}" pid="1689" name="ZOTERO_BREF_HEJa5gqCtEiG_16">
    <vt:lpwstr>ch","DOI":"10.1016/j.jglr.2016.08.009","ISSN":"03801330","issue":"6","journalAbbreviation":"Journal of Great Lakes Research","language":"en","page":"1412-1419","source":"DOI.org (Crossref)","title":"Typha invasion associated with reduced aquatic macroinve</vt:lpwstr>
  </property>
  <property fmtid="{D5CDD505-2E9C-101B-9397-08002B2CF9AE}" pid="1690" name="ZOTERO_BREF_HEJa5gqCtEiG_17">
    <vt:lpwstr>rtebrate abundance in northern Lake Huron coastal wetlands","volume":"42","author":[{"family":"Lawrence","given":"Beth A."},{"family":"Bourke","given":"Kimberly"},{"family":"Lishawa","given":"Shane C."},{"family":"Tuchman","given":"Nancy C."}],"issued":{"</vt:lpwstr>
  </property>
  <property fmtid="{D5CDD505-2E9C-101B-9397-08002B2CF9AE}" pid="1691" name="ZOTERO_BREF_HEJa5gqCtEiG_18">
    <vt:lpwstr>date-parts":[["2016",12]]}}},{"id":1726,"uris":["http://zotero.org/users/6112721/items/TSQUBQFC"],"itemData":{"id":1726,"type":"report","abstract":"In recent decades, the exotic cattail Typha angustifolia and its hybrid Typha x glauca have invaded the Fra</vt:lpwstr>
  </property>
  <property fmtid="{D5CDD505-2E9C-101B-9397-08002B2CF9AE}" pid="1692" name="ZOTERO_BREF_h2IKC5oY3uUq_7">
    <vt:lpwstr>ation of many freshwater marsh waterbirds (i.e., waterfowl, shorebirds, wading birds, and secretive marshbirds) in the Laurentian Great Lakes requires managing invasive emergent macrophytes, which degrade waterbird habitat by creating dense, litter‐clogge</vt:lpwstr>
  </property>
  <property fmtid="{D5CDD505-2E9C-101B-9397-08002B2CF9AE}" pid="1693" name="ZOTERO_BREF_h2IKC5oY3uUq_8">
    <vt:lpwstr>d stands, and excluding plants that produce nutritionally balanced and high‐energy food (seeds, tubers, and submerged aquatic vegetation). The most commonly used management approach in the United States Great Lakes region involves the application of herbi</vt:lpwstr>
  </property>
  <property fmtid="{D5CDD505-2E9C-101B-9397-08002B2CF9AE}" pid="1694" name="ZOTERO_BREF_h2IKC5oY3uUq_9">
    <vt:lpwstr>cides, which can stimulate waterbird forage plants but does not address the accumulation of plant litter, the underlying cause of plant community diversity loss and habitat degradation. We experimentally evaluated the eﬀects of an alternative approach, ha</vt:lpwstr>
  </property>
  <property fmtid="{D5CDD505-2E9C-101B-9397-08002B2CF9AE}" pid="1695" name="ZOTERO_BREF_h2IKC5oY3uUq_10">
    <vt:lpwstr>rvesting invasive plants and their litter followed by ﬂooding, on plant communities, focusing on the eﬀects of these treatments to increase the abundance of high‐energy wetland plants. At the Shiawassee National Wildlife Refuge in Michigan, USA, we experi</vt:lpwstr>
  </property>
  <property fmtid="{D5CDD505-2E9C-101B-9397-08002B2CF9AE}" pid="1696" name="ZOTERO_BREF_h2IKC5oY3uUq_11">
    <vt:lpwstr>mentally treated an invasive cattail (Typha × glauca)‐dominated wetland in August and September of 2016, 2017, and 2018, using a randomized block design with 4 blocks and 3 treatments (sediment surface harvest, above ground harvest, and control). We monit</vt:lpwstr>
  </property>
  <property fmtid="{D5CDD505-2E9C-101B-9397-08002B2CF9AE}" pid="1697" name="ZOTERO_BREF_h2IKC5oY3uUq_12">
    <vt:lpwstr>ored the eﬀects of these treatments on the abundance and dominance of waterbird forage‐producing plants, plant diversity, and plant communities prior to ( Jul 2016) and during the summer following each treatment (late Jul or early Aug 2017, 2018, and 2019</vt:lpwstr>
  </property>
  <property fmtid="{D5CDD505-2E9C-101B-9397-08002B2CF9AE}" pid="1698" name="ZOTERO_BREF_h2IKC5oY3uUq_13">
    <vt:lpwstr>). Additionally, we used pre‐ and post‐treatment waterbird use‐day data collected at the unit scale and compared values with satellite imagery‐derived land cover changes. Compared to control plots, 3 years of harvesting and ﬂooding signiﬁcantly increased </vt:lpwstr>
  </property>
  <property fmtid="{D5CDD505-2E9C-101B-9397-08002B2CF9AE}" pid="1699" name="ZOTERO_BREF_h2IKC5oY3uUq_14">
    <vt:lpwstr>plant species diversity, increased the abundance of waterbird seed‐ and tuber‐producing plant species by 5 times, and increased annual plant dominance by more than 10 times, while substantially reducing all measures of cattail and its litter. Use‐days inc</vt:lpwstr>
  </property>
  <property fmtid="{D5CDD505-2E9C-101B-9397-08002B2CF9AE}" pid="1700" name="ZOTERO_BREF_h2IKC5oY3uUq_15">
    <vt:lpwstr>reased for total waterbirds, including waterfowl and dabbling ducks, following treatment. Cattail cover decreased and open water and non‐cattail emergent vegetation cover increased. Harvesting invasive plant biomass coupled with ﬂooding promoted a plant c</vt:lpwstr>
  </property>
  <property fmtid="{D5CDD505-2E9C-101B-9397-08002B2CF9AE}" pid="1701" name="ZOTERO_BREF_h2IKC5oY3uUq_16">
    <vt:lpwstr>ommunity composition and structure beneﬁcial to waterbirds. © 2020 The Wildlife Society.","container-title":"The Journal of Wildlife Management","DOI":"10.1002/jwmg.21912","ISSN":"0022-541X, 1937-2817","issue":"7","journalAbbreviation":"Jour. Wild. Mgmt."</vt:lpwstr>
  </property>
  <property fmtid="{D5CDD505-2E9C-101B-9397-08002B2CF9AE}" pid="1702" name="ZOTERO_BREF_h2IKC5oY3uUq_17">
    <vt:lpwstr>,"language":"en","page":"1326-1337","source":"DOI.org (Crossref)","title":"Wetland Waterbird Food Resources Increased by Harvesting Invasive Cattails","volume":"84","author":[{"family":"Lishawa","given":"Shane C."},{"family":"Dunton","given":"Eric M."},{"</vt:lpwstr>
  </property>
  <property fmtid="{D5CDD505-2E9C-101B-9397-08002B2CF9AE}" pid="1703" name="ZOTERO_BREF_h2IKC5oY3uUq_18">
    <vt:lpwstr>family":"Pearsall","given":"Douglas R."},{"family":"Monks","given":"Andrew M."},{"family":"Himmler","given":"Kurtis B."},{"family":"Carson","given":"Brendan D."},{"family":"Loges","given":"Brian"},{"family":"Albert","given":"Dennis A."}],"issued":{"date-p</vt:lpwstr>
  </property>
  <property fmtid="{D5CDD505-2E9C-101B-9397-08002B2CF9AE}" pid="1704" name="ZOTERO_BREF_h2IKC5oY3uUq_19">
    <vt:lpwstr>arts":[["2020",9]]}}}],"schema":"https://github.com/citation-style-language/schema/raw/master/csl-citation.json"} </vt:lpwstr>
  </property>
  <property fmtid="{D5CDD505-2E9C-101B-9397-08002B2CF9AE}" pid="1705" name="ZOTERO_BREF_4bl0xUzgu1LR_1">
    <vt:lpwstr>ZOTERO_ITEM CSL_CITATION {"citationID":"yaJ842n8","properties":{"formattedCitation":"(Hobbs et al. 2009)","plainCitation":"(Hobbs et al. 2009)","dontUpdate":true,"noteIndex":0},"citationItems":[{"id":330,"uris":["http://zotero.org/users/6112721/items/VFF8</vt:lpwstr>
  </property>
  <property fmtid="{D5CDD505-2E9C-101B-9397-08002B2CF9AE}" pid="1706" name="ZOTERO_BREF_4bl0xUzgu1LR_2">
    <vt:lpwstr>ZNSU"],"uri":["http://zotero.org/users/6112721/items/VFF8ZNSU"],"itemData":{"id":330,"type":"article-journal","container-title":"Trends in Ecology &amp; Evolution","DOI":"10.1016/j.tree.2009.05.012","ISSN":"01695347","issue":"11","journalAbbreviation":"Trends</vt:lpwstr>
  </property>
  <property fmtid="{D5CDD505-2E9C-101B-9397-08002B2CF9AE}" pid="1707" name="ZOTERO_BREF_4bl0xUzgu1LR_3">
    <vt:lpwstr> in Ecology &amp; Evolution","language":"en","page":"599-605","source":"DOI.org (Crossref)","title":"Novel ecosystems: implications for conservation and restoration","title-short":"Novel ecosystems","volume":"24","author":[{"family":"Hobbs","given":"Richard J</vt:lpwstr>
  </property>
  <property fmtid="{D5CDD505-2E9C-101B-9397-08002B2CF9AE}" pid="1708" name="ZOTERO_BREF_4bl0xUzgu1LR_4">
    <vt:lpwstr>."},{"family":"Higgs","given":"Eric"},{"family":"Harris","given":"James A."}],"issued":{"date-parts":[["2009",11]]}}}],"schema":"https://github.com/citation-style-language/schema/raw/master/csl-citation.json"}</vt:lpwstr>
  </property>
  <property fmtid="{D5CDD505-2E9C-101B-9397-08002B2CF9AE}" pid="1709" name="ZOTERO_BREF_67J949Xgmqw8_1">
    <vt:lpwstr>ZOTERO_TEMP</vt:lpwstr>
  </property>
  <property fmtid="{D5CDD505-2E9C-101B-9397-08002B2CF9AE}" pid="1710" name="ZOTERO_BREF_1SU7JjPRTw9i_7">
    <vt:lpwstr>73/pnas.1212375110","ISSN":"0027-8424, 1091-6490","issue":"5","journalAbbreviation":"Proceedings of the National Academy of Sciences","language":"en","page":"1744-1749","source":"DOI.org (Crossref)","title":"Plant invasions and extinction debts","volume":</vt:lpwstr>
  </property>
  <property fmtid="{D5CDD505-2E9C-101B-9397-08002B2CF9AE}" pid="1711" name="ZOTERO_BREF_1SU7JjPRTw9i_8">
    <vt:lpwstr>"110","author":[{"family":"Gilbert","given":"B."},{"family":"Levine","given":"J. M."}],"issued":{"date-parts":[["2013",1,29]]}}}],"schema":"https://github.com/citation-style-language/schema/raw/master/csl-citation.json"}</vt:lpwstr>
  </property>
  <property fmtid="{D5CDD505-2E9C-101B-9397-08002B2CF9AE}" pid="1712" name="ZOTERO_BREF_NbGQeV9sA5VB_1">
    <vt:lpwstr>ZOTERO_ITEM CSL_CITATION {"citationID":"p91kvrHH","properties":{"formattedCitation":"(Ciotir et al. 2013; Ciotir &amp; Freeland 2016)","plainCitation":"(Ciotir et al. 2013; Ciotir &amp; Freeland 2016)","noteIndex":0},"citationItems":[{"id":"q1e9xkHj/7ZnLrKCo","ur</vt:lpwstr>
  </property>
  <property fmtid="{D5CDD505-2E9C-101B-9397-08002B2CF9AE}" pid="1713" name="ZOTERO_BREF_NbGQeV9sA5VB_2">
    <vt:lpwstr>is":["http://zotero.org/users/6112721/items/IUHN4LJ9"],"itemData":{"id":281,"type":"article-journal","container-title":"Biological Invasions","DOI":"10.1007/s10530-012-0377-8","ISSN":"1387-3547, 1573-1464","issue":"6","journalAbbreviation":"Biol Invasions</vt:lpwstr>
  </property>
  <property fmtid="{D5CDD505-2E9C-101B-9397-08002B2CF9AE}" pid="1714" name="ZOTERO_BREF_NbGQeV9sA5VB_3">
    <vt:lpwstr>","language":"en","page":"1377-1390","source":"DOI.org (Crossref)","title":"Intercontinental dispersal of Typha angustifolia and T. latifolia between Europe and North America has implications for Typha invasions","volume":"15","author":[{"family":"Ciotir"</vt:lpwstr>
  </property>
  <property fmtid="{D5CDD505-2E9C-101B-9397-08002B2CF9AE}" pid="1715" name="ZOTERO_BREF_NbGQeV9sA5VB_4">
    <vt:lpwstr>,"given":"Claudia"},{"family":"Kirk","given":"Heather"},{"family":"Row","given":"Jeffrey R."},{"family":"Freeland","given":"Joanna R."}],"issued":{"date-parts":[["2013",6]]}}},{"id":"q1e9xkHj/9pUE5qhs","uris":["http://zotero.org/users/6112721/items/TYXM8A</vt:lpwstr>
  </property>
  <property fmtid="{D5CDD505-2E9C-101B-9397-08002B2CF9AE}" pid="1716" name="ZOTERO_BREF_NbGQeV9sA5VB_5">
    <vt:lpwstr>NT"],"itemData":{"id":282,"type":"article-journal","abstract":"Although cattails (Typha spp.) are important components of wetlands around the world, the three most widespread species (T. angustifolia, T. domingensis, T. latifolia) are becoming increasingl</vt:lpwstr>
  </property>
  <property fmtid="{D5CDD505-2E9C-101B-9397-08002B2CF9AE}" pid="1717" name="ZOTERO_BREF_NbGQeV9sA5VB_6">
    <vt:lpwstr>y dominant. We used global phylogenetic and phylogeographic assessments to test the hypotheses that each species has experienced multiple introductions of divergent lineages into North America and that commercial retailers are aiding long-distance dispers</vt:lpwstr>
  </property>
  <property fmtid="{D5CDD505-2E9C-101B-9397-08002B2CF9AE}" pid="1718" name="ZOTERO_BREF_NbGQeV9sA5VB_7">
    <vt:lpwstr>al. Our analyses identiﬁed T. angustifolia as a paraphyletic species with a highly divergent lineage. We found evidence for at least one introduced T. angustifolia lineage in wild populations and garden centres of North America. Although potentially compl</vt:lpwstr>
  </property>
  <property fmtid="{D5CDD505-2E9C-101B-9397-08002B2CF9AE}" pid="1719" name="ZOTERO_BREF_NbGQeV9sA5VB_8">
    <vt:lpwstr>icated by incomplete lineage sorting, our data suggest dispersal of T. domingensis between Europe and Australia, and further investigation should assess a possible introduction of a non-native T. domingensis lineage into North America.","container-title":</vt:lpwstr>
  </property>
  <property fmtid="{D5CDD505-2E9C-101B-9397-08002B2CF9AE}" pid="1720" name="ZOTERO_BREF_NbGQeV9sA5VB_9">
    <vt:lpwstr>"Hydrobiologia","DOI":"10.1007/s10750-015-2538-0","ISSN":"0018-8158, 1573-5117","issue":"1","journalAbbreviation":"Hydrobiologia","language":"en","page":"137-150","source":"DOI.org (Crossref)","title":"Cryptic intercontinental dispersal, commercial retail</vt:lpwstr>
  </property>
  <property fmtid="{D5CDD505-2E9C-101B-9397-08002B2CF9AE}" pid="1721" name="ZOTERO_BREF_NbGQeV9sA5VB_10">
    <vt:lpwstr>ers, and the genetic diversity of native and non-native cattails (Typha spp.) in North America","volume":"768","author":[{"family":"Ciotir","given":"Claudia"},{"family":"Freeland","given":"Joanna"}],"issued":{"date-parts":[["2016",3]]}}}],"schema":"https:</vt:lpwstr>
  </property>
  <property fmtid="{D5CDD505-2E9C-101B-9397-08002B2CF9AE}" pid="1722" name="ZOTERO_BREF_NbGQeV9sA5VB_11">
    <vt:lpwstr>//github.com/citation-style-language/schema/raw/master/csl-citation.json"} </vt:lpwstr>
  </property>
  <property fmtid="{D5CDD505-2E9C-101B-9397-08002B2CF9AE}" pid="1723" name="ZOTERO_BREF_zo6KjeOu62NT_1">
    <vt:lpwstr>ZOTERO_ITEM CSL_CITATION {"citationID":"GPm6KUk7","properties":{"formattedCitation":"(Shih &amp; Finkelstein 2008)","plainCitation":"(Shih &amp; Finkelstein 2008)","noteIndex":0},"citationItems":[{"id":"q1e9xkHj/VeiUWozz","uris":["http://zotero.org/users/6112721/</vt:lpwstr>
  </property>
  <property fmtid="{D5CDD505-2E9C-101B-9397-08002B2CF9AE}" pid="1724" name="ZOTERO_BREF_zo6KjeOu62NT_2">
    <vt:lpwstr>items/L9H7EL9M"],"itemData":{"id":389,"type":"article-journal","abstract":"Typha species are increasingly considered invasive weeds in wetlands of eastern North America. Typha angustifolia and T. x glauca are often seen as more invasive than T. latifolia,</vt:lpwstr>
  </property>
  <property fmtid="{D5CDD505-2E9C-101B-9397-08002B2CF9AE}" pid="1725" name="ZOTERO_BREF_zo6KjeOu62NT_3">
    <vt:lpwstr> but there are few comparative biogeographic data on these three species. We examined 1,127 Typha specimens archived in major herbaria to map changes in the distributions of these species since the late-19th century. We also analyzed pollen records from t</vt:lpwstr>
  </property>
  <property fmtid="{D5CDD505-2E9C-101B-9397-08002B2CF9AE}" pid="1726" name="ZOTERO_BREF_zo6KjeOu62NT_4">
    <vt:lpwstr>he North American Pollen Database (NAPD) to examine longerterm trends in abundance of each Typha species. Proportion curves comparing the relative spread of T. angustifolia and T. latifolia reveal a period of enhanced range increase in T. angustifolia in </vt:lpwstr>
  </property>
  <property fmtid="{D5CDD505-2E9C-101B-9397-08002B2CF9AE}" pid="1727" name="ZOTERO_BREF_zo6KjeOu62NT_5">
    <vt:lpwstr>the early to mid-20th century. From the mid-20th century onwards, the two species increased at the same rate. The relatively higher rate of spread in T. angustifolia levels off after 1930 in the more coastal region of New England, but does not stop increa</vt:lpwstr>
  </property>
  <property fmtid="{D5CDD505-2E9C-101B-9397-08002B2CF9AE}" pid="1728" name="ZOTERO_BREF_zo6KjeOu62NT_6">
    <vt:lpwstr>sing inland and in more northern regions such as Ontario until after 1970. Pollen data suggest that 80% of relevant sites in the North American Pollen Database showed an increase in the abundance of one or both Typha species over the past 1,000 years. How</vt:lpwstr>
  </property>
  <property fmtid="{D5CDD505-2E9C-101B-9397-08002B2CF9AE}" pid="1729" name="ZOTERO_BREF_zo6KjeOu62NT_7">
    <vt:lpwstr>ever, there was no significantly greater increase in one type of pollen compared to the other. Typha-type pollen grains in the form of tetrads and monads are recorded in the database throughout the Holocene and late Pleistocene; however, few studies analy</vt:lpwstr>
  </property>
  <property fmtid="{D5CDD505-2E9C-101B-9397-08002B2CF9AE}" pid="1730" name="ZOTERO_BREF_zo6KjeOu62NT_8">
    <vt:lpwstr>zed the morphology of the pollen grains sufficiently to allow for positive identification of T. angustifolia. In the few recent records that made those measurements, small numbers of pre-settlement incidences of T. angustifolia and T. x glauca are recorde</vt:lpwstr>
  </property>
  <property fmtid="{D5CDD505-2E9C-101B-9397-08002B2CF9AE}" pid="1731" name="ZOTERO_BREF_zo6KjeOu62NT_9">
    <vt:lpwstr>d. Pollen and herbarium data suggest that T. angustifolia may have been present in North America prior to European settlement, but was not widespread. Herbarium data confirm that the range increase has been considerably larger in T. angustifolia than in T</vt:lpwstr>
  </property>
  <property fmtid="{D5CDD505-2E9C-101B-9397-08002B2CF9AE}" pid="1732" name="ZOTERO_BREF_zo6KjeOu62NT_10">
    <vt:lpwstr>. latifolia since 1880, but both Typha species have been increasing at the same rate for the past several decades, and both will continue to display invasive tendencies in disturbed wetlands.","container-title":"Wetlands","DOI":"10.1672/07-40.1","ISSN":"0</vt:lpwstr>
  </property>
  <property fmtid="{D5CDD505-2E9C-101B-9397-08002B2CF9AE}" pid="1733" name="ZOTERO_BREF_zo6KjeOu62NT_11">
    <vt:lpwstr>277-5212, 1943-6246","issue":"1","journalAbbreviation":"Wetlands","language":"en","page":"1-16","source":"DOI.org (Crossref)","title":"Range dynamics and invasive tendencies in Typha latifolia and Typha angustifolia in eastern North America derived from h</vt:lpwstr>
  </property>
  <property fmtid="{D5CDD505-2E9C-101B-9397-08002B2CF9AE}" pid="1734" name="ZOTERO_BREF_zo6KjeOu62NT_12">
    <vt:lpwstr>erbarium and pollen records","volume":"28","author":[{"family":"Shih","given":"Jessica G."},{"family":"Finkelstein","given":"Sarah A."}],"issued":{"date-parts":[["2008",3]]}}}],"schema":"https://github.com/citation-style-language/schema/raw/master/csl-cit</vt:lpwstr>
  </property>
  <property fmtid="{D5CDD505-2E9C-101B-9397-08002B2CF9AE}" pid="1735" name="ZOTERO_BREF_zo6KjeOu62NT_13">
    <vt:lpwstr>ation.json"} </vt:lpwstr>
  </property>
  <property fmtid="{D5CDD505-2E9C-101B-9397-08002B2CF9AE}" pid="1736" name="ZOTERO_BREF_cVzAzVEs7zSf_1">
    <vt:lpwstr>ZOTERO_ITEM CSL_CITATION {"citationID":"HlVVjeEo","properties":{"formattedCitation":"(Kuehn et al. 1999; Ball &amp; Freeland 2013)","plainCitation":"(Kuehn et al. 1999; Ball &amp; Freeland 2013)","noteIndex":0},"citationItems":[{"id":"q1e9xkHj/Oif5WoaR","uris":["</vt:lpwstr>
  </property>
  <property fmtid="{D5CDD505-2E9C-101B-9397-08002B2CF9AE}" pid="1737" name="ZOTERO_BREF_cVzAzVEs7zSf_2">
    <vt:lpwstr>http://zotero.org/users/6112721/items/IKIV6UMQ"],"itemData":{"id":623,"type":"article-journal","abstract":"Typha glauca represents a significant portion of the biomass of the wetlands surrounding the Great Lakes, USA. It is generally accepted to be a form</vt:lpwstr>
  </property>
  <property fmtid="{D5CDD505-2E9C-101B-9397-08002B2CF9AE}" pid="1738" name="ZOTERO_BREF_cVzAzVEs7zSf_3">
    <vt:lpwstr> of hybrid between T. latifolia and T. angustifolia, which itself appears to be an exotic introduction from Europe. Based on morphological and isozyme data, conflicting theories have been proposed for the hybrid nature of T. glauca: it has been described </vt:lpwstr>
  </property>
  <property fmtid="{D5CDD505-2E9C-101B-9397-08002B2CF9AE}" pid="1739" name="ZOTERO_BREF_cVzAzVEs7zSf_4">
    <vt:lpwstr>as a hybrid swarm, a distinct hybrid species and an F1 hybrid. Therefore, we developed random amplified polymorphic DNA (RAPD) and chloroplast DNA markers, specific to the parental species, to assess hybrids. Ten RAPD primers gave 17 fragments specific to</vt:lpwstr>
  </property>
  <property fmtid="{D5CDD505-2E9C-101B-9397-08002B2CF9AE}" pid="1740" name="ZOTERO_BREF_cVzAzVEs7zSf_5">
    <vt:lpwstr> T. angustifolia and 13 fragments specific to T. latifolia. All of the interspecific hybrids contained each of the species-specific markers, indicating an F1 hybrid status. Furthermore, all hybrids tested contained the T. angustifolia chloroplast haplotyp</vt:lpwstr>
  </property>
  <property fmtid="{D5CDD505-2E9C-101B-9397-08002B2CF9AE}" pid="1741" name="ZOTERO_BREF_cVzAzVEs7zSf_6">
    <vt:lpwstr>e, which is consistent with differential interspecific crossing success found previously. Additional confirmation of an F1 hybrid status was gained by examining seedlings from T. glauca. These progeny were expected to be advanced-generation hybrids, as op</vt:lpwstr>
  </property>
  <property fmtid="{D5CDD505-2E9C-101B-9397-08002B2CF9AE}" pid="1742" name="ZOTERO_BREF_cVzAzVEs7zSf_7">
    <vt:lpwstr>posed to the F1 hybrid parent. Analysis of the seedlings revealed segregating marker patterns consistent with patterns observed in experimental advanced-generation hybrids, although these advanced hybrids do not appear to be a significant part of mature s</vt:lpwstr>
  </property>
  <property fmtid="{D5CDD505-2E9C-101B-9397-08002B2CF9AE}" pid="1743" name="ZOTERO_BREF_cVzAzVEs7zSf_8">
    <vt:lpwstr>tands. Our data do not provide support for extensive gene flow between T. latifolia and T. angustifolia. However, our results suggest that hybridization between the native and introduced Typha species has impacted the native population through the spread </vt:lpwstr>
  </property>
  <property fmtid="{D5CDD505-2E9C-101B-9397-08002B2CF9AE}" pid="1744" name="ZOTERO_BREF_cVzAzVEs7zSf_9">
    <vt:lpwstr>of the F1 hybrid, T. glauca.","container-title":"Molecular Ecology","DOI":"10.1046/j.1365-294x.1999.00792.x","ISSN":"1365-294X","issue":"12","language":"en","note":"_eprint: https://onlinelibrary.wiley.com/doi/pdf/10.1046/j.1365-294x.1999.00792.x","page":</vt:lpwstr>
  </property>
  <property fmtid="{D5CDD505-2E9C-101B-9397-08002B2CF9AE}" pid="1745" name="ZOTERO_BREF_cVzAzVEs7zSf_10">
    <vt:lpwstr>"1981-1990","source":"Wiley Online Library","title":"An examination of hybridization between the cattail species Typha latifolia and Typha angustifolia using random amplified polymorphic DNA and chloroplast DNA markers","volume":"8","author":[{"family":"K</vt:lpwstr>
  </property>
  <property fmtid="{D5CDD505-2E9C-101B-9397-08002B2CF9AE}" pid="1746" name="ZOTERO_BREF_cVzAzVEs7zSf_11">
    <vt:lpwstr>uehn","given":"M. Marcinko"},{"family":"Minor","given":"J. E."},{"family":"White","given":"B. N."}],"issued":{"date-parts":[["1999"]]}}},{"id":257,"uris":["http://zotero.org/users/6112721/items/MMIC434P"],"itemData":{"id":257,"type":"article-journal","abs</vt:lpwstr>
  </property>
  <property fmtid="{D5CDD505-2E9C-101B-9397-08002B2CF9AE}" pid="1747" name="ZOTERO_BREF_cVzAzVEs7zSf_12">
    <vt:lpwstr>tract":"Cattails (Typha spp.) in northeastern North American wetlands are increasingly dominant, partly because of hybridization between Typha latifolia and Typha angustifolia which results in the widespread and successful hybrid T. × glauca. Both parenta</vt:lpwstr>
  </property>
  <property fmtid="{D5CDD505-2E9C-101B-9397-08002B2CF9AE}" pid="1748" name="ZOTERO_BREF_cVzAzVEs7zSf_13">
    <vt:lpwstr>l species are protogynous, and previous studies have shown that T. angustifolia ﬂowers earlier than T. latifolia. Nevertheless, experimental studies have shown that hybridization is overwhelmingly asymmetric, involving T. angustifolia female ﬂowers and T.</vt:lpwstr>
  </property>
  <property fmtid="{D5CDD505-2E9C-101B-9397-08002B2CF9AE}" pid="1749" name="ZOTERO_BREF_cVzAzVEs7zSf_14">
    <vt:lpwstr> latifolia pollen which should have minimal overlap in the times at which they are produced. In this study we surveyed two Typha stands in eastern North America, and at both sites found substantial overlap in the times at which the parental species and th</vt:lpwstr>
  </property>
  <property fmtid="{D5CDD505-2E9C-101B-9397-08002B2CF9AE}" pid="1750" name="ZOTERO_BREF_cVzAzVEs7zSf_15">
    <vt:lpwstr>e hybrids shed pollen and presumably are receptive to fertilization; this means that ﬂowering time is not a prezygotic barrier to either the formation of hybrids or their subsequent backcrossing to parental species. Consistent with experimental studies, a</vt:lpwstr>
  </property>
  <property fmtid="{D5CDD505-2E9C-101B-9397-08002B2CF9AE}" pid="1751" name="ZOTERO_BREF_cVzAzVEs7zSf_16">
    <vt:lpwstr>ll hybrids had T. angustifolia as their maternal parent. Our results suggest that reproductive barriers between Typha spp. are evolving.","container-title":"Aquatic Botany","DOI":"10.1016/j.aquabot.2012.08.006","ISSN":"03043770","journalAbbreviation":"Aqu</vt:lpwstr>
  </property>
  <property fmtid="{D5CDD505-2E9C-101B-9397-08002B2CF9AE}" pid="1752" name="ZOTERO_BREF_cVzAzVEs7zSf_17">
    <vt:lpwstr>atic Botany","language":"en","page":"224-227","source":"DOI.org (Crossref)","title":"Synchronous flowering times and asymmetrical hybridization in Typha latifolia and T. angustifolia in northeastern North America","volume":"104","author":[{"family":"Ball"</vt:lpwstr>
  </property>
  <property fmtid="{D5CDD505-2E9C-101B-9397-08002B2CF9AE}" pid="1753" name="ZOTERO_BREF_cVzAzVEs7zSf_18">
    <vt:lpwstr>,"given":"Douglas"},{"family":"Freeland","given":"Joanna R."}],"issued":{"date-parts":[["2013",1]]}}}],"schema":"https://github.com/citation-style-language/schema/raw/master/csl-citation.json"} </vt:lpwstr>
  </property>
  <property fmtid="{D5CDD505-2E9C-101B-9397-08002B2CF9AE}" pid="1754" name="ZOTERO_BREF_cVzAzVEs7zSf_19">
    <vt:lpwstr/>
  </property>
  <property fmtid="{D5CDD505-2E9C-101B-9397-08002B2CF9AE}" pid="1755" name="ZOTERO_BREF_NSloWFRs8M1a_1">
    <vt:lpwstr>ZOTERO_ITEM CSL_CITATION {"citationID":"HKT9DFO5","properties":{"formattedCitation":"(Weisner 1993; Chow-Fraser et al. 1998; Grace &amp; Wetzel 1998)","plainCitation":"(Weisner 1993; Chow-Fraser et al. 1998; Grace &amp; Wetzel 1998)","dontUpdate":true,"noteIndex"</vt:lpwstr>
  </property>
  <property fmtid="{D5CDD505-2E9C-101B-9397-08002B2CF9AE}" pid="1756" name="ZOTERO_BREF_NSloWFRs8M1a_2">
    <vt:lpwstr>:0},"citationItems":[{"id":"q1e9xkHj/aQ1IVRDF","uris":["http://zotero.org/users/6112721/items/ZHZJBMCY"],"itemData":{"id":348,"type":"article-journal","container-title":"Oecologia","DOI":"10.1007/BF00317123","ISSN":"0029-8549, 1432-1939","issue":"3","jour</vt:lpwstr>
  </property>
  <property fmtid="{D5CDD505-2E9C-101B-9397-08002B2CF9AE}" pid="1757" name="ZOTERO_BREF_NSloWFRs8M1a_3">
    <vt:lpwstr>nalAbbreviation":"Oecologia","language":"en","page":"451-456","source":"DOI.org (Crossref)","title":"Long-term competitive displacement of Typha latifolia by Typha angustifolia in a eutrophic lake","volume":"94","author":[{"family":"Weisner","given":"Stef</vt:lpwstr>
  </property>
  <property fmtid="{D5CDD505-2E9C-101B-9397-08002B2CF9AE}" pid="1758" name="ZOTERO_BREF_NSloWFRs8M1a_4">
    <vt:lpwstr>an E. B."}],"issued":{"date-parts":[["1993",6]]}}},{"id":479,"uris":["http://zotero.org/users/6112721/items/SH4LIX36"],"itemData":{"id":479,"type":"article-journal","abstract":"During the early 1900s, more than 90% of the surface area of Cootes Paradise M</vt:lpwstr>
  </property>
  <property fmtid="{D5CDD505-2E9C-101B-9397-08002B2CF9AE}" pid="1759" name="ZOTERO_BREF_NSloWFRs8M1a_5">
    <vt:lpwstr>arsh was covered with emergent vegetation; currently, less than 15% of the surface is covered with aquatic vegetation and the remainder is wind-swept, turbid, open water. The loss of emergent cover is signiﬁcantly correlated with mean annual water levels </vt:lpwstr>
  </property>
  <property fmtid="{D5CDD505-2E9C-101B-9397-08002B2CF9AE}" pid="1760" name="ZOTERO_BREF_NSloWFRs8M1a_6">
    <vt:lpwstr>that increased more than 1.5 m over the past 60 years. Species diversity and the percent cover of the submerged macrophtye community also declined dramatically after the 1940s, coincident with decreased water clarity and increased nutrients from pollution</vt:lpwstr>
  </property>
  <property fmtid="{D5CDD505-2E9C-101B-9397-08002B2CF9AE}" pid="1761" name="ZOTERO_BREF_NSloWFRs8M1a_7">
    <vt:lpwstr> by sewage and stormwater efﬂuent. Phosphorus levels in the marsh dropped ten-fold after the sewage plant was upgraded to a tertiary-treatment facility in 1978; however, there was no measurable improvement in water clarity, in spite of a decrease in chlor</vt:lpwstr>
  </property>
  <property fmtid="{D5CDD505-2E9C-101B-9397-08002B2CF9AE}" pid="1762" name="ZOTERO_BREF_NSloWFRs8M1a_8">
    <vt:lpwstr>ophyll concentrations. Long-term changes in the composition of the planktonic, benthic and ﬁsh communities accompanied changes in water clarity, nutrient status and macrophyte cover. Phytoplankton changed from a community dominated by diverse taxa of gree</vt:lpwstr>
  </property>
  <property fmtid="{D5CDD505-2E9C-101B-9397-08002B2CF9AE}" pid="1763" name="ZOTERO_BREF_NSloWFRs8M1a_9">
    <vt:lpwstr>n algae and diatoms during the 1940s, to a less diverse community dominated by a few taxa of green and blue-green algae in the 1970s, then to a much more diverse community recently, including many taxa of green algae, diatoms and chrysophytes; however, be</vt:lpwstr>
  </property>
  <property fmtid="{D5CDD505-2E9C-101B-9397-08002B2CF9AE}" pid="1764" name="ZOTERO_BREF_NSloWFRs8M1a_10">
    <vt:lpwstr>cause water turbidity continues to be high, and algae tolerant of low light levels are now very abundant. Daphnia, which were prominent during the 1940s (especially in the vegetated sites) were replaced in the 1970s by smaller zooplankton such as the clad</vt:lpwstr>
  </property>
  <property fmtid="{D5CDD505-2E9C-101B-9397-08002B2CF9AE}" pid="1765" name="ZOTERO_BREF_NSloWFRs8M1a_11">
    <vt:lpwstr>oceran, Bosmina, and several rotifer species including Brachionus, Asplanchna and Keratella. In the recent survey conducted in 1993 and 1994, small-bodied forms still dominate the turbid open-water areas, while medium-sized cladocerans such as Moina were </vt:lpwstr>
  </property>
  <property fmtid="{D5CDD505-2E9C-101B-9397-08002B2CF9AE}" pid="1766" name="ZOTERO_BREF_NSloWFRs8M1a_12">
    <vt:lpwstr>common near macrophyte beds. Generally, total herbivorous zooplankton biomass tended to be highest next to Typha beds and declined with increasing distance from the plants. Conversely, biomass of edible algae at these sites increased with distance from th</vt:lpwstr>
  </property>
  <property fmtid="{D5CDD505-2E9C-101B-9397-08002B2CF9AE}" pid="1767" name="ZOTERO_BREF_NSloWFRs8M1a_13">
    <vt:lpwstr>e macrophytes. Species diversity of aquatic insects declined dramatically over the past 40 years, from 57 genera (23 families and 6 orders) in 1948, to 9 genera (6 families and 3 orders) in 1978, to only 5 genera (3 families and 2 orders) in 1995. The div</vt:lpwstr>
  </property>
  <property fmtid="{D5CDD505-2E9C-101B-9397-08002B2CF9AE}" pid="1768" name="ZOTERO_BREF_NSloWFRs8M1a_14">
    <vt:lpwstr>erse benthic community present 5 decades ago has now been replaced by a community consisting primarily of chironomid larvae, oligochaetes and other worms associated with low-oxygen environments. These successional changes illustrate the impact of natural </vt:lpwstr>
  </property>
  <property fmtid="{D5CDD505-2E9C-101B-9397-08002B2CF9AE}" pid="1769" name="ZOTERO_BREF_NSloWFRs8M1a_15">
    <vt:lpwstr>(ﬂuctuating water levels) and anthropogenic (deterioration in water quality) stressors on the character of the biotic communities, and reveal the complex interactions among the various trophic levels and the abiotic environment as degradation and remediat</vt:lpwstr>
  </property>
  <property fmtid="{D5CDD505-2E9C-101B-9397-08002B2CF9AE}" pid="1770" name="ZOTERO_BREF_NSloWFRs8M1a_16">
    <vt:lpwstr>ion proceeded.","container-title":"Wetlands Ecology and Management","language":"en","page":"25","source":"Zotero","title":"Long-term response of the biotic community to fluctuating water levels and changes in water quality in Cootes Paradise Marsh, a degr</vt:lpwstr>
  </property>
  <property fmtid="{D5CDD505-2E9C-101B-9397-08002B2CF9AE}" pid="1771" name="ZOTERO_BREF_NSloWFRs8M1a_17">
    <vt:lpwstr>aded coastal wetland of Lake Ontario","volume":"6","author":[{"family":"Chow-Fraser","given":"P"},{"family":"Lougheed","given":"V"},{"family":"Thiec","given":"V Le"},{"family":"Crosbie","given":"Barb"},{"family":"Simser","given":"L"},{"family":"Lord","giv</vt:lpwstr>
  </property>
  <property fmtid="{D5CDD505-2E9C-101B-9397-08002B2CF9AE}" pid="1772" name="ZOTERO_BREF_NSloWFRs8M1a_18">
    <vt:lpwstr>en":"J"}],"issued":{"date-parts":[["1998"]]}}},{"id":"q1e9xkHj/McF6jMj5","uris":["http://zotero.org/users/6112721/items/ZQR9GS52"],"itemData":{"id":319,"type":"article-journal","abstract":"The zonation of Typha populations in an experimental pond in Michi</vt:lpwstr>
  </property>
  <property fmtid="{D5CDD505-2E9C-101B-9397-08002B2CF9AE}" pid="1773" name="ZOTERO_BREF_NSloWFRs8M1a_19">
    <vt:lpwstr>gan was re-examined 15 years after the original sampling to gain insight into the long-term dynamics. Current distributions of Typha populations were also examined in additional experimental ponds at the site that have been maintained for 23 years. The zo</vt:lpwstr>
  </property>
  <property fmtid="{D5CDD505-2E9C-101B-9397-08002B2CF9AE}" pid="1774" name="ZOTERO_BREF_NSloWFRs8M1a_20">
    <vt:lpwstr>nation between T. latifolia and T. angustifolia in the previously studied pond 15 years after the initial sampling revealed that the density and distribution of shoots had not changed significantly. Thus, it appears that previously reported results (based</vt:lpwstr>
  </property>
  <property fmtid="{D5CDD505-2E9C-101B-9397-08002B2CF9AE}" pid="1775" name="ZOTERO_BREF_NSloWFRs8M1a_21">
    <vt:lpwstr> on 7-year old populations) have remained consistent over time. Additional insight into the interaction between these two taxa was sought by comparing mixed and monoculture stands in five experimental ponds that have remained undisturbed for their 23-year</vt:lpwstr>
  </property>
  <property fmtid="{D5CDD505-2E9C-101B-9397-08002B2CF9AE}" pid="1776" name="ZOTERO_BREF_NSloWFRs8M1a_22">
    <vt:lpwstr> history. The maximum depth of T. latifolia, the shallow-water species, was not significantly reduced when growing in the presence of the more flood tolerant T. angustifolia. In contrast, the minimum depth of T. angustifolia was reduced from 0 to 37 cm wh</vt:lpwstr>
  </property>
  <property fmtid="{D5CDD505-2E9C-101B-9397-08002B2CF9AE}" pid="1777" name="ZOTERO_BREF_NSloWFRs8M1a_23">
    <vt:lpwstr>en in the presence of T. latifolia. When total populations were compared between monoculture and mixed stands, the average density of T. angustifolia shoots was 59.4 percent lower in mixed stands while the density of T. latifolia was 32 percent lower, wit</vt:lpwstr>
  </property>
  <property fmtid="{D5CDD505-2E9C-101B-9397-08002B2CF9AE}" pid="1778" name="ZOTERO_BREF_NSloWFRs8M1a_24">
    <vt:lpwstr>h T. angustifolia most affected at shallow depths (reduced by 92 percent) and T. latifolia most affected at the deepest depths (reduced by 60 percent). These long-term observations indicate that competitive displacement between Typha taxa has remained sta</vt:lpwstr>
  </property>
  <property fmtid="{D5CDD505-2E9C-101B-9397-08002B2CF9AE}" pid="1779" name="ZOTERO_BREF_NSloWFRs8M1a_25">
    <vt:lpwstr>ble over time. Published by Elsevier Science B.V.","container-title":"Aquatic Botany","DOI":"10.1016/S0304-3770(98)00056-4","ISSN":"03043770","issue":"2","journalAbbreviation":"Aquatic Botany","language":"en","page":"137-146","source":"DOI.org (Crossref)"</vt:lpwstr>
  </property>
  <property fmtid="{D5CDD505-2E9C-101B-9397-08002B2CF9AE}" pid="1780" name="ZOTERO_BREF_NSloWFRs8M1a_26">
    <vt:lpwstr>,"title":"Long-term dynamics of Typha populations","volume":"61","author":[{"family":"Grace","given":"James B"},{"family":"Wetzel","given":"Robert G"}],"issued":{"date-parts":[["1998",6]]}}}],"schema":"https://github.com/citation-style-language/schema/raw</vt:lpwstr>
  </property>
  <property fmtid="{D5CDD505-2E9C-101B-9397-08002B2CF9AE}" pid="1781" name="ZOTERO_BREF_NSloWFRs8M1a_27">
    <vt:lpwstr>/master/csl-citation.json"} </vt:lpwstr>
  </property>
  <property fmtid="{D5CDD505-2E9C-101B-9397-08002B2CF9AE}" pid="1782" name="ZOTERO_BREF_qDNqOjh39qGK_1">
    <vt:lpwstr>ZOTERO_ITEM CSL_CITATION {"citationID":"LRaG0Vad","properties":{"formattedCitation":"(Richmond Chamber of Commerce 2014)","plainCitation":"(Richmond Chamber of Commerce 2014)","dontUpdate":true,"noteIndex":0},"citationItems":[{"id":522,"uris":["http://zot</vt:lpwstr>
  </property>
  <property fmtid="{D5CDD505-2E9C-101B-9397-08002B2CF9AE}" pid="1783" name="ZOTERO_BREF_qDNqOjh39qGK_2">
    <vt:lpwstr>ero.org/users/6112721/items/KRT8IZBT"],"itemData":{"id":522,"type":"report","title":"The Economic Importance of the Lower Fraser River","author":[{"family":"Richmond Chamber of Commerce","given":""}],"issued":{"date-parts":[["2014"]]}}}],"schema":"https:/</vt:lpwstr>
  </property>
  <property fmtid="{D5CDD505-2E9C-101B-9397-08002B2CF9AE}" pid="1784" name="ZOTERO_BREF_qDNqOjh39qGK_3">
    <vt:lpwstr>/github.com/citation-style-language/schema/raw/master/csl-citation.json"} </vt:lpwstr>
  </property>
  <property fmtid="{D5CDD505-2E9C-101B-9397-08002B2CF9AE}" pid="1785" name="ZOTERO_BREF_vu2jBouAQZ8D_1">
    <vt:lpwstr>ZOTERO_ITEM CSL_CITATION {"citationID":"zM98RQHZ","properties":{"formattedCitation":"(Hoos &amp; Packman 1974; Boyle 1997)","plainCitation":"(Hoos &amp; Packman 1974; Boyle 1997)","dontUpdate":true,"noteIndex":0},"citationItems":[{"id":"q1e9xkHj/EvEEB5tk","uris":</vt:lpwstr>
  </property>
  <property fmtid="{D5CDD505-2E9C-101B-9397-08002B2CF9AE}" pid="1786" name="ZOTERO_BREF_vu2jBouAQZ8D_2">
    <vt:lpwstr>["http://zotero.org/users/6112721/items/L2ERB3KQ"],"itemData":{"id":508,"type":"book","call-number":"QH541.5.E8 H65 1974","collection-number":"no. 1","collection-title":"Special estuary series","event-place":"Ottawa","note":"OCLC: ocm2006121","number-of-p</vt:lpwstr>
  </property>
  <property fmtid="{D5CDD505-2E9C-101B-9397-08002B2CF9AE}" pid="1787" name="ZOTERO_BREF_vu2jBouAQZ8D_3">
    <vt:lpwstr>ages":"518","publisher":"Environment Canada","publisher-place":"Ottawa","source":"webcat1.library.ubc.ca Library Catalog","title":"The Fraser River estuary: status of environmental knowledge to 1974: report of the Estuary Working Group, Department of the </vt:lpwstr>
  </property>
  <property fmtid="{D5CDD505-2E9C-101B-9397-08002B2CF9AE}" pid="1788" name="ZOTERO_BREF_vu2jBouAQZ8D_4">
    <vt:lpwstr>Environment, Regional Board Pacific Region","title-short":"The Fraser River estuary","author":[{"family":"Hoos","given":"Lindsay M."},{"family":"Packman","given":"Glen A."}],"issued":{"date-parts":[["1974"]]}}},{"id":"q1e9xkHj/rxK21Nr4","uris":["http://zo</vt:lpwstr>
  </property>
  <property fmtid="{D5CDD505-2E9C-101B-9397-08002B2CF9AE}" pid="1789" name="ZOTERO_BREF_vu2jBouAQZ8D_5">
    <vt:lpwstr>tero.org/users/6112721/items/CRYDZ4UZ"],"itemData":{"id":264,"type":"article-journal","container-title":"Environmental Management","DOI":"10.1007/s002679900017","ISSN":"0364-152X, 1432-1009","issue":"2","journalAbbreviation":"Environmental Management","la</vt:lpwstr>
  </property>
  <property fmtid="{D5CDD505-2E9C-101B-9397-08002B2CF9AE}" pid="1790" name="ZOTERO_BREF_vu2jBouAQZ8D_6">
    <vt:lpwstr>nguage":"en","page":"185-196","source":"DOI.org (Crossref)","title":"Changes in Land Cover and Subsequent Effects on Lower Fraser Basin Ecosystems from 1827 to 1990","volume":"21","author":[{"family":"Boyle","given":"C. A."}],"issued":{"date-parts":[["199</vt:lpwstr>
  </property>
  <property fmtid="{D5CDD505-2E9C-101B-9397-08002B2CF9AE}" pid="1791" name="ZOTERO_BREF_vu2jBouAQZ8D_7">
    <vt:lpwstr>7",3,1]]}}}],"schema":"https://github.com/citation-style-language/schema/raw/master/csl-citation.json"} </vt:lpwstr>
  </property>
  <property fmtid="{D5CDD505-2E9C-101B-9397-08002B2CF9AE}" pid="1792" name="ZOTERO_BREF_HCtQ5KktZoyA_1">
    <vt:lpwstr>ZOTERO_ITEM CSL_CITATION {"citationID":"ko5VlRMN","properties":{"formattedCitation":"(Bornhold et al. 2008; Kirwan &amp; Murray 2008)","plainCitation":"(Bornhold et al. 2008; Kirwan &amp; Murray 2008)","dontUpdate":true,"noteIndex":0},"citationItems":[{"id":"q1e9</vt:lpwstr>
  </property>
  <property fmtid="{D5CDD505-2E9C-101B-9397-08002B2CF9AE}" pid="1793" name="ZOTERO_BREF_HCtQ5KktZoyA_2">
    <vt:lpwstr>xkHj/GSAguHDH","uris":["http://zotero.org/users/6112721/items/22SW86W6"],"itemData":{"id":263,"type":"book","abstract":"\"This report is a summary of a technical report, \"An Examination of the Factors Affecting Relative and Absolute Sea Level in Coastal </vt:lpwstr>
  </property>
  <property fmtid="{D5CDD505-2E9C-101B-9397-08002B2CF9AE}" pid="1794" name="ZOTERO_BREF_HCtQ5KktZoyA_3">
    <vt:lpwstr>British Columbia\" by R.E. Thomson, B.D. Bornhold and S. Mazzotti (2008) prepared for British Columbia's Ministry of Environment in conjunction with Fisheries and Oceans Canada and Natural Resources Canada.\" -- Ministry of Environment website as viewed D</vt:lpwstr>
  </property>
  <property fmtid="{D5CDD505-2E9C-101B-9397-08002B2CF9AE}" pid="1795" name="ZOTERO_BREF_HCtQ5KktZoyA_4">
    <vt:lpwstr>ecember 16, 2008: http://www.env.gov.bc.ca/epd/climate/reports.htm.","event-place":"Victoria, B.C.","ISBN":"978-0-7726-6069-5","language":"en","note":"OCLC: 289058405","publisher":"Climate Change Branch","publisher-place":"Victoria, B.C.","source":"Open W</vt:lpwstr>
  </property>
  <property fmtid="{D5CDD505-2E9C-101B-9397-08002B2CF9AE}" pid="1796" name="ZOTERO_BREF_HCtQ5KktZoyA_5">
    <vt:lpwstr>orldCat","title":"Projected sea level changes for British Columbia in the 21st century","author":[{"family":"Bornhold","given":"Brian D"},{"literal":"British Columbia"},{"literal":"Climate Change Branch"}],"issued":{"date-parts":[["2008"]]}}},{"id":"q1e9x</vt:lpwstr>
  </property>
  <property fmtid="{D5CDD505-2E9C-101B-9397-08002B2CF9AE}" pid="1797" name="ZOTERO_BREF_HCtQ5KktZoyA_6">
    <vt:lpwstr>kHj/YIEaG5uN","uris":["http://zotero.org/users/6112721/items/VDKH9EJN"],"itemData":{"id":239,"type":"article-journal","abstract":"In response to climatic warming, eustatic sea level has been predicted to rise by about 50 cm in the next century. While feed</vt:lpwstr>
  </property>
  <property fmtid="{D5CDD505-2E9C-101B-9397-08002B2CF9AE}" pid="1798" name="ZOTERO_BREF_HCtQ5KktZoyA_7">
    <vt:lpwstr>backs between vegetation growth and sediment deposition tend to allow marshes to maintain their morphology under a constant rate of sea level rise, recent observations of marsh deterioration suggest that changes in the rate of sea level rise may induce lo</vt:lpwstr>
  </property>
  <property fmtid="{D5CDD505-2E9C-101B-9397-08002B2CF9AE}" pid="1799" name="ZOTERO_BREF_HCtQ5KktZoyA_8">
    <vt:lpwstr>ss of economically and ecologically important marshland. We have developed a three dimensional model of tidal marsh evolution that couples vegetation growth and sediment transport processes including bed accretion and wave erosion. We use the model to sim</vt:lpwstr>
  </property>
  <property fmtid="{D5CDD505-2E9C-101B-9397-08002B2CF9AE}" pid="1800" name="ZOTERO_BREF_HCtQ5KktZoyA_9">
    <vt:lpwstr>ulate the response of marshes and tidal flats along the Fraser River Delta, British Columbia to 100 yr forecasts of sea level change. Under low sea level-rise scenarios, the delta and its marshes prograde slightly, consistent with historical measurements.</vt:lpwstr>
  </property>
  <property fmtid="{D5CDD505-2E9C-101B-9397-08002B2CF9AE}" pid="1801" name="ZOTERO_BREF_HCtQ5KktZoyA_10">
    <vt:lpwstr> While accretionary processes greatly mediate the response to increased rates of sea level rise, vegetation zones transgress landward under median and high sea level rise rate scenarios. In these scenarios, low marsh erosion and constriction of high marsh</vt:lpwstr>
  </property>
  <property fmtid="{D5CDD505-2E9C-101B-9397-08002B2CF9AE}" pid="1802" name="ZOTERO_BREF_HCtQ5KktZoyA_11">
    <vt:lpwstr> vegetation against a dyke at its landward edge result in a 15–35% loss of marshland in the next century. Several important behavioral changes take place after 2050, suggesting that predictions based on field observations and short term model experiments </vt:lpwstr>
  </property>
  <property fmtid="{D5CDD505-2E9C-101B-9397-08002B2CF9AE}" pid="1803" name="ZOTERO_BREF_HCtQ5KktZoyA_12">
    <vt:lpwstr>may not adequately characterize (and sometimes underestimate) long-term change. In particular, the replacement of highly productive high marsh vegetation by less productive low marsh vegetation results in continued reduction of the system's total biomass </vt:lpwstr>
  </property>
  <property fmtid="{D5CDD505-2E9C-101B-9397-08002B2CF9AE}" pid="1804" name="ZOTERO_BREF_HCtQ5KktZoyA_13">
    <vt:lpwstr>productivity, even as the rate of loss of vegetated area begins to decline.","container-title":"Global and Planetary Change","DOI":"10.1016/j.gloplacha.2007.05.005","ISSN":"09218181","issue":"3-4","journalAbbreviation":"Global and Planetary Change","langu</vt:lpwstr>
  </property>
  <property fmtid="{D5CDD505-2E9C-101B-9397-08002B2CF9AE}" pid="1805" name="ZOTERO_BREF_HCtQ5KktZoyA_14">
    <vt:lpwstr>age":"en","page":"471-486","source":"DOI.org (Crossref)","title":"Ecological and morphological response of brackish tidal marshland to the next century of sea level rise: Westham Island, British Columbia","title-short":"Ecological and morphological respon</vt:lpwstr>
  </property>
  <property fmtid="{D5CDD505-2E9C-101B-9397-08002B2CF9AE}" pid="1806" name="ZOTERO_BREF_HCtQ5KktZoyA_15">
    <vt:lpwstr>se of brackish tidal marshland to the next century of sea level rise","volume":"60","author":[{"family":"Kirwan","given":"Matthew L."},{"family":"Murray","given":"A. Brad"}],"issued":{"date-parts":[["2008",2]]}}}],"schema":"https://github.com/citation-sty</vt:lpwstr>
  </property>
  <property fmtid="{D5CDD505-2E9C-101B-9397-08002B2CF9AE}" pid="1807" name="ZOTERO_BREF_HCtQ5KktZoyA_16">
    <vt:lpwstr>le-language/schema/raw/master/csl-citation.json"} </vt:lpwstr>
  </property>
  <property fmtid="{D5CDD505-2E9C-101B-9397-08002B2CF9AE}" pid="1808" name="ZOTERO_BREF_cWV6Q4CSeLA0_1">
    <vt:lpwstr>ZOTERO_ITEM CSL_CITATION {"citationID":"5c9piULA","properties":{"formattedCitation":"(Taylor 2004)","plainCitation":"(Taylor 2004)","dontUpdate":true,"noteIndex":0},"citationItems":[{"id":"q1e9xkHj/1bxJZLZL","uris":["http://zotero.org/users/6112721/items/</vt:lpwstr>
  </property>
  <property fmtid="{D5CDD505-2E9C-101B-9397-08002B2CF9AE}" pid="1809" name="ZOTERO_BREF_cWV6Q4CSeLA0_2">
    <vt:lpwstr>KSJ5SHW8"],"itemData":{"id":322,"type":"chapter","container-title":"Fraser River Delta, British Columbia: Issues of an Urban Estuary","language":"en","note":"DOI: 10.4095/215772","page":"99-110","publisher":"Geological Survey of Canada","source":"DOI.org </vt:lpwstr>
  </property>
  <property fmtid="{D5CDD505-2E9C-101B-9397-08002B2CF9AE}" pid="1810" name="ZOTERO_BREF_cWV6Q4CSeLA0_3">
    <vt:lpwstr>(Crossref)","title":"Impacts of future climate change on the Fraser River delta and its urban estuary","title-short":"Fraser River Delta, British Columbia: Issues of an Urban Estuary","URL":"https://geoscan.nrcan.gc.ca/starweb/geoscan/servlet.starweb?path</vt:lpwstr>
  </property>
  <property fmtid="{D5CDD505-2E9C-101B-9397-08002B2CF9AE}" pid="1811" name="ZOTERO_BREF_cWV6Q4CSeLA0_4">
    <vt:lpwstr>=geoscan/fulle.web&amp;search1=R=215772","volume":"Bulletin 567","editor":[{"family":"Groulx","given":"B J"},{"family":"Mosher","given":"D C"},{"family":"Luternauer","given":"J L"},{"family":"Bilderback","given":"D E"}],"author":[{"family":"Taylor","given":"E</vt:lpwstr>
  </property>
  <property fmtid="{D5CDD505-2E9C-101B-9397-08002B2CF9AE}" pid="1812" name="ZOTERO_BREF_cWV6Q4CSeLA0_5">
    <vt:lpwstr>ric"}],"accessed":{"date-parts":[["2019",10,30]]},"issued":{"date-parts":[["2004"]]}}}],"schema":"https://github.com/citation-style-language/schema/raw/master/csl-citation.json"} </vt:lpwstr>
  </property>
  <property fmtid="{D5CDD505-2E9C-101B-9397-08002B2CF9AE}" pid="1813" name="ZOTERO_BREF_JkEH03oF1x7s_1">
    <vt:lpwstr>ZOTERO_ITEM CSL_CITATION {"citationID":"AhAfiuSH","properties":{"formattedCitation":"(Demarchi 2006)","plainCitation":"(Demarchi 2006)","dontUpdate":true,"noteIndex":0},"citationItems":[{"id":"q1e9xkHj/Dc22NHkc","uris":["http://zotero.org/users/6112721/it</vt:lpwstr>
  </property>
  <property fmtid="{D5CDD505-2E9C-101B-9397-08002B2CF9AE}" pid="1814" name="ZOTERO_BREF_JkEH03oF1x7s_2">
    <vt:lpwstr>ems/XBEY7CC6"],"itemData":{"id":287,"type":"article-journal","abstract":"Demarchi, Mike W. 2006. Are Lesser Snow Geese, Chen caerulescens caerulescens exceeding the carrying capacity of the Fraser River delta’s brackish marshes? Canadian Field-Naturalist </vt:lpwstr>
  </property>
  <property fmtid="{D5CDD505-2E9C-101B-9397-08002B2CF9AE}" pid="1815" name="ZOTERO_BREF_JkEH03oF1x7s_3">
    <vt:lpwstr>120(2): 213-224. Brackish marshes of the Fraser River delta provide important habitats for such high-proﬁle animals as White Sturgeon (Acipenser transmontanus), Paciﬁc Eulachon (Thaleichthys paciﬁcus), Paciﬁc salmon (Oncorhynchus spp.), Western Sandpiper </vt:lpwstr>
  </property>
  <property fmtid="{D5CDD505-2E9C-101B-9397-08002B2CF9AE}" pid="1816" name="ZOTERO_BREF_JkEH03oF1x7s_4">
    <vt:lpwstr>(Calidris mauri), and Lesser Snow Goose (Chen caerulescens caerulescens), the latter comprising the “Fraser-Skagit” segment of the Wrangel Island (Russia) population. This study assessed whether the current numbers of Snow Geese are exceeding the carrying</vt:lpwstr>
  </property>
  <property fmtid="{D5CDD505-2E9C-101B-9397-08002B2CF9AE}" pid="1817" name="ZOTERO_BREF_JkEH03oF1x7s_5">
    <vt:lpwstr> capacity of brackish marshes in the Fraser River delta. Simulation modelling predicts that those marshes are presently capable of supporting ~17 500 Snow Geese—a value that is greatly exceeded by the numbers of geese that have over-wintered there in rece</vt:lpwstr>
  </property>
  <property fmtid="{D5CDD505-2E9C-101B-9397-08002B2CF9AE}" pid="1818" name="ZOTERO_BREF_JkEH03oF1x7s_6">
    <vt:lpwstr>nt years (~80 000 in 2004-2005). The Paciﬁc Flyway Council’s target 3-y average population and segment sizes of 120 000 and 50 000 - 70 000, respectively, were set without considering the carrying capacity of natural wintering habitats, the potential impa</vt:lpwstr>
  </property>
  <property fmtid="{D5CDD505-2E9C-101B-9397-08002B2CF9AE}" pid="1819" name="ZOTERO_BREF_JkEH03oF1x7s_7">
    <vt:lpwstr>cts of too many geese on upland agriculture, or implications for hazards to civilian aircraft at Vancouver International Airport. The modelled results of the present study suggest that the Fraser River delta can sustain the current numbers of Snow Geese t</vt:lpwstr>
  </property>
  <property fmtid="{D5CDD505-2E9C-101B-9397-08002B2CF9AE}" pid="1820" name="ZOTERO_BREF_JkEH03oF1x7s_8">
    <vt:lpwstr>hat stage or winter there only if those birds also forage in agricultural and refuge ﬁelds—a relatively recent phenomenon that likely bolstered the Snow Goose population. Over-use by Snow Geese can degrade the productivity and habitat quality of marshes. </vt:lpwstr>
  </property>
  <property fmtid="{D5CDD505-2E9C-101B-9397-08002B2CF9AE}" pid="1821" name="ZOTERO_BREF_JkEH03oF1x7s_9">
    <vt:lpwstr>There is documented evidence that some key plant species (e.g., Scirpus americanus) of the brackish marshes of the Fraser River delta are well below their biomass potential (~15%), primarily because of grubbing by Snow Geese. Other species that depend on </vt:lpwstr>
  </property>
  <property fmtid="{D5CDD505-2E9C-101B-9397-08002B2CF9AE}" pid="1822" name="ZOTERO_BREF_JkEH03oF1x7s_10">
    <vt:lpwstr>this brackish environment as well as human interests in the Fraser River delta may be adversely affected by an overabundance of Snow Geese. The future effectiveness of hunting as a primary means of population regulation is questioned.","container-title":"</vt:lpwstr>
  </property>
  <property fmtid="{D5CDD505-2E9C-101B-9397-08002B2CF9AE}" pid="1823" name="ZOTERO_BREF_JkEH03oF1x7s_11">
    <vt:lpwstr>The Canadian Field-Naturalist","DOI":"10.22621/cfn.v120i2.290","ISSN":"0008-3550","issue":"2","journalAbbreviation":"Can Field Nat","language":"en","page":"213","source":"DOI.org (Crossref)","title":"Are Lesser Snow Geese, Chen caerulescens caerulescens, </vt:lpwstr>
  </property>
  <property fmtid="{D5CDD505-2E9C-101B-9397-08002B2CF9AE}" pid="1824" name="ZOTERO_BREF_JkEH03oF1x7s_12">
    <vt:lpwstr>Exceeding the Carrying Capacity of the Fraser River Delta's Brackish Marshes?","volume":"120","author":[{"family":"Demarchi","given":"Mike W."}],"issued":{"date-parts":[["2006",4,1]]}}}],"schema":"https://github.com/citation-style-language/schema/raw/mast</vt:lpwstr>
  </property>
  <property fmtid="{D5CDD505-2E9C-101B-9397-08002B2CF9AE}" pid="1825" name="ZOTERO_BREF_JkEH03oF1x7s_13">
    <vt:lpwstr>er/csl-citation.json"} </vt:lpwstr>
  </property>
  <property fmtid="{D5CDD505-2E9C-101B-9397-08002B2CF9AE}" pid="1826" name="ZOTERO_BREF_4r7luzebMzxv_1">
    <vt:lpwstr>ZOTERO_ITEM CSL_CITATION {"citationID":"vtZIXbiq","properties":{"formattedCitation":"(Elith &amp; Leathwick 2009)","plainCitation":"(Elith &amp; Leathwick 2009)","dontUpdate":true,"noteIndex":0},"citationItems":[{"id":630,"uris":["http://zotero.org/users/6112721/</vt:lpwstr>
  </property>
  <property fmtid="{D5CDD505-2E9C-101B-9397-08002B2CF9AE}" pid="1827" name="ZOTERO_BREF_4r7luzebMzxv_2">
    <vt:lpwstr>items/CBMJYGX7"],"uri":["http://zotero.org/users/6112721/items/CBMJYGX7"],"itemData":{"id":630,"type":"article-journal","abstract":"Species distribution models (SDMs) are numerical tools that combine observations of species occurrence or abundance with en</vt:lpwstr>
  </property>
  <property fmtid="{D5CDD505-2E9C-101B-9397-08002B2CF9AE}" pid="1828" name="ZOTERO_BREF_4r7luzebMzxv_3">
    <vt:lpwstr>vironmental estimates. They are used to gain ecological and evolutionary insights and to predict distributions across landscapes, sometimes requiring extrapolation in space and time. SDMs are now widely used across terrestrial, freshwater, and marine real</vt:lpwstr>
  </property>
  <property fmtid="{D5CDD505-2E9C-101B-9397-08002B2CF9AE}" pid="1829" name="ZOTERO_BREF_4r7luzebMzxv_4">
    <vt:lpwstr>ms. Differences in methods between disciplines reflect both differences in species mobility and in \"established use.\" Model realism and robustness is influenced by selection of relevant predictors and modeling method, consideration of scale, how the int</vt:lpwstr>
  </property>
  <property fmtid="{D5CDD505-2E9C-101B-9397-08002B2CF9AE}" pid="1830" name="ZOTERO_BREF_4r7luzebMzxv_5">
    <vt:lpwstr>erplay between environmental and geographic factors is handled, and the extent of extrapolation. Current linkages between SDM practice and ecological theory are often weak, hindering progress. Remaining challenges include: improvement of methods for model</vt:lpwstr>
  </property>
  <property fmtid="{D5CDD505-2E9C-101B-9397-08002B2CF9AE}" pid="1831" name="ZOTERO_BREF_4r7luzebMzxv_6">
    <vt:lpwstr>ing presence-only data and for model selection and evaluation; accounting for biotic interactions; and assessing model uncertainty.","archive":"JSTOR","container-title":"Annual Review of Ecology, Evolution, and Systematics","ISSN":"1543-592X","note":"publ</vt:lpwstr>
  </property>
  <property fmtid="{D5CDD505-2E9C-101B-9397-08002B2CF9AE}" pid="1832" name="ZOTERO_BREF_4r7luzebMzxv_7">
    <vt:lpwstr>isher: Annual Reviews","page":"677-697","source":"JSTOR","title":"Species Distribution Models: Ecological Explanation and Prediction Across Space and Time","title-short":"Species Distribution Models","volume":"40","author":[{"family":"Elith","given":"Jane</vt:lpwstr>
  </property>
  <property fmtid="{D5CDD505-2E9C-101B-9397-08002B2CF9AE}" pid="1833" name="ZOTERO_BREF_4r7luzebMzxv_8">
    <vt:lpwstr>"},{"family":"Leathwick","given":"John R."}],"issued":{"date-parts":[["2009"]]}}}],"schema":"https://github.com/citation-style-language/schema/raw/master/csl-citation.json"}</vt:lpwstr>
  </property>
  <property fmtid="{D5CDD505-2E9C-101B-9397-08002B2CF9AE}" pid="1834" name="ZOTERO_BREF_aP5xHX7SJP5c_1">
    <vt:lpwstr>ZOTERO_ITEM CSL_CITATION {"citationID":"omMxK3hi","properties":{"formattedCitation":"(Travis et al. 2010; Kirk et al. 2011; Bunbury-Blanchette et al. 2015)","plainCitation":"(Travis et al. 2010; Kirk et al. 2011; Bunbury-Blanchette et al. 2015)","dontUpda</vt:lpwstr>
  </property>
  <property fmtid="{D5CDD505-2E9C-101B-9397-08002B2CF9AE}" pid="1835" name="ZOTERO_BREF_aP5xHX7SJP5c_2">
    <vt:lpwstr>te":true,"noteIndex":0},"citationItems":[{"id":"q1e9xkHj/96eL6oXL","uris":["http://zotero.org/users/6112721/items/4ZFCU3CD"],"itemData":{"id":507,"type":"article-journal","container-title":"Journal of Ecology","DOI":"10.1111/j.1365-2745.2009.01596.x","ISS</vt:lpwstr>
  </property>
  <property fmtid="{D5CDD505-2E9C-101B-9397-08002B2CF9AE}" pid="1836" name="ZOTERO_BREF_aP5xHX7SJP5c_3">
    <vt:lpwstr>N":"00220477, 13652745","issue":"1","language":"en","page":"7-16","source":"DOI.org (Crossref)","title":"Hybridization dynamics of invasive cattail (Typhaceae) stands in the Western Great Lakes Region of North America: a molecular analysis: Hybridization </vt:lpwstr>
  </property>
  <property fmtid="{D5CDD505-2E9C-101B-9397-08002B2CF9AE}" pid="1837" name="ZOTERO_BREF_aP5xHX7SJP5c_4">
    <vt:lpwstr>dynamics in invasive cattails","title-short":"Hybridization dynamics of invasive cattail (Typhaceae) stands in the Western Great Lakes Region of North America","volume":"98","author":[{"family":"Travis","given":"Steven E."},{"family":"Marburger","given":"</vt:lpwstr>
  </property>
  <property fmtid="{D5CDD505-2E9C-101B-9397-08002B2CF9AE}" pid="1838" name="ZOTERO_BREF_aP5xHX7SJP5c_5">
    <vt:lpwstr>Joy E."},{"family":"Windels","given":"Steve"},{"family":"KubÃ¡tovÃ¡","given":"Barbora"}],"issued":{"date-parts":[["2010",1]]}}},{"id":"q1e9xkHj/V47sJ4n4","uris":["http://zotero.org/users/6112721/items/G6AFD6NN"],"itemData":{"id":342,"type":"article-journa</vt:lpwstr>
  </property>
  <property fmtid="{D5CDD505-2E9C-101B-9397-08002B2CF9AE}" pid="1839" name="ZOTERO_BREF_aP5xHX7SJP5c_6">
    <vt:lpwstr>l","abstract":"A recent increase in the abundance of cattails (Typha spp.) in North American wetlands has been anecdotally linked with hybridization between Typha latifolia and Typha angustifolia. In this study, we used molecular genetic markers (microsat</vt:lpwstr>
  </property>
  <property fmtid="{D5CDD505-2E9C-101B-9397-08002B2CF9AE}" pid="1840" name="ZOTERO_BREF_aP5xHX7SJP5c_7">
    <vt:lpwstr>ellites) to investigate whether the hybrid lineage (Typha × glauca) is restricted to The Great Lakes region, or exists across a much broader spatial scale. We also investigated the possibility of backcrossing and genetic introgression in natural populatio</vt:lpwstr>
  </property>
  <property fmtid="{D5CDD505-2E9C-101B-9397-08002B2CF9AE}" pid="1841" name="ZOTERO_BREF_aP5xHX7SJP5c_8">
    <vt:lpwstr>ns. Parental species could be distinguished from one another based on the distribution of alleles at six microsatellite loci. Species identiﬁcation based on genetic data corresponded well with species identiﬁcations based on leaf width, a key morphologica</vt:lpwstr>
  </property>
  <property fmtid="{D5CDD505-2E9C-101B-9397-08002B2CF9AE}" pid="1842" name="ZOTERO_BREF_aP5xHX7SJP5c_9">
    <vt:lpwstr>l trait that can distinguish the two parental species. We found that hybrids occur in Ontario, Quebec, New Brunswick, and Nova Scotia, but we did not detect hybrids in Maine. F1s are more abundant than backcrossed or intercrossed hybrids, although we also</vt:lpwstr>
  </property>
  <property fmtid="{D5CDD505-2E9C-101B-9397-08002B2CF9AE}" pid="1843" name="ZOTERO_BREF_aP5xHX7SJP5c_10">
    <vt:lpwstr> found evidence of backcrossing, particularly in Ontario. This indicates that hybrids are fertile, and are therefore potential conduits of gene ﬂow between the parental species. Further work is needed to determine whether T. × glauca is particularly succe</vt:lpwstr>
  </property>
  <property fmtid="{D5CDD505-2E9C-101B-9397-08002B2CF9AE}" pid="1844" name="ZOTERO_BREF_aP5xHX7SJP5c_11">
    <vt:lpwstr>ssful in the Great Lakes region relative to other areas in which the two parental species co-exist, and to assess whether introgression may lead to increased invasiveness in the species complex.","container-title":"Aquatic Botany","DOI":"10.1016/j.aquabot</vt:lpwstr>
  </property>
  <property fmtid="{D5CDD505-2E9C-101B-9397-08002B2CF9AE}" pid="1845" name="ZOTERO_BREF_aP5xHX7SJP5c_12">
    <vt:lpwstr>.2011.05.007","ISSN":"03043770","issue":"3","journalAbbreviation":"Aquatic Botany","language":"en","page":"189-193","source":"DOI.org (Crossref)","title":"Molecular genetic data reveal hybridization between Typha angustifolia and Typha latifolia across a </vt:lpwstr>
  </property>
  <property fmtid="{D5CDD505-2E9C-101B-9397-08002B2CF9AE}" pid="1846" name="ZOTERO_BREF_aP5xHX7SJP5c_13">
    <vt:lpwstr>broad spatial scale in eastern North America","volume":"95","author":[{"family":"Kirk","given":"Heather"},{"family":"Connolly","given":"Candace"},{"family":"Freeland","given":"Joanna R."}],"issued":{"date-parts":[["2011",10]]}}},{"id":"q1e9xkHj/Q7tg2SxC",</vt:lpwstr>
  </property>
  <property fmtid="{D5CDD505-2E9C-101B-9397-08002B2CF9AE}" pid="1847" name="ZOTERO_BREF_aP5xHX7SJP5c_14">
    <vt:lpwstr>"uris":["http://zotero.org/users/6112721/items/2QKDUNC5"],"itemData":{"id":269,"type":"article-journal","abstract":"Hybridization can result in the formation of highly competitive lineages that displace their progenitor species and other native organisms.</vt:lpwstr>
  </property>
  <property fmtid="{D5CDD505-2E9C-101B-9397-08002B2CF9AE}" pid="1848" name="ZOTERO_BREF_aP5xHX7SJP5c_15">
    <vt:lpwstr> In eastern North America, hybridization between native Typha latifolia and introduced Typha angustifolia yields the vigorous hybrid species T. × glauca. The hybrid has become increasingly prevalent over the past century in eastern North America, where th</vt:lpwstr>
  </property>
  <property fmtid="{D5CDD505-2E9C-101B-9397-08002B2CF9AE}" pid="1849" name="ZOTERO_BREF_aP5xHX7SJP5c_16">
    <vt:lpwstr>ere are indications it displaces native plants. Moreover, it has been suggested that water depth inﬂuences the growth performance of hybrid vs. native cattails but there have been no comparisons of plant performance under contrasting water depths. Using a</vt:lpwstr>
  </property>
  <property fmtid="{D5CDD505-2E9C-101B-9397-08002B2CF9AE}" pid="1850" name="ZOTERO_BREF_aP5xHX7SJP5c_17">
    <vt:lpwstr> common-garden experiment with two levels of a water-depth treatment we compared the above- and below-ground growth performance of T. latifolia vs. hybrid cattails collected from 12 sites in southern Ontario. We found that hybrids outperformed all other p</vt:lpwstr>
  </property>
  <property fmtid="{D5CDD505-2E9C-101B-9397-08002B2CF9AE}" pid="1851" name="ZOTERO_BREF_aP5xHX7SJP5c_18">
    <vt:lpwstr>lants in terms of total and above-ground biomass production and, depending on the method of species assignment used, in terms of the number of ramets produced. However, there was no difference in the mass of rhizomes produced between species. Consistent w</vt:lpwstr>
  </property>
  <property fmtid="{D5CDD505-2E9C-101B-9397-08002B2CF9AE}" pid="1852" name="ZOTERO_BREF_aP5xHX7SJP5c_19">
    <vt:lpwstr>ith a previous study of natural populations from the same region, growth performance of the different species was similar across the different water depths used in the experiment. Collectively, our results indicate that enhanced hybrid performance was dri</vt:lpwstr>
  </property>
  <property fmtid="{D5CDD505-2E9C-101B-9397-08002B2CF9AE}" pid="1853" name="ZOTERO_BREF_aP5xHX7SJP5c_20">
    <vt:lpwstr>ven by the production of larger and more numerous ramets and not via increased investment in rhizomes.","container-title":"Basic and Applied Ecology","DOI":"10.1016/j.baae.2015.04.006","ISSN":"14391791","issue":"5","journalAbbreviation":"Basic and Applied</vt:lpwstr>
  </property>
  <property fmtid="{D5CDD505-2E9C-101B-9397-08002B2CF9AE}" pid="1854" name="ZOTERO_BREF_aP5xHX7SJP5c_21">
    <vt:lpwstr> Ecology","language":"en","page":"394-402","source":"DOI.org (Crossref)","title":"Hybrid Typha×glauca outperforms native T. latifolia under contrasting water depths in a common garden","volume":"16","author":[{"family":"Bunbury-Blanchette","given":"Adèle </vt:lpwstr>
  </property>
  <property fmtid="{D5CDD505-2E9C-101B-9397-08002B2CF9AE}" pid="1855" name="ZOTERO_BREF_aP5xHX7SJP5c_22">
    <vt:lpwstr>L."},{"family":"Freeland","given":"Joanna R."},{"family":"Dorken","given":"Marcel E."}],"issued":{"date-parts":[["2015",8]]}}}],"schema":"https://github.com/citation-style-language/schema/raw/master/csl-citation.json"} </vt:lpwstr>
  </property>
  <property fmtid="{D5CDD505-2E9C-101B-9397-08002B2CF9AE}" pid="1856" name="ZOTERO_BREF_aP5xHX7SJP5c_23">
    <vt:lpwstr/>
  </property>
  <property fmtid="{D5CDD505-2E9C-101B-9397-08002B2CF9AE}" pid="1857" name="ZOTERO_BREF_2v4XZOkhSBUB_1">
    <vt:lpwstr>ZOTERO_ITEM CSL_CITATION {"citationID":"WLxXF1tp","properties":{"formattedCitation":"(Esri Inc. 2020)","plainCitation":"(Esri Inc. 2020)","noteIndex":0},"citationItems":[{"id":636,"uris":["http://zotero.org/users/6112721/items/3SK7UJQP"],"uri":["http://zo</vt:lpwstr>
  </property>
  <property fmtid="{D5CDD505-2E9C-101B-9397-08002B2CF9AE}" pid="1858" name="ZOTERO_BREF_2v4XZOkhSBUB_2">
    <vt:lpwstr>tero.org/users/6112721/items/3SK7UJQP"],"itemData":{"id":636,"type":"book","publisher":"Esri Inc.","title":"ArcMap","URL":"https://desktop.arcgis.com/en/arcmap/","version":"10.6.1.","author":[{"family":"Esri Inc.","given":""}],"issued":{"date-parts":[["20</vt:lpwstr>
  </property>
  <property fmtid="{D5CDD505-2E9C-101B-9397-08002B2CF9AE}" pid="1859" name="ZOTERO_BREF_2v4XZOkhSBUB_3">
    <vt:lpwstr>20"]]}}}],"schema":"https://github.com/citation-style-language/schema/raw/master/csl-citation.json"}</vt:lpwstr>
  </property>
  <property fmtid="{D5CDD505-2E9C-101B-9397-08002B2CF9AE}" pid="1860" name="ZOTERO_BREF_MbYcJNs1mhgz_1">
    <vt:lpwstr>ZOTERO_ITEM CSL_CITATION {"citationID":"KhpCd3oL","properties":{"formattedCitation":"(Esri Inc. 2020)","plainCitation":"(Esri Inc. 2020)","noteIndex":0},"citationItems":[{"id":636,"uris":["http://zotero.org/users/6112721/items/3SK7UJQP"],"itemData":{"id":</vt:lpwstr>
  </property>
  <property fmtid="{D5CDD505-2E9C-101B-9397-08002B2CF9AE}" pid="1861" name="ZOTERO_BREF_MbYcJNs1mhgz_2">
    <vt:lpwstr>636,"type":"book","publisher":"Esri Inc.","title":"ArcMap","URL":"https://desktop.arcgis.com/en/arcmap/","version":"10.6.1.","author":[{"family":"Esri Inc.","given":""}],"issued":{"date-parts":[["2020"]]}}}],"schema":"https://github.com/citation-style-lan</vt:lpwstr>
  </property>
  <property fmtid="{D5CDD505-2E9C-101B-9397-08002B2CF9AE}" pid="1862" name="ZOTERO_BREF_MbYcJNs1mhgz_3">
    <vt:lpwstr>guage/schema/raw/master/csl-citation.json"} </vt:lpwstr>
  </property>
  <property fmtid="{D5CDD505-2E9C-101B-9397-08002B2CF9AE}" pid="1863" name="ZOTERO_BREF_fRDrEXFBYECa_1">
    <vt:lpwstr>ZOTERO_ITEM CSL_CITATION {"citationID":"81y0lGh3","properties":{"formattedCitation":"(Liaw &amp; Wiener 2002; Karatzoglou et al. 2004; Hijmans et al. 2017)","plainCitation":"(Liaw &amp; Wiener 2002; Karatzoglou et al. 2004; Hijmans et al. 2017)","noteIndex":0},"c</vt:lpwstr>
  </property>
  <property fmtid="{D5CDD505-2E9C-101B-9397-08002B2CF9AE}" pid="1864" name="ZOTERO_BREF_fRDrEXFBYECa_2">
    <vt:lpwstr>itationItems":[{"id":634,"uris":["http://zotero.org/users/6112721/items/TL2YZ5WJ"],"uri":["http://zotero.org/users/6112721/items/TL2YZ5WJ"],"itemData":{"id":634,"type":"article-journal","container-title":"R News","issue":"3","page":"18-22","title":"Classi</vt:lpwstr>
  </property>
  <property fmtid="{D5CDD505-2E9C-101B-9397-08002B2CF9AE}" pid="1865" name="ZOTERO_BREF_fRDrEXFBYECa_3">
    <vt:lpwstr>fication and Regression by randomForest","volume":"2","author":[{"family":"Liaw","given":"Andy"},{"family":"Wiener","given":"Matthew"}],"issued":{"date-parts":[["2002"]]}}},{"id":635,"uris":["http://zotero.org/users/6112721/items/ACPZQISX"],"uri":["http:/</vt:lpwstr>
  </property>
  <property fmtid="{D5CDD505-2E9C-101B-9397-08002B2CF9AE}" pid="1866" name="ZOTERO_BREF_fRDrEXFBYECa_4">
    <vt:lpwstr>/zotero.org/users/6112721/items/ACPZQISX"],"itemData":{"id":635,"type":"article-journal","container-title":"Journal of Statistical Software","issue":"9","page":"1-20","title":"kernlab -- An {S4} Package for Kernel Methods in R","volume":"11","author":[{"f</vt:lpwstr>
  </property>
  <property fmtid="{D5CDD505-2E9C-101B-9397-08002B2CF9AE}" pid="1867" name="ZOTERO_BREF_fRDrEXFBYECa_5">
    <vt:lpwstr>amily":"Karatzoglou","given":"Alexandros"},{"family":"Smola","given":"Alex"},{"family":"Hornik","given":"Kurt"},{"family":"Zeileis","given":"Achim"}],"issued":{"date-parts":[["2004"]]}}},{"id":633,"uris":["http://zotero.org/users/6112721/items/QAGIBMSQ"],</vt:lpwstr>
  </property>
  <property fmtid="{D5CDD505-2E9C-101B-9397-08002B2CF9AE}" pid="1868" name="ZOTERO_BREF_fRDrEXFBYECa_6">
    <vt:lpwstr>"uri":["http://zotero.org/users/6112721/items/QAGIBMSQ"],"itemData":{"id":633,"type":"book","title":"dismo: Species Distribution Modeling","URL":"https://CRAN.R-project.org/package=dismo","version":"R package version 1.1-4","author":[{"family":"Hijmans","</vt:lpwstr>
  </property>
  <property fmtid="{D5CDD505-2E9C-101B-9397-08002B2CF9AE}" pid="1869" name="ZOTERO_BREF_fRDrEXFBYECa_7">
    <vt:lpwstr>given":"Robert J."},{"family":"Leathwick","given":"John"},{"family":"Elith","given":"Jane"}],"issued":{"date-parts":[["2017"]]}}}],"schema":"https://github.com/citation-style-language/schema/raw/master/csl-citation.json"}</vt:lpwstr>
  </property>
  <property fmtid="{D5CDD505-2E9C-101B-9397-08002B2CF9AE}" pid="1870" name="ZOTERO_BREF_ap2Ws8GqRWEK_1">
    <vt:lpwstr>ZOTERO_ITEM CSL_CITATION {"citationID":"IpaHoDGx","properties":{"formattedCitation":"(Hanley &amp; McNeil 1982; Elith et al. 2006)","plainCitation":"(Hanley &amp; McNeil 1982; Elith et al. 2006)","noteIndex":0},"citationItems":[{"id":"q1e9xkHj/LmwhnHOb","uris":["</vt:lpwstr>
  </property>
  <property fmtid="{D5CDD505-2E9C-101B-9397-08002B2CF9AE}" pid="1871" name="ZOTERO_BREF_ap2Ws8GqRWEK_2">
    <vt:lpwstr>http://zotero.org/users/6112721/items/NQ9P6EEH"],"itemData":{"id":660,"type":"article-journal","container-title":"Radiology","DOI":"10.1148/radiology.143.1.7063747","ISSN":"0033-8419, 1527-1315","issue":"1","journalAbbreviation":"Radiology","language":"en</vt:lpwstr>
  </property>
  <property fmtid="{D5CDD505-2E9C-101B-9397-08002B2CF9AE}" pid="1872" name="ZOTERO_BREF_ap2Ws8GqRWEK_3">
    <vt:lpwstr>","page":"29-36","source":"DOI.org (Crossref)","title":"The meaning and use of the area under a receiver operating characteristic (ROC) curve.","volume":"143","author":[{"family":"Hanley","given":"J A"},{"family":"McNeil","given":"B J"}],"issued":{"date-p</vt:lpwstr>
  </property>
  <property fmtid="{D5CDD505-2E9C-101B-9397-08002B2CF9AE}" pid="1873" name="ZOTERO_BREF_ap2Ws8GqRWEK_4">
    <vt:lpwstr>arts":[["1982",4]]}}},{"id":"q1e9xkHj/ES6pKoWr","uris":["http://zotero.org/users/6112721/items/Q63534PV"],"itemData":{"id":295,"type":"article-journal","container-title":"Ecography","DOI":"10.1111/j.2006.0906-7590.04596.x","ISSN":"09067590","issue":"2","j</vt:lpwstr>
  </property>
  <property fmtid="{D5CDD505-2E9C-101B-9397-08002B2CF9AE}" pid="1874" name="ZOTERO_BREF_ap2Ws8GqRWEK_5">
    <vt:lpwstr>ournalAbbreviation":"Ecography","language":"en","page":"129-151","source":"DOI.org (Crossref)","title":"Novel methods improve prediction of species’ distributions from occurrence data","volume":"29","author":[{"family":"Elith","given":"Jane"},{"family":"H</vt:lpwstr>
  </property>
  <property fmtid="{D5CDD505-2E9C-101B-9397-08002B2CF9AE}" pid="1875" name="ZOTERO_BREF_ap2Ws8GqRWEK_6">
    <vt:lpwstr>. Graham","given":"Catherine"},{"family":"P. Anderson","given":"Robert"},{"family":"Dudík","given":"Miroslav"},{"family":"Ferrier","given":"Simon"},{"family":"Guisan","given":"Antoine"},{"family":"J. Hijmans","given":"Robert"},{"family":"Huettmann","given</vt:lpwstr>
  </property>
  <property fmtid="{D5CDD505-2E9C-101B-9397-08002B2CF9AE}" pid="1876" name="ZOTERO_BREF_ap2Ws8GqRWEK_7">
    <vt:lpwstr>":"Falk"},{"family":"R. Leathwick","given":"John"},{"family":"Lehmann","given":"Anthony"},{"family":"Li","given":"Jin"},{"family":"G. Lohmann","given":"Lucia"},{"family":"A. Loiselle","given":"Bette"},{"family":"Manion","given":"Glenn"},{"family":"Moritz"</vt:lpwstr>
  </property>
  <property fmtid="{D5CDD505-2E9C-101B-9397-08002B2CF9AE}" pid="1877" name="ZOTERO_BREF_ap2Ws8GqRWEK_8">
    <vt:lpwstr>,"given":"Craig"},{"family":"Nakamura","given":"Miguel"},{"family":"Nakazawa","given":"Yoshinori"},{"family":"McC. M. Overton","given":"Jacob"},{"family":"Townsend Peterson","given":"A."},{"family":"J. Phillips","given":"Steven"},{"family":"Richardson","g</vt:lpwstr>
  </property>
  <property fmtid="{D5CDD505-2E9C-101B-9397-08002B2CF9AE}" pid="1878" name="ZOTERO_BREF_ap2Ws8GqRWEK_9">
    <vt:lpwstr>iven":"Karen"},{"family":"Scachetti-Pereira","given":"Ricardo"},{"family":"E. Schapire","given":"Robert"},{"family":"Soberón","given":"Jorge"},{"family":"Williams","given":"Stephen"},{"family":"S. Wisz","given":"Mary"},{"family":"E. Zimmermann","given":"N</vt:lpwstr>
  </property>
  <property fmtid="{D5CDD505-2E9C-101B-9397-08002B2CF9AE}" pid="1879" name="ZOTERO_BREF_ap2Ws8GqRWEK_10">
    <vt:lpwstr>iklaus"}],"issued":{"date-parts":[["2006",4]]}}}],"schema":"https://github.com/citation-style-language/schema/raw/master/csl-citation.json"} </vt:lpwstr>
  </property>
  <property fmtid="{D5CDD505-2E9C-101B-9397-08002B2CF9AE}" pid="1880" name="ZOTERO_BREF_Oz26jlbjuyj7_1">
    <vt:lpwstr>ZOTERO_ITEM CSL_CITATION {"citationID":"iT41wikj","properties":{"formattedCitation":"(Liaw &amp; Wiener 2002)","plainCitation":"(Liaw &amp; Wiener 2002)","noteIndex":0},"citationItems":[{"id":634,"uris":["http://zotero.org/users/6112721/items/TL2YZ5WJ"],"uri":["h</vt:lpwstr>
  </property>
  <property fmtid="{D5CDD505-2E9C-101B-9397-08002B2CF9AE}" pid="1881" name="ZOTERO_BREF_Oz26jlbjuyj7_2">
    <vt:lpwstr>ttp://zotero.org/users/6112721/items/TL2YZ5WJ"],"itemData":{"id":634,"type":"article-journal","container-title":"R News","issue":"3","page":"18-22","title":"Classification and Regression by randomForest","volume":"2","author":[{"family":"Liaw","given":"An</vt:lpwstr>
  </property>
  <property fmtid="{D5CDD505-2E9C-101B-9397-08002B2CF9AE}" pid="1882" name="ZOTERO_BREF_Oz26jlbjuyj7_3">
    <vt:lpwstr>dy"},{"family":"Wiener","given":"Matthew"}],"issued":{"date-parts":[["2002"]]}}}],"schema":"https://github.com/citation-style-language/schema/raw/master/csl-citation.json"}</vt:lpwstr>
  </property>
  <property fmtid="{D5CDD505-2E9C-101B-9397-08002B2CF9AE}" pid="1883" name="ZOTERO_BREF_wLoAhKnLQlAv_1">
    <vt:lpwstr>ZOTERO_ITEM CSL_CITATION {"citationID":"VlYMozQR","properties":{"formattedCitation":"(Liaw &amp; Wiener 2002)","plainCitation":"(Liaw &amp; Wiener 2002)","dontUpdate":true,"noteIndex":0},"citationItems":[{"id":634,"uris":["http://zotero.org/users/6112721/items/TL</vt:lpwstr>
  </property>
  <property fmtid="{D5CDD505-2E9C-101B-9397-08002B2CF9AE}" pid="1884" name="ZOTERO_BREF_wLoAhKnLQlAv_2">
    <vt:lpwstr>2YZ5WJ"],"itemData":{"id":634,"type":"article-journal","container-title":"R News","issue":"3","page":"18-22","title":"Classification and Regression by randomForest","volume":"2","author":[{"family":"Liaw","given":"Andy"},{"family":"Wiener","given":"Matthe</vt:lpwstr>
  </property>
  <property fmtid="{D5CDD505-2E9C-101B-9397-08002B2CF9AE}" pid="1885" name="ZOTERO_BREF_wLoAhKnLQlAv_3">
    <vt:lpwstr>w"}],"issued":{"date-parts":[["2002"]]}}}],"schema":"https://github.com/citation-style-language/schema/raw/master/csl-citation.json"} </vt:lpwstr>
  </property>
  <property fmtid="{D5CDD505-2E9C-101B-9397-08002B2CF9AE}" pid="1886" name="ZOTERO_BREF_ldEOm7yCQJqX_1">
    <vt:lpwstr>ZOTERO_ITEM CSL_CITATION {"citationID":"rILYMBqh","properties":{"formattedCitation":"(Hijmans et al. 2017)","plainCitation":"(Hijmans et al. 2017)","dontUpdate":true,"noteIndex":0},"citationItems":[{"id":633,"uris":["http://zotero.org/users/6112721/items/</vt:lpwstr>
  </property>
  <property fmtid="{D5CDD505-2E9C-101B-9397-08002B2CF9AE}" pid="1887" name="ZOTERO_BREF_ldEOm7yCQJqX_2">
    <vt:lpwstr>QAGIBMSQ"],"itemData":{"id":633,"type":"book","title":"dismo: Species Distribution Modeling","URL":"https://CRAN.R-project.org/package=dismo","version":"R package version 1.1-4","author":[{"family":"Hijmans","given":"Robert J."},{"family":"Leathwick","giv</vt:lpwstr>
  </property>
  <property fmtid="{D5CDD505-2E9C-101B-9397-08002B2CF9AE}" pid="1888" name="ZOTERO_BREF_ldEOm7yCQJqX_3">
    <vt:lpwstr>en":"John"},{"family":"Elith","given":"Jane"}],"issued":{"date-parts":[["2017"]]}}}],"schema":"https://github.com/citation-style-language/schema/raw/master/csl-citation.json"} </vt:lpwstr>
  </property>
  <property fmtid="{D5CDD505-2E9C-101B-9397-08002B2CF9AE}" pid="1889" name="ZOTERO_BREF_rg6149Osi9B8_1">
    <vt:lpwstr>ZOTERO_ITEM CSL_CITATION {"citationID":"X7r7s2gr","properties":{"formattedCitation":"(Karatzoglou et al. 2004)","plainCitation":"(Karatzoglou et al. 2004)","dontUpdate":true,"noteIndex":0},"citationItems":[{"id":635,"uris":["http://zotero.org/users/611272</vt:lpwstr>
  </property>
  <property fmtid="{D5CDD505-2E9C-101B-9397-08002B2CF9AE}" pid="1890" name="ZOTERO_BREF_rg6149Osi9B8_2">
    <vt:lpwstr>1/items/ACPZQISX"],"itemData":{"id":635,"type":"article-journal","container-title":"Journal of Statistical Software","issue":"9","page":"1-20","title":"kernlab -- An {S4} Package for Kernel Methods in R","volume":"11","author":[{"family":"Karatzoglou","gi</vt:lpwstr>
  </property>
  <property fmtid="{D5CDD505-2E9C-101B-9397-08002B2CF9AE}" pid="1891" name="ZOTERO_BREF_rg6149Osi9B8_3">
    <vt:lpwstr>ven":"Alexandros"},{"family":"Smola","given":"Alex"},{"family":"Hornik","given":"Kurt"},{"family":"Zeileis","given":"Achim"}],"issued":{"date-parts":[["2004"]]}}}],"schema":"https://github.com/citation-style-language/schema/raw/master/csl-citation.json"} </vt:lpwstr>
  </property>
  <property fmtid="{D5CDD505-2E9C-101B-9397-08002B2CF9AE}" pid="1892" name="ZOTERO_BREF_rg6149Osi9B8_4">
    <vt:lpwstr/>
  </property>
  <property fmtid="{D5CDD505-2E9C-101B-9397-08002B2CF9AE}" pid="1893" name="ZOTERO_BREF_EoKOwL6gPuWp_1">
    <vt:lpwstr>ZOTERO_ITEM CSL_CITATION {"citationID":"WN5e9VlA","properties":{"formattedCitation":"(Bornhold et al. 2008; Kirwan &amp; Murray 2008)","plainCitation":"(Bornhold et al. 2008; Kirwan &amp; Murray 2008)","noteIndex":0},"citationItems":[{"id":263,"uris":["http://zot</vt:lpwstr>
  </property>
  <property fmtid="{D5CDD505-2E9C-101B-9397-08002B2CF9AE}" pid="1894" name="ZOTERO_BREF_EoKOwL6gPuWp_2">
    <vt:lpwstr>ero.org/users/6112721/items/22SW86W6"],"uri":["http://zotero.org/users/6112721/items/22SW86W6"],"itemData":{"id":263,"type":"book","abstract":"\"This report is a summary of a technical report, \"An Examination of the Factors Affecting Relative and Absolut</vt:lpwstr>
  </property>
  <property fmtid="{D5CDD505-2E9C-101B-9397-08002B2CF9AE}" pid="1895" name="ZOTERO_BREF_EoKOwL6gPuWp_3">
    <vt:lpwstr>e Sea Level in Coastal British Columbia\" by R.E. Thomson, B.D. Bornhold and S. Mazzotti (2008) prepared for British Columbia's Ministry of Environment in conjunction with Fisheries and Oceans Canada and Natural Resources Canada.\" -- Ministry of Environm</vt:lpwstr>
  </property>
  <property fmtid="{D5CDD505-2E9C-101B-9397-08002B2CF9AE}" pid="1896" name="ZOTERO_BREF_EoKOwL6gPuWp_4">
    <vt:lpwstr>ent website as viewed December 16, 2008: http://www.env.gov.bc.ca/epd/climate/reports.htm.","event-place":"Victoria, B.C.","ISBN":"978-0-7726-6069-5","language":"en","note":"OCLC: 289058405","publisher":"Climate Change Branch","publisher-place":"Victoria,</vt:lpwstr>
  </property>
  <property fmtid="{D5CDD505-2E9C-101B-9397-08002B2CF9AE}" pid="1897" name="ZOTERO_BREF_EoKOwL6gPuWp_5">
    <vt:lpwstr> B.C.","source":"Open WorldCat","title":"Projected sea level changes for British Columbia in the 21st century","author":[{"family":"Bornhold","given":"Brian D"},{"literal":"British Columbia"},{"literal":"Climate Change Branch"}],"issued":{"date-parts":[["</vt:lpwstr>
  </property>
  <property fmtid="{D5CDD505-2E9C-101B-9397-08002B2CF9AE}" pid="1898" name="ZOTERO_BREF_EoKOwL6gPuWp_6">
    <vt:lpwstr>2008"]]}}},{"id":239,"uris":["http://zotero.org/users/6112721/items/VDKH9EJN"],"uri":["http://zotero.org/users/6112721/items/VDKH9EJN"],"itemData":{"id":239,"type":"article-journal","abstract":"In response to climatic warming, eustatic sea level has been </vt:lpwstr>
  </property>
  <property fmtid="{D5CDD505-2E9C-101B-9397-08002B2CF9AE}" pid="1899" name="ZOTERO_BREF_EoKOwL6gPuWp_7">
    <vt:lpwstr>predicted to rise by about 50 cm in the next century. While feedbacks between vegetation growth and sediment deposition tend to allow marshes to maintain their morphology under a constant rate of sea level rise, recent observations of marsh deterioration </vt:lpwstr>
  </property>
  <property fmtid="{D5CDD505-2E9C-101B-9397-08002B2CF9AE}" pid="1900" name="ZOTERO_BREF_EoKOwL6gPuWp_8">
    <vt:lpwstr>suggest that changes in the rate of sea level rise may induce loss of economically and ecologically important marshland. We have developed a three dimensional model of tidal marsh evolution that couples vegetation growth and sediment transport processes i</vt:lpwstr>
  </property>
  <property fmtid="{D5CDD505-2E9C-101B-9397-08002B2CF9AE}" pid="1901" name="ZOTERO_BREF_EoKOwL6gPuWp_9">
    <vt:lpwstr>ncluding bed accretion and wave erosion. We use the model to simulate the response of marshes and tidal flats along the Fraser River Delta, British Columbia to 100 yr forecasts of sea level change. Under low sea level-rise scenarios, the delta and its mar</vt:lpwstr>
  </property>
  <property fmtid="{D5CDD505-2E9C-101B-9397-08002B2CF9AE}" pid="1902" name="ZOTERO_BREF_EoKOwL6gPuWp_10">
    <vt:lpwstr>shes prograde slightly, consistent with historical measurements. While accretionary processes greatly mediate the response to increased rates of sea level rise, vegetation zones transgress landward under median and high sea level rise rate scenarios. In t</vt:lpwstr>
  </property>
  <property fmtid="{D5CDD505-2E9C-101B-9397-08002B2CF9AE}" pid="1903" name="ZOTERO_BREF_EoKOwL6gPuWp_11">
    <vt:lpwstr>hese scenarios, low marsh erosion and constriction of high marsh vegetation against a dyke at its landward edge result in a 15–35% loss of marshland in the next century. Several important behavioral changes take place after 2050, suggesting that predictio</vt:lpwstr>
  </property>
  <property fmtid="{D5CDD505-2E9C-101B-9397-08002B2CF9AE}" pid="1904" name="ZOTERO_BREF_EoKOwL6gPuWp_12">
    <vt:lpwstr>ns based on field observations and short term model experiments may not adequately characterize (and sometimes underestimate) long-term change. In particular, the replacement of highly productive high marsh vegetation by less productive low marsh vegetati</vt:lpwstr>
  </property>
  <property fmtid="{D5CDD505-2E9C-101B-9397-08002B2CF9AE}" pid="1905" name="ZOTERO_BREF_EoKOwL6gPuWp_13">
    <vt:lpwstr>on results in continued reduction of the system's total biomass productivity, even as the rate of loss of vegetated area begins to decline.","container-title":"Global and Planetary Change","DOI":"10.1016/j.gloplacha.2007.05.005","ISSN":"09218181","issue":</vt:lpwstr>
  </property>
  <property fmtid="{D5CDD505-2E9C-101B-9397-08002B2CF9AE}" pid="1906" name="ZOTERO_BREF_EoKOwL6gPuWp_14">
    <vt:lpwstr>"3-4","journalAbbreviation":"Global and Planetary Change","language":"en","page":"471-486","source":"DOI.org (Crossref)","title":"Ecological and morphological response of brackish tidal marshland to the next century of sea level rise: Westham Island, Brit</vt:lpwstr>
  </property>
  <property fmtid="{D5CDD505-2E9C-101B-9397-08002B2CF9AE}" pid="1907" name="ZOTERO_BREF_EoKOwL6gPuWp_15">
    <vt:lpwstr>ish Columbia","title-short":"Ecological and morphological response of brackish tidal marshland to the next century of sea level rise","volume":"60","author":[{"family":"Kirwan","given":"Matthew L."},{"family":"Murray","given":"A. Brad"}],"issued":{"date-p</vt:lpwstr>
  </property>
  <property fmtid="{D5CDD505-2E9C-101B-9397-08002B2CF9AE}" pid="1908" name="ZOTERO_BREF_EoKOwL6gPuWp_16">
    <vt:lpwstr>arts":[["2008",2]]}}}],"schema":"https://github.com/citation-style-language/schema/raw/master/csl-citation.json"}</vt:lpwstr>
  </property>
  <property fmtid="{D5CDD505-2E9C-101B-9397-08002B2CF9AE}" pid="1909" name="ZOTERO_BREF_tLb0p7csND2W_1">
    <vt:lpwstr>ZOTERO_ITEM CSL_CITATION {"citationID":"6HIWKBc1","properties":{"formattedCitation":"(Bornhold et al. 2008; Kirwan &amp; Murray 2008)","plainCitation":"(Bornhold et al. 2008; Kirwan &amp; Murray 2008)","dontUpdate":true,"noteIndex":0},"citationItems":[{"id":"q1e9</vt:lpwstr>
  </property>
  <property fmtid="{D5CDD505-2E9C-101B-9397-08002B2CF9AE}" pid="1910" name="ZOTERO_BREF_tLb0p7csND2W_2">
    <vt:lpwstr>xkHj/GSAguHDH","uris":["http://zotero.org/users/6112721/items/22SW86W6"],"itemData":{"id":263,"type":"book","abstract":"\"This report is a summary of a technical report, \"An Examination of the Factors Affecting Relative and Absolute Sea Level in Coastal </vt:lpwstr>
  </property>
  <property fmtid="{D5CDD505-2E9C-101B-9397-08002B2CF9AE}" pid="1911" name="ZOTERO_BREF_tLb0p7csND2W_3">
    <vt:lpwstr>British Columbia\" by R.E. Thomson, B.D. Bornhold and S. Mazzotti (2008) prepared for British Columbia's Ministry of Environment in conjunction with Fisheries and Oceans Canada and Natural Resources Canada.\" -- Ministry of Environment website as viewed D</vt:lpwstr>
  </property>
  <property fmtid="{D5CDD505-2E9C-101B-9397-08002B2CF9AE}" pid="1912" name="ZOTERO_BREF_tLb0p7csND2W_4">
    <vt:lpwstr>ecember 16, 2008: http://www.env.gov.bc.ca/epd/climate/reports.htm.","event-place":"Victoria, B.C.","ISBN":"978-0-7726-6069-5","language":"en","note":"OCLC: 289058405","publisher":"Climate Change Branch","publisher-place":"Victoria, B.C.","source":"Open W</vt:lpwstr>
  </property>
  <property fmtid="{D5CDD505-2E9C-101B-9397-08002B2CF9AE}" pid="1913" name="ZOTERO_BREF_tLb0p7csND2W_5">
    <vt:lpwstr>orldCat","title":"Projected sea level changes for British Columbia in the 21st century","author":[{"family":"Bornhold","given":"Brian D"},{"literal":"British Columbia"},{"literal":"Climate Change Branch"}],"issued":{"date-parts":[["2008"]]}}},{"id":"q1e9x</vt:lpwstr>
  </property>
  <property fmtid="{D5CDD505-2E9C-101B-9397-08002B2CF9AE}" pid="1914" name="ZOTERO_BREF_tLb0p7csND2W_6">
    <vt:lpwstr>kHj/YIEaG5uN","uris":["http://zotero.org/users/6112721/items/VDKH9EJN"],"itemData":{"id":239,"type":"article-journal","abstract":"In response to climatic warming, eustatic sea level has been predicted to rise by about 50 cm in the next century. While feed</vt:lpwstr>
  </property>
  <property fmtid="{D5CDD505-2E9C-101B-9397-08002B2CF9AE}" pid="1915" name="ZOTERO_BREF_tLb0p7csND2W_7">
    <vt:lpwstr>backs between vegetation growth and sediment deposition tend to allow marshes to maintain their morphology under a constant rate of sea level rise, recent observations of marsh deterioration suggest that changes in the rate of sea level rise may induce lo</vt:lpwstr>
  </property>
  <property fmtid="{D5CDD505-2E9C-101B-9397-08002B2CF9AE}" pid="1916" name="ZOTERO_BREF_tLb0p7csND2W_8">
    <vt:lpwstr>ss of economically and ecologically important marshland. We have developed a three dimensional model of tidal marsh evolution that couples vegetation growth and sediment transport processes including bed accretion and wave erosion. We use the model to sim</vt:lpwstr>
  </property>
  <property fmtid="{D5CDD505-2E9C-101B-9397-08002B2CF9AE}" pid="1917" name="ZOTERO_BREF_tLb0p7csND2W_9">
    <vt:lpwstr>ulate the response of marshes and tidal flats along the Fraser River Delta, British Columbia to 100 yr forecasts of sea level change. Under low sea level-rise scenarios, the delta and its marshes prograde slightly, consistent with historical measurements.</vt:lpwstr>
  </property>
  <property fmtid="{D5CDD505-2E9C-101B-9397-08002B2CF9AE}" pid="1918" name="ZOTERO_BREF_tLb0p7csND2W_10">
    <vt:lpwstr> While accretionary processes greatly mediate the response to increased rates of sea level rise, vegetation zones transgress landward under median and high sea level rise rate scenarios. In these scenarios, low marsh erosion and constriction of high marsh</vt:lpwstr>
  </property>
  <property fmtid="{D5CDD505-2E9C-101B-9397-08002B2CF9AE}" pid="1919" name="ZOTERO_BREF_tLb0p7csND2W_11">
    <vt:lpwstr> vegetation against a dyke at its landward edge result in a 15–35% loss of marshland in the next century. Several important behavioral changes take place after 2050, suggesting that predictions based on field observations and short term model experiments </vt:lpwstr>
  </property>
  <property fmtid="{D5CDD505-2E9C-101B-9397-08002B2CF9AE}" pid="1920" name="ZOTERO_BREF_tLb0p7csND2W_12">
    <vt:lpwstr>may not adequately characterize (and sometimes underestimate) long-term change. In particular, the replacement of highly productive high marsh vegetation by less productive low marsh vegetation results in continued reduction of the system's total biomass </vt:lpwstr>
  </property>
  <property fmtid="{D5CDD505-2E9C-101B-9397-08002B2CF9AE}" pid="1921" name="ZOTERO_BREF_tLb0p7csND2W_13">
    <vt:lpwstr>productivity, even as the rate of loss of vegetated area begins to decline.","container-title":"Global and Planetary Change","DOI":"10.1016/j.gloplacha.2007.05.005","ISSN":"09218181","issue":"3-4","journalAbbreviation":"Global and Planetary Change","langu</vt:lpwstr>
  </property>
  <property fmtid="{D5CDD505-2E9C-101B-9397-08002B2CF9AE}" pid="1922" name="ZOTERO_BREF_tLb0p7csND2W_14">
    <vt:lpwstr>age":"en","page":"471-486","source":"DOI.org (Crossref)","title":"Ecological and morphological response of brackish tidal marshland to the next century of sea level rise: Westham Island, British Columbia","title-short":"Ecological and morphological respon</vt:lpwstr>
  </property>
  <property fmtid="{D5CDD505-2E9C-101B-9397-08002B2CF9AE}" pid="1923" name="ZOTERO_BREF_tLb0p7csND2W_15">
    <vt:lpwstr>se of brackish tidal marshland to the next century of sea level rise","volume":"60","author":[{"family":"Kirwan","given":"Matthew L."},{"family":"Murray","given":"A. Brad"}],"issued":{"date-parts":[["2008",2]]}}}],"schema":"https://github.com/citation-sty</vt:lpwstr>
  </property>
  <property fmtid="{D5CDD505-2E9C-101B-9397-08002B2CF9AE}" pid="1924" name="ZOTERO_BREF_tLb0p7csND2W_16">
    <vt:lpwstr>le-language/schema/raw/master/csl-citation.json"} </vt:lpwstr>
  </property>
  <property fmtid="{D5CDD505-2E9C-101B-9397-08002B2CF9AE}" pid="1925" name="ZOTERO_BREF_uliIUkUCAIvs_1">
    <vt:lpwstr>ZOTERO_ITEM CSL_CITATION {"citationID":"ZnnOhAsi","properties":{"formattedCitation":"(Demarchi 2006)","plainCitation":"(Demarchi 2006)","dontUpdate":true,"noteIndex":0},"citationItems":[{"id":"q1e9xkHj/Dc22NHkc","uris":["http://zotero.org/users/6112721/it</vt:lpwstr>
  </property>
  <property fmtid="{D5CDD505-2E9C-101B-9397-08002B2CF9AE}" pid="1926" name="ZOTERO_BREF_uliIUkUCAIvs_2">
    <vt:lpwstr>ems/XBEY7CC6"],"itemData":{"id":287,"type":"article-journal","abstract":"Demarchi, Mike W. 2006. Are Lesser Snow Geese, Chen caerulescens caerulescens exceeding the carrying capacity of the Fraser River delta’s brackish marshes? Canadian Field-Naturalist </vt:lpwstr>
  </property>
  <property fmtid="{D5CDD505-2E9C-101B-9397-08002B2CF9AE}" pid="1927" name="ZOTERO_BREF_uliIUkUCAIvs_3">
    <vt:lpwstr>120(2): 213-224. Brackish marshes of the Fraser River delta provide important habitats for such high-proﬁle animals as White Sturgeon (Acipenser transmontanus), Paciﬁc Eulachon (Thaleichthys paciﬁcus), Paciﬁc salmon (Oncorhynchus spp.), Western Sandpiper </vt:lpwstr>
  </property>
  <property fmtid="{D5CDD505-2E9C-101B-9397-08002B2CF9AE}" pid="1928" name="ZOTERO_BREF_uliIUkUCAIvs_4">
    <vt:lpwstr>(Calidris mauri), and Lesser Snow Goose (Chen caerulescens caerulescens), the latter comprising the “Fraser-Skagit” segment of the Wrangel Island (Russia) population. This study assessed whether the current numbers of Snow Geese are exceeding the carrying</vt:lpwstr>
  </property>
  <property fmtid="{D5CDD505-2E9C-101B-9397-08002B2CF9AE}" pid="1929" name="ZOTERO_BREF_uliIUkUCAIvs_5">
    <vt:lpwstr> capacity of brackish marshes in the Fraser River delta. Simulation modelling predicts that those marshes are presently capable of supporting ~17 500 Snow Geese—a value that is greatly exceeded by the numbers of geese that have over-wintered there in rece</vt:lpwstr>
  </property>
  <property fmtid="{D5CDD505-2E9C-101B-9397-08002B2CF9AE}" pid="1930" name="ZOTERO_BREF_uliIUkUCAIvs_6">
    <vt:lpwstr>nt years (~80 000 in 2004-2005). The Paciﬁc Flyway Council’s target 3-y average population and segment sizes of 120 000 and 50 000 - 70 000, respectively, were set without considering the carrying capacity of natural wintering habitats, the potential impa</vt:lpwstr>
  </property>
  <property fmtid="{D5CDD505-2E9C-101B-9397-08002B2CF9AE}" pid="1931" name="ZOTERO_BREF_uliIUkUCAIvs_7">
    <vt:lpwstr>cts of too many geese on upland agriculture, or implications for hazards to civilian aircraft at Vancouver International Airport. The modelled results of the present study suggest that the Fraser River delta can sustain the current numbers of Snow Geese t</vt:lpwstr>
  </property>
  <property fmtid="{D5CDD505-2E9C-101B-9397-08002B2CF9AE}" pid="1932" name="ZOTERO_BREF_uliIUkUCAIvs_8">
    <vt:lpwstr>hat stage or winter there only if those birds also forage in agricultural and refuge ﬁelds—a relatively recent phenomenon that likely bolstered the Snow Goose population. Over-use by Snow Geese can degrade the productivity and habitat quality of marshes. </vt:lpwstr>
  </property>
  <property fmtid="{D5CDD505-2E9C-101B-9397-08002B2CF9AE}" pid="1933" name="ZOTERO_BREF_uliIUkUCAIvs_9">
    <vt:lpwstr>There is documented evidence that some key plant species (e.g., Scirpus americanus) of the brackish marshes of the Fraser River delta are well below their biomass potential (~15%), primarily because of grubbing by Snow Geese. Other species that depend on </vt:lpwstr>
  </property>
  <property fmtid="{D5CDD505-2E9C-101B-9397-08002B2CF9AE}" pid="1934" name="ZOTERO_BREF_uliIUkUCAIvs_10">
    <vt:lpwstr>this brackish environment as well as human interests in the Fraser River delta may be adversely affected by an overabundance of Snow Geese. The future effectiveness of hunting as a primary means of population regulation is questioned.","container-title":"</vt:lpwstr>
  </property>
  <property fmtid="{D5CDD505-2E9C-101B-9397-08002B2CF9AE}" pid="1935" name="ZOTERO_BREF_uliIUkUCAIvs_11">
    <vt:lpwstr>The Canadian Field-Naturalist","DOI":"10.22621/cfn.v120i2.290","ISSN":"0008-3550","issue":"2","journalAbbreviation":"Can Field Nat","language":"en","page":"213","source":"DOI.org (Crossref)","title":"Are Lesser Snow Geese, Chen caerulescens caerulescens, </vt:lpwstr>
  </property>
  <property fmtid="{D5CDD505-2E9C-101B-9397-08002B2CF9AE}" pid="1936" name="ZOTERO_BREF_uliIUkUCAIvs_12">
    <vt:lpwstr>Exceeding the Carrying Capacity of the Fraser River Delta's Brackish Marshes?","volume":"120","author":[{"family":"Demarchi","given":"Mike W."}],"issued":{"date-parts":[["2006",4,1]]}}}],"schema":"https://github.com/citation-style-language/schema/raw/mast</vt:lpwstr>
  </property>
  <property fmtid="{D5CDD505-2E9C-101B-9397-08002B2CF9AE}" pid="1937" name="ZOTERO_BREF_uliIUkUCAIvs_13">
    <vt:lpwstr>er/csl-citation.json"} </vt:lpwstr>
  </property>
  <property fmtid="{D5CDD505-2E9C-101B-9397-08002B2CF9AE}" pid="1938" name="ZOTERO_BREF_MBrQ6CIZYbJZ_1">
    <vt:lpwstr>ZOTERO_ITEM CSL_CITATION {"citationID":"WJXVEi3U","properties":{"formattedCitation":"(Taylor 2004)","plainCitation":"(Taylor 2004)","dontUpdate":true,"noteIndex":0},"citationItems":[{"id":"q1e9xkHj/1bxJZLZL","uris":["http://zotero.org/users/6112721/items/</vt:lpwstr>
  </property>
  <property fmtid="{D5CDD505-2E9C-101B-9397-08002B2CF9AE}" pid="1939" name="ZOTERO_BREF_MBrQ6CIZYbJZ_2">
    <vt:lpwstr>KSJ5SHW8"],"itemData":{"id":322,"type":"chapter","container-title":"Fraser River Delta, British Columbia: Issues of an Urban Estuary","language":"en","note":"DOI: 10.4095/215772","page":"99-110","publisher":"Geological Survey of Canada","source":"DOI.org </vt:lpwstr>
  </property>
  <property fmtid="{D5CDD505-2E9C-101B-9397-08002B2CF9AE}" pid="1940" name="ZOTERO_BREF_MBrQ6CIZYbJZ_3">
    <vt:lpwstr>(Crossref)","title":"Impacts of future climate change on the Fraser River delta and its urban estuary","title-short":"Fraser River Delta, British Columbia: Issues of an Urban Estuary","URL":"https://geoscan.nrcan.gc.ca/starweb/geoscan/servlet.starweb?path</vt:lpwstr>
  </property>
  <property fmtid="{D5CDD505-2E9C-101B-9397-08002B2CF9AE}" pid="1941" name="ZOTERO_BREF_MBrQ6CIZYbJZ_4">
    <vt:lpwstr>=geoscan/fulle.web&amp;search1=R=215772","volume":"Bulletin 567","editor":[{"family":"Groulx","given":"B J"},{"family":"Mosher","given":"D C"},{"family":"Luternauer","given":"J L"},{"family":"Bilderback","given":"D E"}],"author":[{"family":"Taylor","given":"E</vt:lpwstr>
  </property>
  <property fmtid="{D5CDD505-2E9C-101B-9397-08002B2CF9AE}" pid="1942" name="ZOTERO_BREF_MBrQ6CIZYbJZ_5">
    <vt:lpwstr>ric"}],"accessed":{"date-parts":[["2019",10,30]]},"issued":{"date-parts":[["2004"]]}}}],"schema":"https://github.com/citation-style-language/schema/raw/master/csl-citation.json"} </vt:lpwstr>
  </property>
  <property fmtid="{D5CDD505-2E9C-101B-9397-08002B2CF9AE}" pid="1943" name="ZOTERO_BREF_8GXSd8IOjyw9_1">
    <vt:lpwstr>ZOTERO_ITEM CSL_CITATION {"citationID":"aUxpJi0T","properties":{"formattedCitation":"(Dickson et al. 2012; Hood 2013)","plainCitation":"(Dickson et al. 2012; Hood 2013)","noteIndex":0},"citationItems":[{"id":708,"uris":["http://zotero.org/users/6112721/it</vt:lpwstr>
  </property>
  <property fmtid="{D5CDD505-2E9C-101B-9397-08002B2CF9AE}" pid="1944" name="ZOTERO_BREF_8GXSd8IOjyw9_2">
    <vt:lpwstr>ems/8CIHNLLM"],"itemData":{"id":708,"type":"article-journal","container-title":"Biological Invasions","DOI":"10.1007/s10530-012-0257-2","ISSN":"1387-3547, 1573-1464","issue":"12","journalAbbreviation":"Biol Invasions","language":"en","page":"2617-2624","s</vt:lpwstr>
  </property>
  <property fmtid="{D5CDD505-2E9C-101B-9397-08002B2CF9AE}" pid="1945" name="ZOTERO_BREF_8GXSd8IOjyw9_3">
    <vt:lpwstr>ource":"DOI.org (Crossref)","title":"Do priority effects benefit invasive plants more than native plants? An experiment with six grassland species","title-short":"Do priority effects benefit invasive plants more than native plants?","volume":"14","author"</vt:lpwstr>
  </property>
  <property fmtid="{D5CDD505-2E9C-101B-9397-08002B2CF9AE}" pid="1946" name="ZOTERO_BREF_8GXSd8IOjyw9_4">
    <vt:lpwstr>:[{"family":"Dickson","given":"Timothy L."},{"family":"Hopwood","given":"Jennifer L."},{"family":"Wilsey","given":"Brian J."}],"issued":{"date-parts":[["2012",12]]}}},{"id":"q1e9xkHj/Ab70kY14","uris":["http://zotero.org/users/6112721/items/NNBPUJD9"],"ite</vt:lpwstr>
  </property>
  <property fmtid="{D5CDD505-2E9C-101B-9397-08002B2CF9AE}" pid="1947" name="ZOTERO_BREF_8GXSd8IOjyw9_5">
    <vt:lpwstr>mData":{"id":332,"type":"article-journal","container-title":"Wetlands Ecology and Management","DOI":"10.1007/s11273-013-9294-6","ISSN":"0923-4861, 1572-9834","issue":"4","journalAbbreviation":"Wetlands Ecol Manage","language":"en","page":"229-242","source</vt:lpwstr>
  </property>
  <property fmtid="{D5CDD505-2E9C-101B-9397-08002B2CF9AE}" pid="1948" name="ZOTERO_BREF_R7cGTb22iXX3_1">
    <vt:lpwstr>ZOTERO_ITEM CSL_CITATION {"citationID":"M2zRObeX","properties":{"formattedCitation":"(Smith et al. 1999; Rejm\\uc0\\u225{}nek &amp; Pitcairn 2002; Simberloff et al. 2013)","plainCitation":"(Smith et al. 1999; Rejmánek &amp; Pitcairn 2002; Simberloff et al. 2013)"</vt:lpwstr>
  </property>
  <property fmtid="{D5CDD505-2E9C-101B-9397-08002B2CF9AE}" pid="1949" name="ZOTERO_BREF_R7cGTb22iXX3_2">
    <vt:lpwstr>,"noteIndex":0},"citationItems":[{"id":391,"uris":["http://zotero.org/users/6112721/items/DMC9IV4N"],"uri":["http://zotero.org/users/6112721/items/DMC9IV4N"],"itemData":{"id":391,"type":"article-journal","abstract":"Data on the spread of invasive weeds in</vt:lpwstr>
  </property>
  <property fmtid="{D5CDD505-2E9C-101B-9397-08002B2CF9AE}" pid="1950" name="ZOTERO_BREF_R7cGTb22iXX3_3">
    <vt:lpwstr>to arid western lands are used to evaluate the environmental and economic importance of controlling invasive weed infestations early. Variable rate and constant rate infestation expansion paths are estimated. The implications of variable vs. constant infe</vt:lpwstr>
  </property>
  <property fmtid="{D5CDD505-2E9C-101B-9397-08002B2CF9AE}" pid="1951" name="ZOTERO_BREF_R7cGTb22iXX3_4">
    <vt:lpwstr>station growth rates for projecting both biophysical and economic effects are illustrated. The projections derived from both constant and variable growth rate expansion paths support the contention that it is expedient to control new infestations early.",</vt:lpwstr>
  </property>
  <property fmtid="{D5CDD505-2E9C-101B-9397-08002B2CF9AE}" pid="1952" name="ZOTERO_BREF_R7cGTb22iXX3_5">
    <vt:lpwstr>"container-title":"Weed Science","DOI":"10.1017/S0043174500090664","ISSN":"0043-1745, 1550-2759","issue":"1","journalAbbreviation":"Weed sci.","language":"en","page":"62-66","source":"DOI.org (Crossref)","title":"The implications of variable or constant e</vt:lpwstr>
  </property>
  <property fmtid="{D5CDD505-2E9C-101B-9397-08002B2CF9AE}" pid="1953" name="ZOTERO_BREF_R7cGTb22iXX3_6">
    <vt:lpwstr>xpansion rates in invasive weed infestations","volume":"47","author":[{"family":"Smith","given":"H. Arlen"},{"family":"Johnson","given":"Wayne S."},{"family":"Shonkwiler","given":"J. Scott"},{"family":"Swanson","given":"Sherm R."}],"issued":{"date-parts":</vt:lpwstr>
  </property>
  <property fmtid="{D5CDD505-2E9C-101B-9397-08002B2CF9AE}" pid="1954" name="ZOTERO_BREF_R7cGTb22iXX3_7">
    <vt:lpwstr>[["1999",2]]}}},{"id":450,"uris":["http://zotero.org/users/6112721/items/W84I7AY6"],"uri":["http://zotero.org/users/6112721/items/W84I7AY6"],"itemData":{"id":450,"type":"chapter","abstract":"Using a unique data set on eradication attempts by the Californi</vt:lpwstr>
  </property>
  <property fmtid="{D5CDD505-2E9C-101B-9397-08002B2CF9AE}" pid="1955" name="ZOTERO_BREF_R7cGTb22iXX3_8">
    <vt:lpwstr>a Department of Food and Agriculture on 18\nspecies and 53 separate infestations targeted for eradication in the period 1972-2000, we show that professional eradication of exotic weed infestations smaller than one hectare is usually possible. In addition,</vt:lpwstr>
  </property>
  <property fmtid="{D5CDD505-2E9C-101B-9397-08002B2CF9AE}" pid="1956" name="ZOTERO_BREF_R7cGTb22iXX3_9">
    <vt:lpwstr> about 1/3 of infestations\nbetween 1 ha and 100 ha and 1/4 of infestations between 101 and 1000 ha have been eradicated. However, costs of\neradication projects increase dramatically. With a realistic amount of resources, it is very unlikely that infesta</vt:lpwstr>
  </property>
  <property fmtid="{D5CDD505-2E9C-101B-9397-08002B2CF9AE}" pid="1957" name="ZOTERO_BREF_R7cGTb22iXX3_10">
    <vt:lpwstr>tions\nlarger than 1000 ha can be eradicated. Early detection of the presence of an invasive taxon can make the difference\nbetween being able to employ offensive strategies (eradication), and the necessity of retreating to a defensive strategy\nthat usua</vt:lpwstr>
  </property>
  <property fmtid="{D5CDD505-2E9C-101B-9397-08002B2CF9AE}" pid="1958" name="ZOTERO_BREF_R7cGTb22iXX3_11">
    <vt:lpwstr>lly means an infinite financial commitment. Nevertheless, depending on the potential impact of individual\nweedy species, even infestations larger than 1000 hectares should be targeted for eradication effort or, at least, substantial reduction and contain</vt:lpwstr>
  </property>
  <property fmtid="{D5CDD505-2E9C-101B-9397-08002B2CF9AE}" pid="1959" name="ZOTERO_BREF_R7cGTb22iXX3_12">
    <vt:lpwstr>ment. If an exotic weed is already widespread, then species-specific biological control may be\nthe only long-term effective method able to suppress its abundance over large areas.","container-title":"Turning the tide: the eradication of invasive species"</vt:lpwstr>
  </property>
  <property fmtid="{D5CDD505-2E9C-101B-9397-08002B2CF9AE}" pid="1960" name="ZOTERO_BREF_R7cGTb22iXX3_13">
    <vt:lpwstr>,"language":"en","page":"249-252","source":"Zotero","title":"When is eradication of exotic pest plants a realistic goal?","editor":[{"family":"Veitch","given":"C R"},{"family":"Clout","given":"M N"}],"author":[{"family":"Rejmánek","given":"M"},{"family":"</vt:lpwstr>
  </property>
  <property fmtid="{D5CDD505-2E9C-101B-9397-08002B2CF9AE}" pid="1961" name="ZOTERO_BREF_R7cGTb22iXX3_14">
    <vt:lpwstr>Pitcairn","given":"M J"}],"issued":{"date-parts":[["2002"]]}}},{"id":446,"uris":["http://zotero.org/users/6112721/items/QYVFRPJU"],"uri":["http://zotero.org/users/6112721/items/QYVFRPJU"],"itemData":{"id":446,"type":"article-journal","abstract":"Study of </vt:lpwstr>
  </property>
  <property fmtid="{D5CDD505-2E9C-101B-9397-08002B2CF9AE}" pid="1962" name="ZOTERO_BREF_R7cGTb22iXX3_15">
    <vt:lpwstr>the impacts of biological invasions, a pervasive component of global change, has generated remarkable understanding of the mechanisms and consequences of the spread of introduced populations. The growing field of invasion science, poised at a crossroads w</vt:lpwstr>
  </property>
  <property fmtid="{D5CDD505-2E9C-101B-9397-08002B2CF9AE}" pid="1963" name="ZOTERO_BREF_R7cGTb22iXX3_16">
    <vt:lpwstr>here ecology, social sciences, resource management, and public perception meet, is increasingly exposed to critical scrutiny from several perspectives. Although the rate of biological invasions, elucidation of their consequences, and knowledge about mitig</vt:lpwstr>
  </property>
  <property fmtid="{D5CDD505-2E9C-101B-9397-08002B2CF9AE}" pid="1964" name="ZOTERO_BREF_R7cGTb22iXX3_17">
    <vt:lpwstr>ation are growing rapidly, the very need for invasion science is disputed. Here, we highlight recent progress in understanding invasion impacts and management, and discuss the challenges that the discipline faces in its science and interactions with socie</vt:lpwstr>
  </property>
  <property fmtid="{D5CDD505-2E9C-101B-9397-08002B2CF9AE}" pid="1965" name="ZOTERO_BREF_R7cGTb22iXX3_18">
    <vt:lpwstr>ty.","container-title":"Trends in Ecology &amp; Evolution","DOI":"10.1016/j.tree.2012.07.013","ISSN":"0169-5347","issue":"1","journalAbbreviation":"Trends in Ecology &amp; Evolution","language":"en","page":"58-66","source":"ScienceDirect","title":"Impacts of biol</vt:lpwstr>
  </property>
  <property fmtid="{D5CDD505-2E9C-101B-9397-08002B2CF9AE}" pid="1966" name="ZOTERO_BREF_R7cGTb22iXX3_19">
    <vt:lpwstr>ogical invasions: what's what and the way forward","title-short":"Impacts of biological invasions","volume":"28","author":[{"family":"Simberloff","given":"Daniel"},{"family":"Martin","given":"Jean-Louis"},{"family":"Genovesi","given":"Piero"},{"family":"M</vt:lpwstr>
  </property>
  <property fmtid="{D5CDD505-2E9C-101B-9397-08002B2CF9AE}" pid="1967" name="ZOTERO_BREF_R7cGTb22iXX3_20">
    <vt:lpwstr>aris","given":"Virginie"},{"family":"Wardle","given":"David A."},{"family":"Aronson","given":"James"},{"family":"Courchamp","given":"Franck"},{"family":"Galil","given":"Bella"},{"family":"García-Berthou","given":"Emili"},{"family":"Pascal","given":"Michel</vt:lpwstr>
  </property>
  <property fmtid="{D5CDD505-2E9C-101B-9397-08002B2CF9AE}" pid="1968" name="ZOTERO_BREF_R7cGTb22iXX3_21">
    <vt:lpwstr>"},{"family":"Pyšek","given":"Petr"},{"family":"Sousa","given":"Ronaldo"},{"family":"Tabacchi","given":"Eric"},{"family":"Vilà","given":"Montserrat"}],"issued":{"date-parts":[["2013",1,1]]}}}],"schema":"https://github.com/citation-style-language/schema/ra</vt:lpwstr>
  </property>
  <property fmtid="{D5CDD505-2E9C-101B-9397-08002B2CF9AE}" pid="1969" name="ZOTERO_BREF_R7cGTb22iXX3_22">
    <vt:lpwstr>w/master/csl-citation.json"}</vt:lpwstr>
  </property>
  <property fmtid="{D5CDD505-2E9C-101B-9397-08002B2CF9AE}" pid="1970" name="ZOTERO_BREF_TkR6oxduH2FD_1">
    <vt:lpwstr>ZOTERO_ITEM CSL_CITATION {"citationID":"V3fmp4XZ","properties":{"formattedCitation":"(Bunbury-Blanchette et al. 2015a; Geddes et al. 2021)","plainCitation":"(Bunbury-Blanchette et al. 2015a; Geddes et al. 2021)","noteIndex":0},"citationItems":[{"id":1486,</vt:lpwstr>
  </property>
  <property fmtid="{D5CDD505-2E9C-101B-9397-08002B2CF9AE}" pid="1971" name="ZOTERO_BREF_TkR6oxduH2FD_2">
    <vt:lpwstr>"uris":["http://zotero.org/users/6112721/items/CLXDYSNX"],"itemData":{"id":1486,"type":"article-journal","abstract":"Hybridization can result in the formation of highly competitive lineages that displace their progenitor species and other native organisms</vt:lpwstr>
  </property>
  <property fmtid="{D5CDD505-2E9C-101B-9397-08002B2CF9AE}" pid="1972" name="ZOTERO_BREF_TkR6oxduH2FD_3">
    <vt:lpwstr>. In eastern North America, hybridization between native Typha latifolia and introduced Typha angustifolia yields the vigorous hybrid species T. × glauca. The hybrid has become increasingly prevalent over the past century in eastern North America, where t</vt:lpwstr>
  </property>
  <property fmtid="{D5CDD505-2E9C-101B-9397-08002B2CF9AE}" pid="1973" name="ZOTERO_BREF_TkR6oxduH2FD_4">
    <vt:lpwstr>here are indications it displaces native plants. Moreover, it has been suggested that water depth inﬂuences the growth performance of hybrid vs. native cattails but there have been no comparisons of plant performance under contrasting water depths. Using </vt:lpwstr>
  </property>
  <property fmtid="{D5CDD505-2E9C-101B-9397-08002B2CF9AE}" pid="1974" name="ZOTERO_BREF_9TJqLCTTUSoZ_1">
    <vt:lpwstr>ZOTERO_ITEM CSL_CITATION {"citationID":"a7tUHERN","properties":{"formattedCitation":"(Consortium of Pacific Northwest Herbaria Specimen Database (CPNWH) 2020)","plainCitation":"(Consortium of Pacific Northwest Herbaria Specimen Database (CPNWH) 2020)","do</vt:lpwstr>
  </property>
  <property fmtid="{D5CDD505-2E9C-101B-9397-08002B2CF9AE}" pid="1975" name="ZOTERO_BREF_9TJqLCTTUSoZ_2">
    <vt:lpwstr>ntUpdate":true,"noteIndex":0},"citationItems":[{"id":615,"uris":["http://zotero.org/users/6112721/items/VQ2WNWL8"],"itemData":{"id":615,"type":"webpage","container-title":"Consortium of Pacific Northwest Herbaria","URL":"https://www.pnwherbaria.org","auth</vt:lpwstr>
  </property>
  <property fmtid="{D5CDD505-2E9C-101B-9397-08002B2CF9AE}" pid="1976" name="ZOTERO_BREF_9TJqLCTTUSoZ_3">
    <vt:lpwstr>or":[{"family":"Consortium of Pacific Northwest Herbaria Specimen Database (CPNWH)","given":""}],"accessed":{"date-parts":[["2020",7,31]]},"issued":{"date-parts":[["2020"]]}}}],"schema":"https://github.com/citation-style-language/schema/raw/master/csl-cit</vt:lpwstr>
  </property>
  <property fmtid="{D5CDD505-2E9C-101B-9397-08002B2CF9AE}" pid="1977" name="ZOTERO_BREF_9TJqLCTTUSoZ_4">
    <vt:lpwstr>ation.json"} </vt:lpwstr>
  </property>
  <property fmtid="{D5CDD505-2E9C-101B-9397-08002B2CF9AE}" pid="1978" name="ZOTERO_BREF_DcrIbXadgOeb_1">
    <vt:lpwstr>ZOTERO_ITEM CSL_CITATION {"citationID":"G0srzK2r","properties":{"formattedCitation":"(Parker Williams &amp; Hunt 2002; Bradley 2014)","plainCitation":"(Parker Williams &amp; Hunt 2002; Bradley 2014)","noteIndex":0},"citationItems":[{"id":"q1e9xkHj/Tkv0fqRm","uris</vt:lpwstr>
  </property>
  <property fmtid="{D5CDD505-2E9C-101B-9397-08002B2CF9AE}" pid="1979" name="ZOTERO_BREF_DcrIbXadgOeb_2">
    <vt:lpwstr>":["http://zotero.org/users/6112721/items/M8PPYLN6"],"itemData":{"id":490,"type":"article-journal","abstract":"Leafy spurge, Euphorbia esula L. is an adventive, perennial weed that infests approximately 1.2 million ha of land in North America. It often fo</vt:lpwstr>
  </property>
  <property fmtid="{D5CDD505-2E9C-101B-9397-08002B2CF9AE}" pid="1980" name="ZOTERO_BREF_DcrIbXadgOeb_3">
    <vt:lpwstr>rms dense stands that displace native vegetation and useful forage plants on rangelands and in riparian habitats. Leafy spurge is a good candidate for detection via remote sensing because the distinctive yellow-green color of its bracts is spectrally uniq</vt:lpwstr>
  </property>
  <property fmtid="{D5CDD505-2E9C-101B-9397-08002B2CF9AE}" pid="1981" name="ZOTERO_BREF_DcrIbXadgOeb_4">
    <vt:lpwstr>ue when compared to co-occurring green vegetation. During 1999, Airborne Visible Infrared Imaging Spectrometer (AVIRIS) imagery was acquired in northeastern Wyoming and ground cover data were collected. Mixture tuned matched filtering (MTMF), a specialize</vt:lpwstr>
  </property>
  <property fmtid="{D5CDD505-2E9C-101B-9397-08002B2CF9AE}" pid="1982" name="ZOTERO_BREF_DcrIbXadgOeb_5">
    <vt:lpwstr>d type of spectral mixture analysis, was used to estimate leafy spurge canopy cover and map leafy spurge distribution. Overall performance of MTMF for estimating percent cover of leafy spurge for all sites was good (r2 = 0.69) with better performance in p</vt:lpwstr>
  </property>
  <property fmtid="{D5CDD505-2E9C-101B-9397-08002B2CF9AE}" pid="1983" name="ZOTERO_BREF_DcrIbXadgOeb_6">
    <vt:lpwstr>rairie areas (r2 = 0.79) and poorer performance occurring on wooded sites (r2 = 0.57). However, results demonstrated that in open canopies with leafy spurge in the understory, the spectral signature is sufficiently distinct to be detectable. The technique</vt:lpwstr>
  </property>
  <property fmtid="{D5CDD505-2E9C-101B-9397-08002B2CF9AE}" pid="1984" name="ZOTERO_BREF_DcrIbXadgOeb_7">
    <vt:lpwstr>s presented here could be used for constructing leafy spurge distribution and abundance maps with satellite hyperspectral data for larger regional areas.","container-title":"Remote Sensing of Environment","DOI":"10.1016/S0034-4257(02)00061-5","ISSN":"0034</vt:lpwstr>
  </property>
  <property fmtid="{D5CDD505-2E9C-101B-9397-08002B2CF9AE}" pid="1985" name="ZOTERO_BREF_DcrIbXadgOeb_8">
    <vt:lpwstr>4257","issue":"2-3","journalAbbreviation":"Remote Sensing of Environment","language":"en","page":"446-456","source":"DOI.org (Crossref)","title":"Estimation of leafy spurge cover from hyperspectral imagery using mixture tuned matched filtering","volume":"</vt:lpwstr>
  </property>
  <property fmtid="{D5CDD505-2E9C-101B-9397-08002B2CF9AE}" pid="1986" name="ZOTERO_BREF_DcrIbXadgOeb_9">
    <vt:lpwstr>82","author":[{"family":"Parker Williams","given":"Amy"},{"family":"Hunt","given":"E.Raymond"}],"issued":{"date-parts":[["2002",10]]}}},{"id":"q1e9xkHj/ftpCLEOb","uris":["http://zotero.org/users/6112721/items/FGT2BL3A"],"itemData":{"id":265,"type":"articl</vt:lpwstr>
  </property>
  <property fmtid="{D5CDD505-2E9C-101B-9397-08002B2CF9AE}" pid="1987" name="ZOTERO_BREF_DcrIbXadgOeb_10">
    <vt:lpwstr>e-journal","container-title":"Biological Invasions","DOI":"10.1007/s10530-013-0578-9","ISSN":"1387-3547, 1573-1464","issue":"7","journalAbbreviation":"Biol Invasions","language":"en","page":"1411-1425","source":"DOI.org (Crossref)","title":"Remote detecti</vt:lpwstr>
  </property>
  <property fmtid="{D5CDD505-2E9C-101B-9397-08002B2CF9AE}" pid="1988" name="ZOTERO_BREF_DcrIbXadgOeb_11">
    <vt:lpwstr>on of invasive plants: a review of spectral, textural and phenological approaches","title-short":"Remote detection of invasive plants","volume":"16","author":[{"family":"Bradley","given":"Bethany A."}],"issued":{"date-parts":[["2014",7]]}}}],"schema":"htt</vt:lpwstr>
  </property>
  <property fmtid="{D5CDD505-2E9C-101B-9397-08002B2CF9AE}" pid="1989" name="ZOTERO_BREF_DcrIbXadgOeb_12">
    <vt:lpwstr>ps://github.com/citation-style-language/schema/raw/master/csl-citation.json"} </vt:lpwstr>
  </property>
  <property fmtid="{D5CDD505-2E9C-101B-9397-08002B2CF9AE}" pid="1990" name="ZOTERO_BREF_xd7LihBHlv4G_1">
    <vt:lpwstr>ZOTERO_ITEM CSL_CITATION {"citationID":"rfDhNmia","properties":{"formattedCitation":"(Hestir et al. 2008)","plainCitation":"(Hestir et al. 2008)","noteIndex":0},"citationItems":[{"id":"q1e9xkHj/piuztzu8","uris":["http://zotero.org/users/6112721/items/K6IG</vt:lpwstr>
  </property>
  <property fmtid="{D5CDD505-2E9C-101B-9397-08002B2CF9AE}" pid="1991" name="ZOTERO_BREF_xd7LihBHlv4G_2">
    <vt:lpwstr>WRLQ"],"itemData":{"id":329,"type":"article-journal","abstract":"Estuaries are among the most invaded ecosystems on the planet. Such invasions have led in part, to the formation of a massive $1 billion restoration effort in California's Sacramento–San Joa</vt:lpwstr>
  </property>
  <property fmtid="{D5CDD505-2E9C-101B-9397-08002B2CF9AE}" pid="1992" name="ZOTERO_BREF_xd7LihBHlv4G_3">
    <vt:lpwstr>quin River Delta. However, invasions of weeds into riparian, ﬂoodplain, and aquatic habitats threaten the success of restoration efforts within the watershed and jeopardize economic activities. The doctrine of early detection and rapid response to invasio</vt:lpwstr>
  </property>
  <property fmtid="{D5CDD505-2E9C-101B-9397-08002B2CF9AE}" pid="1993" name="ZOTERO_BREF_xd7LihBHlv4G_4">
    <vt:lpwstr>ns has been adopted by land and water resource managers, and remote sensing is the logical tool of choice for identiﬁcation and detection. However meteorological, physical, and biological heterogeneity in this large system present unique challenges to suc</vt:lpwstr>
  </property>
  <property fmtid="{D5CDD505-2E9C-101B-9397-08002B2CF9AE}" pid="1994" name="ZOTERO_BREF_xd7LihBHlv4G_5">
    <vt:lpwstr>cessfully detecting invasive weeds. We present three hyperspectral case studies which illustrate the challenges, and potential solutions, to mapping invasive weeds in wetland systems: 1) Perennial pepperweed was mapped over one portion of the Delta using </vt:lpwstr>
  </property>
  <property fmtid="{D5CDD505-2E9C-101B-9397-08002B2CF9AE}" pid="1995" name="ZOTERO_BREF_xd7LihBHlv4G_6">
    <vt:lpwstr>a logistic regression model to predict weed occurrence. 2) Water hyacinth and 3) submerged aquatic vegetation (SAV), primarily composed of Brazilian waterweed, were mapped over the entire Delta using a binary decision tree that incorporated spectral mixtu</vt:lpwstr>
  </property>
  <property fmtid="{D5CDD505-2E9C-101B-9397-08002B2CF9AE}" pid="1996" name="ZOTERO_BREF_xd7LihBHlv4G_7">
    <vt:lpwstr>re analysis (SMA), spectral angle mapping (SAM), band indexes, and continuum removal products. Perennial pepperweed detection was moderately successful; phenological stage inﬂuenced detection rates. Water hyacinth was mapped with modest accuracies, and SA</vt:lpwstr>
  </property>
  <property fmtid="{D5CDD505-2E9C-101B-9397-08002B2CF9AE}" pid="1997" name="ZOTERO_BREF_xd7LihBHlv4G_8">
    <vt:lpwstr>V was mapped with high accuracies. Perennial pepperweed and water hyacinth both exhibited signiﬁcant spectral variation related to plant phenology. Such variation must be accounted for in order to optimally map these species, and this was done for the wat</vt:lpwstr>
  </property>
  <property fmtid="{D5CDD505-2E9C-101B-9397-08002B2CF9AE}" pid="1998" name="ZOTERO_BREF_xd7LihBHlv4G_9">
    <vt:lpwstr>er hyacinth case study. Submerged aquatic vegetation was not mapped to the species level due to complex non-linear mixing problems between the water column and its constituents, which was beyond the scope of the current study. We discuss our study in the </vt:lpwstr>
  </property>
  <property fmtid="{D5CDD505-2E9C-101B-9397-08002B2CF9AE}" pid="1999" name="ZOTERO_BREF_xd7LihBHlv4G_10">
    <vt:lpwstr>context of providing guidelines for future remote sensing studies of aquatic systems.","container-title":"Remote Sensing of Environment","DOI":"10.1016/j.rse.2008.01.022","ISSN":"00344257","issue":"11","journalAbbreviation":"Remote Sensing of Environment"</vt:lpwstr>
  </property>
  <property fmtid="{D5CDD505-2E9C-101B-9397-08002B2CF9AE}" pid="2000" name="ZOTERO_BREF_xd7LihBHlv4G_11">
    <vt:lpwstr>,"language":"en","page":"4034-4047","source":"DOI.org (Crossref)","title":"Identification of invasive vegetation using hyperspectral remote sensing in the California Delta ecosystem","volume":"112","author":[{"family":"Hestir","given":"Erin L."},{"family"</vt:lpwstr>
  </property>
  <property fmtid="{D5CDD505-2E9C-101B-9397-08002B2CF9AE}" pid="2001" name="ZOTERO_BREF_xd7LihBHlv4G_12">
    <vt:lpwstr>:"Khanna","given":"Shruti"},{"family":"Andrew","given":"Margaret E."},{"family":"Santos","given":"Maria J."},{"family":"Viers","given":"Joshua H."},{"family":"Greenberg","given":"Jonathan A."},{"family":"Rajapakse","given":"Sepalika S."},{"family":"Ustin"</vt:lpwstr>
  </property>
  <property fmtid="{D5CDD505-2E9C-101B-9397-08002B2CF9AE}" pid="2002" name="ZOTERO_BREF_xd7LihBHlv4G_13">
    <vt:lpwstr>,"given":"Susan L."}],"issued":{"date-parts":[["2008",11]]}}}],"schema":"https://github.com/citation-style-language/schema/raw/master/csl-citation.json"} </vt:lpwstr>
  </property>
  <property fmtid="{D5CDD505-2E9C-101B-9397-08002B2CF9AE}" pid="2003" name="ZOTERO_BREF_CqINVHLpO8uQ_1">
    <vt:lpwstr>ZOTERO_ITEM CSL_CITATION {"citationID":"RqcUx1fQ","properties":{"formattedCitation":"(Lishawa et al. 2017; Wilcox et al. 2018; Clifton et al. 2018)","plainCitation":"(Lishawa et al. 2017; Wilcox et al. 2018; Clifton et al. 2018)","dontUpdate":true,"noteIn</vt:lpwstr>
  </property>
  <property fmtid="{D5CDD505-2E9C-101B-9397-08002B2CF9AE}" pid="2004" name="ZOTERO_BREF_CqINVHLpO8uQ_2">
    <vt:lpwstr>dex":0},"citationItems":[{"id":"q1e9xkHj/Hw1A1qEd","uris":["http://zotero.org/users/6112721/items/99D6M49N"],"itemData":{"id":275,"type":"article-journal","container-title":"Frontiers in Plant Science","DOI":"10.3389/fpls.2017.00619","ISSN":"1664-462X","j</vt:lpwstr>
  </property>
  <property fmtid="{D5CDD505-2E9C-101B-9397-08002B2CF9AE}" pid="2005" name="ZOTERO_BREF_CqINVHLpO8uQ_3">
    <vt:lpwstr>ournalAbbreviation":"Front. Plant Sci.","language":"en","page":"619","source":"DOI.org (Crossref)","title":"Mechanical Harvesting Effectively Controls Young Typha spp. Invasion and Unmanned Aerial Vehicle Data Enhances Post-treatment Monitoring","volume":</vt:lpwstr>
  </property>
  <property fmtid="{D5CDD505-2E9C-101B-9397-08002B2CF9AE}" pid="2006" name="ZOTERO_BREF_CqINVHLpO8uQ_4">
    <vt:lpwstr>"8","author":[{"family":"Lishawa","given":"Shane C."},{"family":"Carson","given":"Brendan D."},{"family":"Brandt","given":"Jodi S."},{"family":"Tallant","given":"Jason M."},{"family":"Reo","given":"Nicholas J."},{"family":"Albert","given":"Dennis A."},{"f</vt:lpwstr>
  </property>
  <property fmtid="{D5CDD505-2E9C-101B-9397-08002B2CF9AE}" pid="2007" name="ZOTERO_BREF_CqINVHLpO8uQ_5">
    <vt:lpwstr>amily":"Monks","given":"Andrew M."},{"family":"Lautenbach","given":"Joseph M."},{"family":"Clark","given":"Eric"}],"issued":{"date-parts":[["2017",4,25]]}}},{"id":420,"uris":["http://zotero.org/users/6112721/items/ZKEYL64X"],"itemData":{"id":420,"type":"a</vt:lpwstr>
  </property>
  <property fmtid="{D5CDD505-2E9C-101B-9397-08002B2CF9AE}" pid="2008" name="ZOTERO_BREF_CqINVHLpO8uQ_6">
    <vt:lpwstr>rticle-journal","abstract":"As a result of water-level regulation, cattails have invaded sedge/grass meadow in all wetlands on Lake Ontario. Even with a change in water-level-regulation to a more natural hydrologic regime, restoration requires methods for</vt:lpwstr>
  </property>
  <property fmtid="{D5CDD505-2E9C-101B-9397-08002B2CF9AE}" pid="2009" name="ZOTERO_BREF_CqINVHLpO8uQ_7">
    <vt:lpwstr> active cattail management without the ability to manipulate water depths and without imperiling other vegetation. We conducted replicated studies at a wetland site with an active invasion front in zones of nearly mono-dominant cattail and transitional in</vt:lpwstr>
  </property>
  <property fmtid="{D5CDD505-2E9C-101B-9397-08002B2CF9AE}" pid="2010" name="ZOTERO_BREF_CqINVHLpO8uQ_8">
    <vt:lpwstr>vasion. We tested various combinations of cutting cattail ramets when carbohydrate reserves were minimized, spraying cut stems with herbicide, slicing rhizomes to mimic tilling, and hand-wicking resprouted ramets with herbicide. We also collected companio</vt:lpwstr>
  </property>
  <property fmtid="{D5CDD505-2E9C-101B-9397-08002B2CF9AE}" pid="2011" name="ZOTERO_BREF_CqINVHLpO8uQ_9">
    <vt:lpwstr>n environmental data. The most effective treatment in both zones was cutting during the period with reduced rhizome carbohydrates followed by handwicking resprouted ramets with herbicide in late summer, which allows the herbicide to be absorbed by the rhi</vt:lpwstr>
  </property>
  <property fmtid="{D5CDD505-2E9C-101B-9397-08002B2CF9AE}" pid="2012" name="ZOTERO_BREF_CqINVHLpO8uQ_10">
    <vt:lpwstr>zomes. Two years of treatment provide the best results, reducing cattail stem counts and cover by more than 50%, but follow-up applications in ensuing years may be warranted to treat surviving cattails. Given the widespread problem of cattail invasion, th</vt:lpwstr>
  </property>
  <property fmtid="{D5CDD505-2E9C-101B-9397-08002B2CF9AE}" pid="2013" name="ZOTERO_BREF_CqINVHLpO8uQ_11">
    <vt:lpwstr>ese treatments may have broad application in wetlands where water levels cannot be manipulated.","container-title":"Wetlands","DOI":"10.1007/s13157-017-0971-8","ISSN":"0277-5212, 1943-6246","issue":"2","journalAbbreviation":"Wetlands","language":"en","pag</vt:lpwstr>
  </property>
  <property fmtid="{D5CDD505-2E9C-101B-9397-08002B2CF9AE}" pid="2014" name="ZOTERO_BREF_CqINVHLpO8uQ_12">
    <vt:lpwstr>e":"337-347","source":"DOI.org (Crossref)","title":"Controlling Cattail Invasion in Sedge / Grass Meadows","volume":"38","author":[{"family":"Wilcox","given":"Douglas A."},{"family":"Buckler","given":"Kathleen"},{"family":"Czayka","given":"Alex"}],"issued</vt:lpwstr>
  </property>
  <property fmtid="{D5CDD505-2E9C-101B-9397-08002B2CF9AE}" pid="2015" name="ZOTERO_BREF_CqINVHLpO8uQ_13">
    <vt:lpwstr>":{"date-parts":[["2018",4]]}}},{"id":"q1e9xkHj/RneXBoJ7","uris":["http://zotero.org/users/6112721/items/Q7C27L58"],"itemData":{"id":283,"type":"article-journal","abstract":"The decline of salmon populations has intensified tidal wetland restoration throu</vt:lpwstr>
  </property>
  <property fmtid="{D5CDD505-2E9C-101B-9397-08002B2CF9AE}" pid="2016" name="ZOTERO_BREF_CqINVHLpO8uQ_14">
    <vt:lpwstr>ghout the Pacific Northwest, but few results are available monitoring the trajectory of these efforts over time. Dike removal restored tidal influence to provide juvenile salmon rearing habitat in three oligohaline tidal wetlands in the South Fork Skagit </vt:lpwstr>
  </property>
  <property fmtid="{D5CDD505-2E9C-101B-9397-08002B2CF9AE}" pid="2017" name="ZOTERO_BREF_CqINVHLpO8uQ_15">
    <vt:lpwstr>River Delta, Washington, USA. This study compared up to 13 years of vegetation development in these restoration sites to reference tidal marshes using remote sensing and transect surveys. While native emergent plant communities and open water dominated th</vt:lpwstr>
  </property>
  <property fmtid="{D5CDD505-2E9C-101B-9397-08002B2CF9AE}" pid="2018" name="ZOTERO_BREF_CqINVHLpO8uQ_16">
    <vt:lpwstr>e most recently restored site (41.6% and 39.5% cover), invasive species present prior to restoration dominated the earlier restored sites. Typha angustifolia (narrow leaf cattail) overran one site (60.7% cover), and Phalaris arundinacea (reed canarygrass)</vt:lpwstr>
  </property>
  <property fmtid="{D5CDD505-2E9C-101B-9397-08002B2CF9AE}" pid="2019" name="ZOTERO_BREF_CqINVHLpO8uQ_17">
    <vt:lpwstr> the other (40.0% cover). Typha angustifolia also covered 37.5% of the reference sites. Combined elevation distribution of invasive species overlapped native species, suggesting direct competition in this environment. Furthermore, the ability of pre-estab</vt:lpwstr>
  </property>
  <property fmtid="{D5CDD505-2E9C-101B-9397-08002B2CF9AE}" pid="2020" name="ZOTERO_BREF_CqINVHLpO8uQ_18">
    <vt:lpwstr>lished invasive species to persist in the subsided restoration sites at elevations outside of reference occurrence ranges affected the native species elevation distributions. The authors hypothesize that despite sufficient native propagule dispersal, comp</vt:lpwstr>
  </property>
  <property fmtid="{D5CDD505-2E9C-101B-9397-08002B2CF9AE}" pid="2021" name="ZOTERO_BREF_CqINVHLpO8uQ_19">
    <vt:lpwstr>etition from persistent invasive species resulted in simplified community structures with reduced native herbaceous and scrub-shrub cover. In potential restoration sites dominated by non-native T. angustifolia and P. arundinacea, managers should consider </vt:lpwstr>
  </property>
  <property fmtid="{D5CDD505-2E9C-101B-9397-08002B2CF9AE}" pid="2022" name="ZOTERO_BREF_CqINVHLpO8uQ_20">
    <vt:lpwstr>their control to facilitate native species colonization. In new restoration sites where plant communities are still evolving, they should monitor invasive species cover and composition to keep levels below the reference site condition.","container-title":</vt:lpwstr>
  </property>
  <property fmtid="{D5CDD505-2E9C-101B-9397-08002B2CF9AE}" pid="2023" name="ZOTERO_BREF_CqINVHLpO8uQ_21">
    <vt:lpwstr>"Ecological Restoration","DOI":"10.3368/er.36.3.238","ISSN":"1543-4060, 1543-4079","issue":"3","journalAbbreviation":"Ecological Rest.","language":"en","page":"238-251","source":"DOI.org (Crossref)","title":"Floristic Development in Three Oligohaline Tida</vt:lpwstr>
  </property>
  <property fmtid="{D5CDD505-2E9C-101B-9397-08002B2CF9AE}" pid="2024" name="ZOTERO_BREF_CqINVHLpO8uQ_22">
    <vt:lpwstr>l Wetlands after Dike Removal","volume":"36","author":[{"family":"Clifton","given":"Brenda C."},{"family":"Hood","given":"W. Gregory"},{"family":"Hinton","given":"Steve R."}],"issued":{"date-parts":[["2018",9]]}}}],"schema":"https://github.com/citation-st</vt:lpwstr>
  </property>
  <property fmtid="{D5CDD505-2E9C-101B-9397-08002B2CF9AE}" pid="2025" name="ZOTERO_BREF_CqINVHLpO8uQ_23">
    <vt:lpwstr>yle-language/schema/raw/master/csl-citation.json"} </vt:lpwstr>
  </property>
  <property fmtid="{D5CDD505-2E9C-101B-9397-08002B2CF9AE}" pid="2026" name="ZOTERO_BREF_r5Y28ACYy301_1">
    <vt:lpwstr>ZOTERO_ITEM CSL_CITATION {"citationID":"u9RYE6M6","properties":{"formattedCitation":"(Martin et al. 2015)","plainCitation":"(Martin et al. 2015)","dontUpdate":true,"noteIndex":0},"citationItems":[{"id":"q1e9xkHj/vuQsonap","uris":["http://zotero.org/users/</vt:lpwstr>
  </property>
  <property fmtid="{D5CDD505-2E9C-101B-9397-08002B2CF9AE}" pid="2027" name="ZOTERO_BREF_r5Y28ACYy301_2">
    <vt:lpwstr>6112721/items/LCPBG8KS"],"itemData":{"id":352,"type":"article-journal","container-title":"Biological Invasions","DOI":"10.1007/s10530-015-0945-9","ISSN":"1387-3547, 1573-1464","issue":"11","journalAbbreviation":"Biol Invasions","language":"en","page":"319</vt:lpwstr>
  </property>
  <property fmtid="{D5CDD505-2E9C-101B-9397-08002B2CF9AE}" pid="2028" name="ZOTERO_BREF_r5Y28ACYy301_3">
    <vt:lpwstr>7-3210","source":"DOI.org (Crossref)","title":"Buffel grass and climate change: a framework for projecting invasive species distributions when data are scarce","title-short":"Buffel grass and climate change","volume":"17","author":[{"family":"Martin","giv</vt:lpwstr>
  </property>
  <property fmtid="{D5CDD505-2E9C-101B-9397-08002B2CF9AE}" pid="2029" name="ZOTERO_BREF_r5Y28ACYy301_4">
    <vt:lpwstr>en":"Tara G."},{"family":"Murphy","given":"Helen"},{"family":"Liedloff","given":"Adam"},{"family":"Thomas","given":"Colette"},{"family":"Chadès","given":"Iadine"},{"family":"Cook","given":"Garry"},{"family":"Fensham","given":"Rod"},{"family":"McIvor","giv</vt:lpwstr>
  </property>
  <property fmtid="{D5CDD505-2E9C-101B-9397-08002B2CF9AE}" pid="2030" name="ZOTERO_BREF_r5Y28ACYy301_5">
    <vt:lpwstr>en":"John"},{"family":"Klinken","given":"Rieks D.","non-dropping-particle":"van"}],"issued":{"date-parts":[["2015",11]]}}}],"schema":"https://github.com/citation-style-language/schema/raw/master/csl-citation.json"} </vt:lpwstr>
  </property>
  <property fmtid="{D5CDD505-2E9C-101B-9397-08002B2CF9AE}" pid="2031" name="ZOTERO_BREF_fY4nwbkyOXlU_1">
    <vt:lpwstr>ZOTERO_ITEM CSL_CITATION {"citationID":"3rrz33K6","properties":{"formattedCitation":"(Elith &amp; Leathwick 2009)","plainCitation":"(Elith &amp; Leathwick 2009)","dontUpdate":true,"noteIndex":0},"citationItems":[{"id":630,"uris":["http://zotero.org/users/6112721/</vt:lpwstr>
  </property>
  <property fmtid="{D5CDD505-2E9C-101B-9397-08002B2CF9AE}" pid="2032" name="ZOTERO_BREF_fY4nwbkyOXlU_2">
    <vt:lpwstr>items/CBMJYGX7"],"itemData":{"id":630,"type":"article-journal","abstract":"Species distribution models (SDMs) are numerical tools that combine observations of species occurrence or abundance with environmental estimates. They are used to gain ecological a</vt:lpwstr>
  </property>
  <property fmtid="{D5CDD505-2E9C-101B-9397-08002B2CF9AE}" pid="2033" name="ZOTERO_BREF_fY4nwbkyOXlU_3">
    <vt:lpwstr>nd evolutionary insights and to predict distributions across landscapes, sometimes requiring extrapolation in space and time. SDMs are now widely used across terrestrial, freshwater, and marine realms. Differences in methods between disciplines reflect bo</vt:lpwstr>
  </property>
  <property fmtid="{D5CDD505-2E9C-101B-9397-08002B2CF9AE}" pid="2034" name="ZOTERO_BREF_fY4nwbkyOXlU_4">
    <vt:lpwstr>th differences in species mobility and in \"established use.\" Model realism and robustness is influenced by selection of relevant predictors and modeling method, consideration of scale, how the interplay between environmental and geographic factors is ha</vt:lpwstr>
  </property>
  <property fmtid="{D5CDD505-2E9C-101B-9397-08002B2CF9AE}" pid="2035" name="ZOTERO_BREF_fY4nwbkyOXlU_5">
    <vt:lpwstr>ndled, and the extent of extrapolation. Current linkages between SDM practice and ecological theory are often weak, hindering progress. Remaining challenges include: improvement of methods for modeling presence-only data and for model selection and evalua</vt:lpwstr>
  </property>
  <property fmtid="{D5CDD505-2E9C-101B-9397-08002B2CF9AE}" pid="2036" name="ZOTERO_BREF_fY4nwbkyOXlU_6">
    <vt:lpwstr>tion; accounting for biotic interactions; and assessing model uncertainty.","archive":"JSTOR","container-title":"Annual Review of Ecology, Evolution, and Systematics","ISSN":"1543-592X","note":"publisher: Annual Reviews","page":"677-697","source":"JSTOR",</vt:lpwstr>
  </property>
  <property fmtid="{D5CDD505-2E9C-101B-9397-08002B2CF9AE}" pid="2037" name="ZOTERO_BREF_fY4nwbkyOXlU_7">
    <vt:lpwstr>"title":"Species Distribution Models: Ecological Explanation and Prediction Across Space and Time","title-short":"Species Distribution Models","volume":"40","author":[{"family":"Elith","given":"Jane"},{"family":"Leathwick","given":"John R."}],"issued":{"d</vt:lpwstr>
  </property>
  <property fmtid="{D5CDD505-2E9C-101B-9397-08002B2CF9AE}" pid="2038" name="ZOTERO_BREF_fY4nwbkyOXlU_8">
    <vt:lpwstr>ate-parts":[["2009"]]}}}],"schema":"https://github.com/citation-style-language/schema/raw/master/csl-citation.json"} </vt:lpwstr>
  </property>
  <property fmtid="{D5CDD505-2E9C-101B-9397-08002B2CF9AE}" pid="2039" name="ZOTERO_BREF_CHguFh3SHwIl_12">
    <vt:lpwstr>stifolia in eastern North America derived from herbarium and pollen records","volume":"28","author":[{"family":"Shih","given":"Jessica G."},{"family":"Finkelstein","given":"Sarah A."}],"issued":{"date-parts":[["2008",3]]}}},{"id":"q1e9xkHj/9pUE5qhs","uris</vt:lpwstr>
  </property>
  <property fmtid="{D5CDD505-2E9C-101B-9397-08002B2CF9AE}" pid="2040" name="ZOTERO_BREF_CHguFh3SHwIl_13">
    <vt:lpwstr>":["http://zotero.org/users/6112721/items/TYXM8ANT"],"itemData":{"id":282,"type":"article-journal","abstract":"Although cattails (Typha spp.) are important components of wetlands around the world, the three most widespread species (T. angustifolia, T. dom</vt:lpwstr>
  </property>
  <property fmtid="{D5CDD505-2E9C-101B-9397-08002B2CF9AE}" pid="2041" name="ZOTERO_BREF_CHguFh3SHwIl_14">
    <vt:lpwstr>ingensis, T. latifolia) are becoming increasingly dominant. We used global phylogenetic and phylogeographic assessments to test the hypotheses that each species has experienced multiple introductions of divergent lineages into North America and that comme</vt:lpwstr>
  </property>
  <property fmtid="{D5CDD505-2E9C-101B-9397-08002B2CF9AE}" pid="2042" name="ZOTERO_BREF_CHguFh3SHwIl_15">
    <vt:lpwstr>rcial retailers are aiding long-distance dispersal. Our analyses identiﬁed T. angustifolia as a paraphyletic species with a highly divergent lineage. We found evidence for at least one introduced T. angustifolia lineage in wild populations and garden cent</vt:lpwstr>
  </property>
  <property fmtid="{D5CDD505-2E9C-101B-9397-08002B2CF9AE}" pid="2043" name="ZOTERO_BREF_CHguFh3SHwIl_16">
    <vt:lpwstr>res of North America. Although potentially complicated by incomplete lineage sorting, our data suggest dispersal of T. domingensis between Europe and Australia, and further investigation should assess a possible introduction of a non-native T. domingensis</vt:lpwstr>
  </property>
  <property fmtid="{D5CDD505-2E9C-101B-9397-08002B2CF9AE}" pid="2044" name="ZOTERO_BREF_CHguFh3SHwIl_17">
    <vt:lpwstr> lineage into North America.","container-title":"Hydrobiologia","DOI":"10.1007/s10750-015-2538-0","ISSN":"0018-8158, 1573-5117","issue":"1","journalAbbreviation":"Hydrobiologia","language":"en","page":"137-150","source":"DOI.org (Crossref)","title":"Crypt</vt:lpwstr>
  </property>
  <property fmtid="{D5CDD505-2E9C-101B-9397-08002B2CF9AE}" pid="2045" name="ZOTERO_BREF_CHguFh3SHwIl_18">
    <vt:lpwstr>ic intercontinental dispersal, commercial retailers, and the genetic diversity of native and non-native cattails (Typha spp.) in North America","volume":"768","author":[{"family":"Ciotir","given":"Claudia"},{"family":"Freeland","given":"Joanna"}],"issued"</vt:lpwstr>
  </property>
  <property fmtid="{D5CDD505-2E9C-101B-9397-08002B2CF9AE}" pid="2046" name="ZOTERO_BREF_CHguFh3SHwIl_19">
    <vt:lpwstr>:{"date-parts":[["2016",3]]}}}],"schema":"https://github.com/citation-style-language/schema/raw/master/csl-citation.json"} </vt:lpwstr>
  </property>
  <property fmtid="{D5CDD505-2E9C-101B-9397-08002B2CF9AE}" pid="2047" name="ZOTERO_BREF_V8hfW11VJSgH_1">
    <vt:lpwstr>ZOTERO_ITEM CSL_CITATION {"citationID":"nLWPFGLo","properties":{"formattedCitation":"(Smith 1967; Kuehn et al. 1999)","plainCitation":"(Smith 1967; Kuehn et al. 1999)","dontUpdate":true,"noteIndex":0},"citationItems":[{"id":540,"uris":["http://zotero.org/</vt:lpwstr>
  </property>
  <property fmtid="{D5CDD505-2E9C-101B-9397-08002B2CF9AE}" pid="2048" name="ZOTERO_BREF_V8hfW11VJSgH_2">
    <vt:lpwstr>users/6112721/items/E3HRNGLV"],"itemData":{"id":540,"type":"article-journal","abstract":"Typha latifolia L., T. angustifolia L. and T. domingensis Pers. occupy distinct but overlapping ecological and geographic ranges. The plants are protogynous, self-com</vt:lpwstr>
  </property>
  <property fmtid="{D5CDD505-2E9C-101B-9397-08002B2CF9AE}" pid="2049" name="ZOTERO_BREF_V8hfW11VJSgH_3">
    <vt:lpwstr>patible and rhizomatous. Leaf mucilage glands and gynophore hair apices provide useful new taxonomic characters. The three interspecific hybrids synthesized in the field in California are intermediate between their parents and similar to numerous putative</vt:lpwstr>
  </property>
  <property fmtid="{D5CDD505-2E9C-101B-9397-08002B2CF9AE}" pid="2050" name="ZOTERO_BREF_V8hfW11VJSgH_4">
    <vt:lpwstr> hybrids. Typha angustifolia X latifolia (T. X glauca Godron), widespread in temperate zones, and T. domingensis X latifolia, known from California and southern Europe, are morphologically similar and mostly sterile. Typha angustifolia X domingensis, know</vt:lpwstr>
  </property>
  <property fmtid="{D5CDD505-2E9C-101B-9397-08002B2CF9AE}" pid="2051" name="ZOTERO_BREF_V8hfW11VJSgH_5">
    <vt:lpwstr>n as hybrid swarms in California and reportedly southern France, is mostly fertile. Trihybrid populations occur in California and probably in the Southeast. The three species and three hybrids are diploids (n = 15). Microsporogenesis is regular in the thr</vt:lpwstr>
  </property>
  <property fmtid="{D5CDD505-2E9C-101B-9397-08002B2CF9AE}" pid="2052" name="ZOTERO_BREF_V8hfW11VJSgH_6">
    <vt:lpwstr>ee species and in T. angustifolia X domingensis with 15 bivalents at MI. About 1 to 6 univalents per PMC, infrequent bridges and rare micronuclei occur in both T. angustifolia X latifolia and T. domingensis X latifolia. The species remain distinct due to </vt:lpwstr>
  </property>
  <property fmtid="{D5CDD505-2E9C-101B-9397-08002B2CF9AE}" pid="2053" name="ZOTERO_BREF_V8hfW11VJSgH_7">
    <vt:lpwstr>either hybrid sterility or relatively narrow zones of sympatry. Hybridization and introgression have probably allowed the evolution of ecotypic races. The hybrids appear to be better adapted than the parents to habitats with rapidly fluctuating water leve</vt:lpwstr>
  </property>
  <property fmtid="{D5CDD505-2E9C-101B-9397-08002B2CF9AE}" pid="2054" name="ZOTERO_BREF_V8hfW11VJSgH_8">
    <vt:lpwstr>l.","container-title":"American Midland Naturalist","DOI":"10.2307/2485231","ISSN":"00030031","issue":"2","journalAbbreviation":"American Midland Naturalist","language":"en","page":"257","source":"DOI.org (Crossref)","title":"Experimental and Natural Hybr</vt:lpwstr>
  </property>
  <property fmtid="{D5CDD505-2E9C-101B-9397-08002B2CF9AE}" pid="2055" name="ZOTERO_BREF_V8hfW11VJSgH_9">
    <vt:lpwstr>ids in North American Typha (Typhaceae)","volume":"78","author":[{"family":"Smith","given":"S. Galen"}],"issued":{"date-parts":[["1967",10]]}}},{"id":"q1e9xkHj/Oif5WoaR","uris":["http://zotero.org/users/6112721/items/IKIV6UMQ"],"itemData":{"id":623,"type"</vt:lpwstr>
  </property>
  <property fmtid="{D5CDD505-2E9C-101B-9397-08002B2CF9AE}" pid="2056" name="ZOTERO_BREF_V8hfW11VJSgH_10">
    <vt:lpwstr>:"article-journal","abstract":"Typha glauca represents a significant portion of the biomass of the wetlands surrounding the Great Lakes, USA. It is generally accepted to be a form of hybrid between T. latifolia and T. angustifolia, which itself appears to</vt:lpwstr>
  </property>
  <property fmtid="{D5CDD505-2E9C-101B-9397-08002B2CF9AE}" pid="2057" name="ZOTERO_BREF_V8hfW11VJSgH_11">
    <vt:lpwstr> be an exotic introduction from Europe. Based on morphological and isozyme data, conflicting theories have been proposed for the hybrid nature of T. glauca: it has been described as a hybrid swarm, a distinct hybrid species and an F1 hybrid. Therefore, we</vt:lpwstr>
  </property>
  <property fmtid="{D5CDD505-2E9C-101B-9397-08002B2CF9AE}" pid="2058" name="ZOTERO_BREF_V8hfW11VJSgH_12">
    <vt:lpwstr> developed random amplified polymorphic DNA (RAPD) and chloroplast DNA markers, specific to the parental species, to assess hybrids. Ten RAPD primers gave 17 fragments specific to T. angustifolia and 13 fragments specific to T. latifolia. All of the inter</vt:lpwstr>
  </property>
  <property fmtid="{D5CDD505-2E9C-101B-9397-08002B2CF9AE}" pid="2059" name="ZOTERO_BREF_V8hfW11VJSgH_13">
    <vt:lpwstr>specific hybrids contained each of the species-specific markers, indicating an F1 hybrid status. Furthermore, all hybrids tested contained the T. angustifolia chloroplast haplotype, which is consistent with differential interspecific crossing success foun</vt:lpwstr>
  </property>
  <property fmtid="{D5CDD505-2E9C-101B-9397-08002B2CF9AE}" pid="2060" name="ZOTERO_BREF_V8hfW11VJSgH_14">
    <vt:lpwstr>d previously. Additional confirmation of an F1 hybrid status was gained by examining seedlings from T. glauca. These progeny were expected to be advanced-generation hybrids, as opposed to the F1 hybrid parent. Analysis of the seedlings revealed segregatin</vt:lpwstr>
  </property>
  <property fmtid="{D5CDD505-2E9C-101B-9397-08002B2CF9AE}" pid="2061" name="ZOTERO_BREF_V8hfW11VJSgH_15">
    <vt:lpwstr>g marker patterns consistent with patterns observed in experimental advanced-generation hybrids, although these advanced hybrids do not appear to be a significant part of mature stands. Our data do not provide support for extensive gene flow between T. la</vt:lpwstr>
  </property>
  <property fmtid="{D5CDD505-2E9C-101B-9397-08002B2CF9AE}" pid="2062" name="ZOTERO_BREF_V8hfW11VJSgH_16">
    <vt:lpwstr>tifolia and T. angustifolia. However, our results suggest that hybridization between the native and introduced Typha species has impacted the native population through the spread of the F1 hybrid, T. glauca.","container-title":"Molecular Ecology","DOI":"1</vt:lpwstr>
  </property>
  <property fmtid="{D5CDD505-2E9C-101B-9397-08002B2CF9AE}" pid="2063" name="ZOTERO_BREF_V8hfW11VJSgH_17">
    <vt:lpwstr>0.1046/j.1365-294x.1999.00792.x","ISSN":"1365-294X","issue":"12","language":"en","note":"_eprint: https://onlinelibrary.wiley.com/doi/pdf/10.1046/j.1365-294x.1999.00792.x","page":"1981-1990","source":"Wiley Online Library","title":"An examination of hybri</vt:lpwstr>
  </property>
  <property fmtid="{D5CDD505-2E9C-101B-9397-08002B2CF9AE}" pid="2064" name="ZOTERO_BREF_V8hfW11VJSgH_18">
    <vt:lpwstr>dization between the cattail species Typha latifolia and Typha angustifolia using random amplified polymorphic DNA and chloroplast DNA markers","volume":"8","author":[{"family":"Kuehn","given":"M. Marcinko"},{"family":"Minor","given":"J. E."},{"family":"W</vt:lpwstr>
  </property>
  <property fmtid="{D5CDD505-2E9C-101B-9397-08002B2CF9AE}" pid="2065" name="ZOTERO_BREF_V8hfW11VJSgH_19">
    <vt:lpwstr>hite","given":"B. N."}],"issued":{"date-parts":[["1999"]]}}}],"schema":"https://github.com/citation-style-language/schema/raw/master/csl-citation.json"} </vt:lpwstr>
  </property>
  <property fmtid="{D5CDD505-2E9C-101B-9397-08002B2CF9AE}" pid="2066" name="ZOTERO_BREF_bLKil6Ck03M7_1">
    <vt:lpwstr>ZOTERO_ITEM CSL_CITATION {"citationID":"SEwUIAe4","properties":{"formattedCitation":"(Travis et al. 2010b; Snow et al. 2010; Kirk et al. 2011a; Zapfe &amp; Freeland 2015; Pieper et al. 2017)","plainCitation":"(Travis et al. 2010b; Snow et al. 2010; Kirk et al</vt:lpwstr>
  </property>
  <property fmtid="{D5CDD505-2E9C-101B-9397-08002B2CF9AE}" pid="2067" name="ZOTERO_BREF_bLKil6Ck03M7_2">
    <vt:lpwstr>. 2011a; Zapfe &amp; Freeland 2015; Pieper et al. 2017)","dontUpdate":true,"noteIndex":0},"citationItems":[{"id":"q1e9xkHj/96eL6oXL","uris":["http://zotero.org/users/6112721/items/4ZFCU3CD"],"itemData":{"id":507,"type":"article-journal","container-title":"Jou</vt:lpwstr>
  </property>
  <property fmtid="{D5CDD505-2E9C-101B-9397-08002B2CF9AE}" pid="2068" name="ZOTERO_BREF_bLKil6Ck03M7_3">
    <vt:lpwstr>rnal of Ecology","DOI":"10.1111/j.1365-2745.2009.01596.x","ISSN":"00220477, 13652745","issue":"1","language":"en","page":"7-16","source":"DOI.org (Crossref)","title":"Hybridization dynamics of invasive cattail (Typhaceae) stands in the Western Great Lakes</vt:lpwstr>
  </property>
  <property fmtid="{D5CDD505-2E9C-101B-9397-08002B2CF9AE}" pid="2069" name="ZOTERO_BREF_bLKil6Ck03M7_4">
    <vt:lpwstr> Region of North America: a molecular analysis: Hybridization dynamics in invasive cattails","title-short":"Hybridization dynamics of invasive cattail (Typhaceae) stands in the Western Great Lakes Region of North America","volume":"98","author":[{"family"</vt:lpwstr>
  </property>
  <property fmtid="{D5CDD505-2E9C-101B-9397-08002B2CF9AE}" pid="2070" name="ZOTERO_BREF_bLKil6Ck03M7_5">
    <vt:lpwstr>:"Travis","given":"Steven E."},{"family":"Marburger","given":"Joy E."},{"family":"Windels","given":"Steve"},{"family":"KubÃ¡tovÃ¡","given":"Barbora"}],"issued":{"date-parts":[["2010",1]]}}},{"id":"q1e9xkHj/HSFne6Zo","uris":["http://zotero.org/users/611272</vt:lpwstr>
  </property>
  <property fmtid="{D5CDD505-2E9C-101B-9397-08002B2CF9AE}" pid="2071" name="ZOTERO_BREF_bLKil6Ck03M7_6">
    <vt:lpwstr>1/items/NHNZ7LGH"],"itemData":{"id":404,"type":"article-journal","container-title":"American Journal of Botany","DOI":"10.3732/ajb.1000187","ISSN":"00029122","issue":"12","journalAbbreviation":"American Journal of Botany","language":"en","page":"2061-2067</vt:lpwstr>
  </property>
  <property fmtid="{D5CDD505-2E9C-101B-9397-08002B2CF9AE}" pid="2072" name="ZOTERO_BREF_bLKil6Ck03M7_7">
    <vt:lpwstr>","source":"DOI.org (Crossref)","title":"Species-specific SSR alleles for studies of hybrid cattails ( &lt;i&gt;Typha latifolia&lt;/i&gt; × &lt;i&gt;T. angustifolia&lt;/i&gt; ; Typhaceae) in North America","volume":"97","author":[{"family":"Snow","given":"Allison A."},{"family":</vt:lpwstr>
  </property>
  <property fmtid="{D5CDD505-2E9C-101B-9397-08002B2CF9AE}" pid="2073" name="ZOTERO_BREF_bLKil6Ck03M7_8">
    <vt:lpwstr>"Travis","given":"Steven E."},{"family":"Wildová","given":"Radka"},{"family":"Fér","given":"Tomáš"},{"family":"Sweeney","given":"Patricia M."},{"family":"Marburger","given":"Joy E."},{"family":"Windels","given":"Steven"},{"family":"Kubátová","given":"Barb</vt:lpwstr>
  </property>
  <property fmtid="{D5CDD505-2E9C-101B-9397-08002B2CF9AE}" pid="2074" name="ZOTERO_BREF_bLKil6Ck03M7_9">
    <vt:lpwstr>ora"},{"family":"Goldberg","given":"Deborah E."},{"family":"Mutegi","given":"Evans"}],"issued":{"date-parts":[["2010",12]]}}},{"id":"q1e9xkHj/V47sJ4n4","uris":["http://zotero.org/users/6112721/items/G6AFD6NN"],"itemData":{"id":342,"type":"article-journal"</vt:lpwstr>
  </property>
  <property fmtid="{D5CDD505-2E9C-101B-9397-08002B2CF9AE}" pid="2075" name="ZOTERO_BREF_bLKil6Ck03M7_10">
    <vt:lpwstr>,"abstract":"A recent increase in the abundance of cattails (Typha spp.) in North American wetlands has been anecdotally linked with hybridization between Typha latifolia and Typha angustifolia. In this study, we used molecular genetic markers (microsatel</vt:lpwstr>
  </property>
  <property fmtid="{D5CDD505-2E9C-101B-9397-08002B2CF9AE}" pid="2076" name="ZOTERO_BREF_bLKil6Ck03M7_11">
    <vt:lpwstr>lites) to investigate whether the hybrid lineage (Typha × glauca) is restricted to The Great Lakes region, or exists across a much broader spatial scale. We also investigated the possibility of backcrossing and genetic introgression in natural populations</vt:lpwstr>
  </property>
  <property fmtid="{D5CDD505-2E9C-101B-9397-08002B2CF9AE}" pid="2077" name="ZOTERO_BREF_bLKil6Ck03M7_12">
    <vt:lpwstr>. Parental species could be distinguished from one another based on the distribution of alleles at six microsatellite loci. Species identiﬁcation based on genetic data corresponded well with species identiﬁcations based on leaf width, a key morphological </vt:lpwstr>
  </property>
  <property fmtid="{D5CDD505-2E9C-101B-9397-08002B2CF9AE}" pid="2078" name="ZOTERO_BREF_bLKil6Ck03M7_13">
    <vt:lpwstr>trait that can distinguish the two parental species. We found that hybrids occur in Ontario, Quebec, New Brunswick, and Nova Scotia, but we did not detect hybrids in Maine. F1s are more abundant than backcrossed or intercrossed hybrids, although we also f</vt:lpwstr>
  </property>
  <property fmtid="{D5CDD505-2E9C-101B-9397-08002B2CF9AE}" pid="2079" name="ZOTERO_BREF_bLKil6Ck03M7_14">
    <vt:lpwstr>ound evidence of backcrossing, particularly in Ontario. This indicates that hybrids are fertile, and are therefore potential conduits of gene ﬂow between the parental species. Further work is needed to determine whether T. × glauca is particularly success</vt:lpwstr>
  </property>
  <property fmtid="{D5CDD505-2E9C-101B-9397-08002B2CF9AE}" pid="2080" name="ZOTERO_BREF_bLKil6Ck03M7_15">
    <vt:lpwstr>ful in the Great Lakes region relative to other areas in which the two parental species co-exist, and to assess whether introgression may lead to increased invasiveness in the species complex.","container-title":"Aquatic Botany","DOI":"10.1016/j.aquabot.2</vt:lpwstr>
  </property>
  <property fmtid="{D5CDD505-2E9C-101B-9397-08002B2CF9AE}" pid="2081" name="ZOTERO_BREF_bLKil6Ck03M7_16">
    <vt:lpwstr>011.05.007","ISSN":"03043770","issue":"3","journalAbbreviation":"Aquatic Botany","language":"en","page":"189-193","source":"DOI.org (Crossref)","title":"Molecular genetic data reveal hybridization between Typha angustifolia and Typha latifolia across a br</vt:lpwstr>
  </property>
  <property fmtid="{D5CDD505-2E9C-101B-9397-08002B2CF9AE}" pid="2082" name="ZOTERO_BREF_bLKil6Ck03M7_17">
    <vt:lpwstr>oad spatial scale in eastern North America","volume":"95","author":[{"family":"Kirk","given":"Heather"},{"family":"Connolly","given":"Candace"},{"family":"Freeland","given":"Joanna R."}],"issued":{"date-parts":[["2011",10]]}}},{"id":503,"uris":["http://zo</vt:lpwstr>
  </property>
  <property fmtid="{D5CDD505-2E9C-101B-9397-08002B2CF9AE}" pid="2083" name="ZOTERO_BREF_bLKil6Ck03M7_18">
    <vt:lpwstr>tero.org/users/6112721/items/7Y38N87P"],"itemData":{"id":503,"type":"article-journal","abstract":"Rapid evolution following interspeciﬁc hybridization can facilitate biological invasions. Around the Great Lakes in North America, the hybrid cattail Typha ×</vt:lpwstr>
  </property>
  <property fmtid="{D5CDD505-2E9C-101B-9397-08002B2CF9AE}" pid="2084" name="ZOTERO_BREF_bLKil6Ck03M7_19">
    <vt:lpwstr> glauca is dominating wetlands and displacing both parental species. We measured water depth and height of T. × glauca and its parental species (Typha angustifolia and Typha latifolia) throughout the growing season at a site near Lake Ontario that harbors</vt:lpwstr>
  </property>
  <property fmtid="{D5CDD505-2E9C-101B-9397-08002B2CF9AE}" pid="2085" name="ZOTERO_BREF_bLKil6Ck03M7_20">
    <vt:lpwstr> both parental species plus hybrids. We found no evidence of niche partitioning by water depth, nor was there evidence that water depth was inﬂuencing plant height. At the beginning of the growing season, T. latifolia comprised the tallest plants, but thi</vt:lpwstr>
  </property>
  <property fmtid="{D5CDD505-2E9C-101B-9397-08002B2CF9AE}" pid="2086" name="ZOTERO_BREF_bLKil6Ck03M7_21">
    <vt:lpwstr>s potential advantage was short-lived, and for most of the growing season, F1 hybrids were taller than all or most other taxa (T. angustifolia, T. latifolia, and advancedgeneration/backcrossed hybrids). Heterosis, inferred from height, is therefore eviden</vt:lpwstr>
  </property>
  <property fmtid="{D5CDD505-2E9C-101B-9397-08002B2CF9AE}" pid="2087" name="ZOTERO_BREF_bLKil6Ck03M7_22">
    <vt:lpwstr>t in F1 hybrids, but not in advanced-generation/backcrossed hybrids. Typha stands often achieve high densities, and the competitive advantage of superior height is likely contributing to the invasive success of T. × glauca F1 hybrids in the Great Lakes re</vt:lpwstr>
  </property>
  <property fmtid="{D5CDD505-2E9C-101B-9397-08002B2CF9AE}" pid="2088" name="ZOTERO_BREF_bLKil6Ck03M7_23">
    <vt:lpwstr>gion.","container-title":"Aquatic Botany","DOI":"10.1016/j.aquabot.2015.05.004","ISSN":"03043770","journalAbbreviation":"Aquatic Botany","language":"en","page":"44-47","source":"DOI.org (Crossref)","title":"Heterosis in invasive F1 cattail hybrids (Typha </vt:lpwstr>
  </property>
  <property fmtid="{D5CDD505-2E9C-101B-9397-08002B2CF9AE}" pid="2089" name="ZOTERO_BREF_bLKil6Ck03M7_24">
    <vt:lpwstr>× glauca)","volume":"125","author":[{"family":"Zapfe","given":"Lisa"},{"family":"Freeland","given":"Joanna R."}],"issued":{"date-parts":[["2015",8]]}}},{"id":2066,"uris":["http://zotero.org/users/6112721/items/KNY4F2TS"],"itemData":{"id":2066,"type":"arti</vt:lpwstr>
  </property>
  <property fmtid="{D5CDD505-2E9C-101B-9397-08002B2CF9AE}" pid="2090" name="ZOTERO_BREF_bLKil6Ck03M7_25">
    <vt:lpwstr>cle-journal","abstract":"Cattails (Typha spp.) have become an increasingly dominant component of wetlands in eastern North America and this dominance is largely attributable to the high frequency of Typha × glauca, the hybrid of native Typha latifolia and</vt:lpwstr>
  </property>
  <property fmtid="{D5CDD505-2E9C-101B-9397-08002B2CF9AE}" pid="2091" name="ZOTERO_BREF_TkR6oxduH2FD_5">
    <vt:lpwstr>a common-garden experiment with two levels of a water-depth treatment we compared the above- and below-ground growth performance of T. latifolia vs. hybrid cattails collected from 12 sites in southern Ontario. We found that hybrids outperformed all other </vt:lpwstr>
  </property>
  <property fmtid="{D5CDD505-2E9C-101B-9397-08002B2CF9AE}" pid="2092" name="ZOTERO_BREF_TkR6oxduH2FD_6">
    <vt:lpwstr>plants in terms of total and above-ground biomass production and, depending on the method of species assignment used, in terms of the number of ramets produced. However, there was no difference in the mass of rhizomes produced between species. Consistent </vt:lpwstr>
  </property>
  <property fmtid="{D5CDD505-2E9C-101B-9397-08002B2CF9AE}" pid="2093" name="ZOTERO_BREF_TkR6oxduH2FD_7">
    <vt:lpwstr>with a previous study of natural populations from the same region, growth performance of the different species was similar across the different water depths used in the experiment. Collectively, our results indicate that enhanced hybrid performance was dr</vt:lpwstr>
  </property>
  <property fmtid="{D5CDD505-2E9C-101B-9397-08002B2CF9AE}" pid="2094" name="ZOTERO_BREF_TkR6oxduH2FD_8">
    <vt:lpwstr>iven by the production of larger and more numerous ramets and not via increased investment in rhizomes.","container-title":"Basic and Applied Ecology","DOI":"10.1016/j.baae.2015.04.006","ISSN":"14391791","issue":"5","journalAbbreviation":"Basic and Applie</vt:lpwstr>
  </property>
  <property fmtid="{D5CDD505-2E9C-101B-9397-08002B2CF9AE}" pid="2095" name="ZOTERO_BREF_D8Dsecb0m8pe_1">
    <vt:lpwstr>ZOTERO_ITEM CSL_CITATION {"citationID":"BqSrgvo5","properties":{"formattedCitation":"(Elith &amp; Leathwick 2009)","plainCitation":"(Elith &amp; Leathwick 2009)","noteIndex":0},"citationItems":[{"id":630,"uris":["http://zotero.org/users/6112721/items/CBMJYGX7"],"</vt:lpwstr>
  </property>
  <property fmtid="{D5CDD505-2E9C-101B-9397-08002B2CF9AE}" pid="2096" name="ZOTERO_BREF_D8Dsecb0m8pe_2">
    <vt:lpwstr>itemData":{"id":630,"type":"article-journal","abstract":"Species distribution models (SDMs) are numerical tools that combine observations of species occurrence or abundance with environmental estimates. They are used to gain ecological and evolutionary in</vt:lpwstr>
  </property>
  <property fmtid="{D5CDD505-2E9C-101B-9397-08002B2CF9AE}" pid="2097" name="ZOTERO_BREF_D8Dsecb0m8pe_3">
    <vt:lpwstr>sights and to predict distributions across landscapes, sometimes requiring extrapolation in space and time. SDMs are now widely used across terrestrial, freshwater, and marine realms. Differences in methods between disciplines reflect both differences in </vt:lpwstr>
  </property>
  <property fmtid="{D5CDD505-2E9C-101B-9397-08002B2CF9AE}" pid="2098" name="ZOTERO_BREF_D8Dsecb0m8pe_4">
    <vt:lpwstr>species mobility and in \"established use.\" Model realism and robustness is influenced by selection of relevant predictors and modeling method, consideration of scale, how the interplay between environmental and geographic factors is handled, and the ext</vt:lpwstr>
  </property>
  <property fmtid="{D5CDD505-2E9C-101B-9397-08002B2CF9AE}" pid="2099" name="ZOTERO_BREF_D8Dsecb0m8pe_5">
    <vt:lpwstr>ent of extrapolation. Current linkages between SDM practice and ecological theory are often weak, hindering progress. Remaining challenges include: improvement of methods for modeling presence-only data and for model selection and evaluation; accounting f</vt:lpwstr>
  </property>
  <property fmtid="{D5CDD505-2E9C-101B-9397-08002B2CF9AE}" pid="2100" name="ZOTERO_BREF_D8Dsecb0m8pe_6">
    <vt:lpwstr>or biotic interactions; and assessing model uncertainty.","archive":"JSTOR","container-title":"Annual Review of Ecology, Evolution, and Systematics","ISSN":"1543-592X","note":"publisher: Annual Reviews","page":"677-697","source":"JSTOR","title":"Species D</vt:lpwstr>
  </property>
  <property fmtid="{D5CDD505-2E9C-101B-9397-08002B2CF9AE}" pid="2101" name="ZOTERO_BREF_D8Dsecb0m8pe_7">
    <vt:lpwstr>istribution Models: Ecological Explanation and Prediction Across Space and Time","title-short":"Species Distribution Models","volume":"40","author":[{"family":"Elith","given":"Jane"},{"family":"Leathwick","given":"John R."}],"issued":{"date-parts":[["2009</vt:lpwstr>
  </property>
  <property fmtid="{D5CDD505-2E9C-101B-9397-08002B2CF9AE}" pid="2102" name="ZOTERO_BREF_D8Dsecb0m8pe_8">
    <vt:lpwstr>"]]}}}],"schema":"https://github.com/citation-style-language/schema/raw/master/csl-citation.json"} </vt:lpwstr>
  </property>
  <property fmtid="{D5CDD505-2E9C-101B-9397-08002B2CF9AE}" pid="2103" name="ZOTERO_BREF_w0btZOFHEo69_1">
    <vt:lpwstr>ZOTERO_TEMP</vt:lpwstr>
  </property>
  <property fmtid="{D5CDD505-2E9C-101B-9397-08002B2CF9AE}" pid="2104" name="ZOTERO_BREF_XSvCsNXhGlji_1">
    <vt:lpwstr>ZOTERO_ITEM CSL_CITATION {"citationID":"TRDdKLJc","properties":{"formattedCitation":"(Bradley et al. 2010; Martin et al. 2015; Kramer et al. 2017)","plainCitation":"(Bradley et al. 2010; Martin et al. 2015; Kramer et al. 2017)","dontUpdate":true,"noteInde</vt:lpwstr>
  </property>
  <property fmtid="{D5CDD505-2E9C-101B-9397-08002B2CF9AE}" pid="2105" name="ZOTERO_BREF_XSvCsNXhGlji_2">
    <vt:lpwstr>x":0},"citationItems":[{"id":"q1e9xkHj/UlnI4Iz4","uris":["http://zotero.org/users/6112721/items/RQW9K5UN"],"itemData":{"id":711,"type":"article-journal","abstract":"Invasive plant species threaten native ecosystems, natural resources, and managed lands wo</vt:lpwstr>
  </property>
  <property fmtid="{D5CDD505-2E9C-101B-9397-08002B2CF9AE}" pid="2106" name="ZOTERO_BREF_XSvCsNXhGlji_3">
    <vt:lpwstr>rldwide. Climate change may increase risk from invasive plant species as favorable climate conditions allow invaders to expand into new ranges. Here, we use bioclimatic envelope modeling to assess current climatic habitat, or lands climatically suitable f</vt:lpwstr>
  </property>
  <property fmtid="{D5CDD505-2E9C-101B-9397-08002B2CF9AE}" pid="2107" name="ZOTERO_BREF_XSvCsNXhGlji_4">
    <vt:lpwstr>or invasion, for three of the most dominant and aggressive invasive plants in the southeast United States: kudzu (Pueraria lobata), privet (Ligustrum sinense; L. vulgare), and cogongrass (Imperata cylindrica). We define climatic habitat using both the Max</vt:lpwstr>
  </property>
  <property fmtid="{D5CDD505-2E9C-101B-9397-08002B2CF9AE}" pid="2108" name="ZOTERO_BREF_XSvCsNXhGlji_5">
    <vt:lpwstr>ent and Mahalanobis distance methodologies, and we define the best climatic predictors based on variables that best ‘constrain’ species distributions and variables that ‘release’ the most land area if excluded. We then use an ensemble of 12 atmosphere-oce</vt:lpwstr>
  </property>
  <property fmtid="{D5CDD505-2E9C-101B-9397-08002B2CF9AE}" pid="2109" name="ZOTERO_BREF_XSvCsNXhGlji_6">
    <vt:lpwstr>an general circulation models to project changes in climatic habitat for the three invasive species by 2100. The combined methodologies, predictors, and models produce a robust assessment of invasion risk inclusive of many of the approaches typically used</vt:lpwstr>
  </property>
  <property fmtid="{D5CDD505-2E9C-101B-9397-08002B2CF9AE}" pid="2110" name="ZOTERO_BREF_XSvCsNXhGlji_7">
    <vt:lpwstr> individually to assess climate change impacts. Current invasion risk is widespread in southeastern states for all three species, although cogongrass invasion risk is more restricted to the Gulf Coast. Climate change is likely to enable all three species </vt:lpwstr>
  </property>
  <property fmtid="{D5CDD505-2E9C-101B-9397-08002B2CF9AE}" pid="2111" name="ZOTERO_BREF_XSvCsNXhGlji_8">
    <vt:lpwstr>to greatly expand their ranges. Risk from privet and kudzu expands north into Ohio, Pennsylvania, New York, and New England states by 2100. Risk from cogongrass expands as far north as Kentucky and Virginia. Heightened surveillance and prompt eradication </vt:lpwstr>
  </property>
  <property fmtid="{D5CDD505-2E9C-101B-9397-08002B2CF9AE}" pid="2112" name="ZOTERO_BREF_XSvCsNXhGlji_9">
    <vt:lpwstr>of small pockets of invasion in northern states should be a management priority.","container-title":"Biological Invasions","DOI":"10.1007/s10530-009-9597-y","ISSN":"1573-1464","issue":"6","journalAbbreviation":"Biol Invasions","language":"en","page":"1855</vt:lpwstr>
  </property>
  <property fmtid="{D5CDD505-2E9C-101B-9397-08002B2CF9AE}" pid="2113" name="ZOTERO_BREF_XSvCsNXhGlji_10">
    <vt:lpwstr>-1872","source":"Springer Link","title":"Climate change increases risk of plant invasion in the Eastern United States","volume":"12","author":[{"family":"Bradley","given":"Bethany A."},{"family":"Wilcove","given":"David S."},{"family":"Oppenheimer","given</vt:lpwstr>
  </property>
  <property fmtid="{D5CDD505-2E9C-101B-9397-08002B2CF9AE}" pid="2114" name="ZOTERO_BREF_XSvCsNXhGlji_11">
    <vt:lpwstr>":"Michael"}],"issued":{"date-parts":[["2010",6,1]]}}},{"id":"q1e9xkHj/vuQsonap","uris":["http://zotero.org/users/6112721/items/LCPBG8KS"],"itemData":{"id":352,"type":"article-journal","container-title":"Biological Invasions","DOI":"10.1007/s10530-015-094</vt:lpwstr>
  </property>
  <property fmtid="{D5CDD505-2E9C-101B-9397-08002B2CF9AE}" pid="2115" name="ZOTERO_BREF_XSvCsNXhGlji_12">
    <vt:lpwstr>5-9","ISSN":"1387-3547, 1573-1464","issue":"11","journalAbbreviation":"Biol Invasions","language":"en","page":"3197-3210","source":"DOI.org (Crossref)","title":"Buffel grass and climate change: a framework for projecting invasive species distributions whe</vt:lpwstr>
  </property>
  <property fmtid="{D5CDD505-2E9C-101B-9397-08002B2CF9AE}" pid="2116" name="ZOTERO_BREF_XSvCsNXhGlji_13">
    <vt:lpwstr>n data are scarce","title-short":"Buffel grass and climate change","volume":"17","author":[{"family":"Martin","given":"Tara G."},{"family":"Murphy","given":"Helen"},{"family":"Liedloff","given":"Adam"},{"family":"Thomas","given":"Colette"},{"family":"Chad</vt:lpwstr>
  </property>
  <property fmtid="{D5CDD505-2E9C-101B-9397-08002B2CF9AE}" pid="2117" name="ZOTERO_BREF_XSvCsNXhGlji_14">
    <vt:lpwstr>ès","given":"Iadine"},{"family":"Cook","given":"Garry"},{"family":"Fensham","given":"Rod"},{"family":"McIvor","given":"John"},{"family":"Klinken","given":"Rieks D.","non-dropping-particle":"van"}],"issued":{"date-parts":[["2015",11]]}}},{"id":713,"uris":[</vt:lpwstr>
  </property>
  <property fmtid="{D5CDD505-2E9C-101B-9397-08002B2CF9AE}" pid="2118" name="ZOTERO_BREF_XSvCsNXhGlji_15">
    <vt:lpwstr>"http://zotero.org/users/6112721/items/B24LHZHS"],"itemData":{"id":713,"type":"article-journal","abstract":"Efficient management and prevention of species invasions requires accurate prediction of where species of concern can arrive and persist. Species d</vt:lpwstr>
  </property>
  <property fmtid="{D5CDD505-2E9C-101B-9397-08002B2CF9AE}" pid="2119" name="ZOTERO_BREF_XSvCsNXhGlji_16">
    <vt:lpwstr>istribution models provide one way to identify potentially suitable habitat by developing the relationship between climate variables and species occurrence data. However, these models when applied to freshwater invasions are complicated by two factors. Th</vt:lpwstr>
  </property>
  <property fmtid="{D5CDD505-2E9C-101B-9397-08002B2CF9AE}" pid="2120" name="ZOTERO_BREF_XSvCsNXhGlji_17">
    <vt:lpwstr>e first is that the range expansions that typically occur as part of the invasion process violate standard species distribution model assumptions of data stationarity. Second, predicting potential range of freshwater aquatic species is complicated by the </vt:lpwstr>
  </property>
  <property fmtid="{D5CDD505-2E9C-101B-9397-08002B2CF9AE}" pid="2121" name="ZOTERO_BREF_XSvCsNXhGlji_18">
    <vt:lpwstr>reliance on terrestrial climate measurements to develop occurrence relationships for species that occur in aquatic environments. To overcome these obstacles, we combined a recently developed algorithm for species distribution modeling—range bagging—with n</vt:lpwstr>
  </property>
  <property fmtid="{D5CDD505-2E9C-101B-9397-08002B2CF9AE}" pid="2122" name="ZOTERO_BREF_XSvCsNXhGlji_19">
    <vt:lpwstr>ewly available aquatic habitat-specific information from the North American Great Lakes region to predict suitable habitat for three potential invasive species: golden mussel, killer shrimp, and northern snakehead. Range bagging may more accurately predic</vt:lpwstr>
  </property>
  <property fmtid="{D5CDD505-2E9C-101B-9397-08002B2CF9AE}" pid="2123" name="ZOTERO_BREF_XSvCsNXhGlji_20">
    <vt:lpwstr>t relative suitability than other methods because it focuses on the limits of the species environmental tolerances rather than central tendency or “typical” cases. Overlaying the species distribution model output with aquatic habitat-specific data then al</vt:lpwstr>
  </property>
  <property fmtid="{D5CDD505-2E9C-101B-9397-08002B2CF9AE}" pid="2124" name="ZOTERO_BREF_XSvCsNXhGlji_21">
    <vt:lpwstr>lowed for more specific predictions of areas with high suitability. Our results indicate there is suitable habitat for northern snakehead in the Great Lakes, particularly shallow coastal habitats in the lower four Great Lakes where literature suggests the</vt:lpwstr>
  </property>
  <property fmtid="{D5CDD505-2E9C-101B-9397-08002B2CF9AE}" pid="2125" name="ZOTERO_BREF_XSvCsNXhGlji_22">
    <vt:lpwstr>y will favor areas of wetland and submerged aquatic vegetation. These coastal areas also offer the highest suitability for golden mussel, but our models suggest they are marginal habitats. Globally, the Great Lakes provide the closest match to the current</vt:lpwstr>
  </property>
  <property fmtid="{D5CDD505-2E9C-101B-9397-08002B2CF9AE}" pid="2126" name="ZOTERO_BREF_XSvCsNXhGlji_23">
    <vt:lpwstr>ly invaded range of killer shrimp, but they appear to pose an intermediate risk to the region. Range bagging provided reliable predictions when assessed either by a standard test set or by tests for spatial transferability, with golden mussel being the mo</vt:lpwstr>
  </property>
  <property fmtid="{D5CDD505-2E9C-101B-9397-08002B2CF9AE}" pid="2127" name="ZOTERO_BREF_XSvCsNXhGlji_24">
    <vt:lpwstr>st difficult to accurately predict. Our approach illustrates the strength of combining multiple sources of data, while reiterating the need for increased measurement of freshwater habitat at high spatial resolutions to improve the ability to predict poten</vt:lpwstr>
  </property>
  <property fmtid="{D5CDD505-2E9C-101B-9397-08002B2CF9AE}" pid="2128" name="ZOTERO_BREF_XSvCsNXhGlji_25">
    <vt:lpwstr>tial invasive species.","container-title":"Ecosphere","DOI":"https://doi.org/10.1002/ecs2.1883","ISSN":"2150-8925","issue":"7","language":"en","note":"_eprint: https://esajournals.onlinelibrary.wiley.com/doi/pdf/10.1002/ecs2.1883","page":"e01883","source"</vt:lpwstr>
  </property>
  <property fmtid="{D5CDD505-2E9C-101B-9397-08002B2CF9AE}" pid="2129" name="ZOTERO_BREF_dQ44mH4nCnNS_1">
    <vt:lpwstr>ZOTERO_ITEM CSL_CITATION {"citationID":"4ARf6MPX","properties":{"formattedCitation":"(Hood 2013)","plainCitation":"(Hood 2013)","dontUpdate":true,"noteIndex":0},"citationItems":[{"id":"q1e9xkHj/Ab70kY14","uris":["http://zotero.org/users/6112721/items/NNBP</vt:lpwstr>
  </property>
  <property fmtid="{D5CDD505-2E9C-101B-9397-08002B2CF9AE}" pid="2130" name="ZOTERO_BREF_dQ44mH4nCnNS_2">
    <vt:lpwstr>UJD9"],"itemData":{"id":332,"type":"article-journal","container-title":"Wetlands Ecology and Management","DOI":"10.1007/s11273-013-9294-6","ISSN":"0923-4861, 1572-9834","issue":"4","journalAbbreviation":"Wetlands Ecol Manage","language":"en","page":"229-2</vt:lpwstr>
  </property>
  <property fmtid="{D5CDD505-2E9C-101B-9397-08002B2CF9AE}" pid="2131" name="ZOTERO_BREF_dQ44mH4nCnNS_3">
    <vt:lpwstr>42","source":"DOI.org (Crossref)","title":"Applying and testing a predictive vegetation model to management of the invasive cattail, Typha angustifolia L., in an oligohaline tidal marsh reveals priority effects caused by non-stationarity","volume":"21","a</vt:lpwstr>
  </property>
  <property fmtid="{D5CDD505-2E9C-101B-9397-08002B2CF9AE}" pid="2132" name="ZOTERO_BREF_dQ44mH4nCnNS_4">
    <vt:lpwstr>uthor":[{"family":"Hood","given":"W. Gregory"}],"issued":{"date-parts":[["2013",8]]}}}],"schema":"https://github.com/citation-style-language/schema/raw/master/csl-citation.json"} </vt:lpwstr>
  </property>
  <property fmtid="{D5CDD505-2E9C-101B-9397-08002B2CF9AE}" pid="2133" name="ZOTERO_BREF_XSvCsNXhGlji_26">
    <vt:lpwstr>:"Wiley Online Library","title":"Suitability of Laurentian Great Lakes for invasive species based on global species distribution models and local habitat","volume":"8","author":[{"family":"Kramer","given":"Andrew M."},{"family":"Annis","given":"Gust"},{"f</vt:lpwstr>
  </property>
  <property fmtid="{D5CDD505-2E9C-101B-9397-08002B2CF9AE}" pid="2134" name="ZOTERO_BREF_XSvCsNXhGlji_27">
    <vt:lpwstr>amily":"Wittmann","given":"Marion E."},{"family":"Chadderton","given":"William L."},{"family":"Rutherford","given":"Edward S."},{"family":"Lodge","given":"David M."},{"family":"Mason","given":"Lacey"},{"family":"Beletsky","given":"Dmitry"},{"family":"Rise</vt:lpwstr>
  </property>
  <property fmtid="{D5CDD505-2E9C-101B-9397-08002B2CF9AE}" pid="2135" name="ZOTERO_BREF_XSvCsNXhGlji_28">
    <vt:lpwstr>ng","given":"Catherine"},{"family":"Drake","given":"John M."}],"issued":{"date-parts":[["2017"]]}}}],"schema":"https://github.com/citation-style-language/schema/raw/master/csl-citation.json"} </vt:lpwstr>
  </property>
  <property fmtid="{D5CDD505-2E9C-101B-9397-08002B2CF9AE}" pid="2136" name="ZOTERO_BREF_XSvCsNXhGlji_29">
    <vt:lpwstr/>
  </property>
  <property fmtid="{D5CDD505-2E9C-101B-9397-08002B2CF9AE}" pid="2137" name="ZOTERO_BREF_IdWmVNeaoOe7_1">
    <vt:lpwstr>ZOTERO_ITEM CSL_CITATION {"citationID":"IzH3snpy","properties":{"formattedCitation":"(Lievesley et al. 2016)","plainCitation":"(Lievesley et al. 2016)","dontUpdate":true,"noteIndex":0},"citationItems":[{"id":430,"uris":["http://zotero.org/users/6112721/it</vt:lpwstr>
  </property>
  <property fmtid="{D5CDD505-2E9C-101B-9397-08002B2CF9AE}" pid="2138" name="ZOTERO_BREF_IdWmVNeaoOe7_2">
    <vt:lpwstr>ems/6X2F3V6N"],"itemData":{"id":430,"type":"report","language":"en","page":"1-63","source":"Zotero","title":"Assessing habitat compensation and examining limitations to native plant establishment in the lower Fraser River Estuary","URL":"https://www.cmnbc</vt:lpwstr>
  </property>
  <property fmtid="{D5CDD505-2E9C-101B-9397-08002B2CF9AE}" pid="2139" name="ZOTERO_BREF_IdWmVNeaoOe7_3">
    <vt:lpwstr>.ca/wp-content/uploads/2018/11/Assessing-Habitat-Compensation_2016Appendix-I-IV.pdf","author":[{"family":"Lievesley","given":"Megan"},{"family":"Stewart","given":"Daniel"},{"family":"Knight","given":"Rob"},{"family":"Mason","given":"Brad"}],"issued":{"dat</vt:lpwstr>
  </property>
  <property fmtid="{D5CDD505-2E9C-101B-9397-08002B2CF9AE}" pid="2140" name="ZOTERO_BREF_IdWmVNeaoOe7_4">
    <vt:lpwstr>e-parts":[["2016"]]}}}],"schema":"https://github.com/citation-style-language/schema/raw/master/csl-citation.json"} </vt:lpwstr>
  </property>
  <property fmtid="{D5CDD505-2E9C-101B-9397-08002B2CF9AE}" pid="2141" name="ZOTERO_BREF_8GXSd8IOjyw9_6">
    <vt:lpwstr>":"DOI.org (Crossref)","title":"Applying and testing a predictive vegetation model to management of the invasive cattail, Typha angustifolia L., in an oligohaline tidal marsh reveals priority effects caused by non-stationarity","volume":"21","author":[{"f</vt:lpwstr>
  </property>
  <property fmtid="{D5CDD505-2E9C-101B-9397-08002B2CF9AE}" pid="2142" name="ZOTERO_BREF_8GXSd8IOjyw9_7">
    <vt:lpwstr>amily":"Hood","given":"W. Gregory"}],"issued":{"date-parts":[["2013",8]]}}}],"schema":"https://github.com/citation-style-language/schema/raw/master/csl-citation.json"} </vt:lpwstr>
  </property>
  <property fmtid="{D5CDD505-2E9C-101B-9397-08002B2CF9AE}" pid="2143" name="ZOTERO_BREF_8GXSd8IOjyw9_8">
    <vt:lpwstr/>
  </property>
  <property fmtid="{D5CDD505-2E9C-101B-9397-08002B2CF9AE}" pid="2144" name="ZOTERO_BREF_rJFkEYBmlre9_1">
    <vt:lpwstr>ZOTERO_TEMP</vt:lpwstr>
  </property>
  <property fmtid="{D5CDD505-2E9C-101B-9397-08002B2CF9AE}" pid="2145" name="ZOTERO_BREF_af5RN47TfPYB_1">
    <vt:lpwstr>ZOTERO_ITEM CSL_CITATION {"citationID":"PTQAfKqr","properties":{"formattedCitation":"(Smith et al. 1999; Rejm\\uc0\\u225{}nek &amp; Pitcairn 2002; Simberloff et al. 2013)","plainCitation":"(Smith et al. 1999; Rejmánek &amp; Pitcairn 2002; Simberloff et al. 2013)"</vt:lpwstr>
  </property>
  <property fmtid="{D5CDD505-2E9C-101B-9397-08002B2CF9AE}" pid="2146" name="ZOTERO_BREF_af5RN47TfPYB_2">
    <vt:lpwstr>,"noteIndex":0},"citationItems":[{"id":391,"uris":["http://zotero.org/users/6112721/items/DMC9IV4N"],"uri":["http://zotero.org/users/6112721/items/DMC9IV4N"],"itemData":{"id":391,"type":"article-journal","abstract":"Data on the spread of invasive weeds in</vt:lpwstr>
  </property>
  <property fmtid="{D5CDD505-2E9C-101B-9397-08002B2CF9AE}" pid="2147" name="ZOTERO_BREF_af5RN47TfPYB_3">
    <vt:lpwstr>to arid western lands are used to evaluate the environmental and economic importance of controlling invasive weed infestations early. Variable rate and constant rate infestation expansion paths are estimated. The implications of variable vs. constant infe</vt:lpwstr>
  </property>
  <property fmtid="{D5CDD505-2E9C-101B-9397-08002B2CF9AE}" pid="2148" name="ZOTERO_BREF_af5RN47TfPYB_4">
    <vt:lpwstr>station growth rates for projecting both biophysical and economic effects are illustrated. The projections derived from both constant and variable growth rate expansion paths support the contention that it is expedient to control new infestations early.",</vt:lpwstr>
  </property>
  <property fmtid="{D5CDD505-2E9C-101B-9397-08002B2CF9AE}" pid="2149" name="ZOTERO_BREF_af5RN47TfPYB_5">
    <vt:lpwstr>"container-title":"Weed Science","DOI":"10.1017/S0043174500090664","ISSN":"0043-1745, 1550-2759","issue":"1","journalAbbreviation":"Weed sci.","language":"en","page":"62-66","source":"DOI.org (Crossref)","title":"The implications of variable or constant e</vt:lpwstr>
  </property>
  <property fmtid="{D5CDD505-2E9C-101B-9397-08002B2CF9AE}" pid="2150" name="ZOTERO_BREF_af5RN47TfPYB_6">
    <vt:lpwstr>xpansion rates in invasive weed infestations","volume":"47","author":[{"family":"Smith","given":"H. Arlen"},{"family":"Johnson","given":"Wayne S."},{"family":"Shonkwiler","given":"J. Scott"},{"family":"Swanson","given":"Sherm R."}],"issued":{"date-parts":</vt:lpwstr>
  </property>
  <property fmtid="{D5CDD505-2E9C-101B-9397-08002B2CF9AE}" pid="2151" name="ZOTERO_BREF_af5RN47TfPYB_7">
    <vt:lpwstr>[["1999",2]]}}},{"id":450,"uris":["http://zotero.org/users/6112721/items/W84I7AY6"],"uri":["http://zotero.org/users/6112721/items/W84I7AY6"],"itemData":{"id":450,"type":"chapter","abstract":"Using a unique data set on eradication attempts by the Californi</vt:lpwstr>
  </property>
  <property fmtid="{D5CDD505-2E9C-101B-9397-08002B2CF9AE}" pid="2152" name="ZOTERO_BREF_af5RN47TfPYB_8">
    <vt:lpwstr>a Department of Food and Agriculture on 18\nspecies and 53 separate infestations targeted for eradication in the period 1972-2000, we show that professional eradication of exotic weed infestations smaller than one hectare is usually possible. In addition,</vt:lpwstr>
  </property>
  <property fmtid="{D5CDD505-2E9C-101B-9397-08002B2CF9AE}" pid="2153" name="ZOTERO_BREF_af5RN47TfPYB_9">
    <vt:lpwstr> about 1/3 of infestations\nbetween 1 ha and 100 ha and 1/4 of infestations between 101 and 1000 ha have been eradicated. However, costs of\neradication projects increase dramatically. With a realistic amount of resources, it is very unlikely that infesta</vt:lpwstr>
  </property>
  <property fmtid="{D5CDD505-2E9C-101B-9397-08002B2CF9AE}" pid="2154" name="ZOTERO_BREF_af5RN47TfPYB_10">
    <vt:lpwstr>tions\nlarger than 1000 ha can be eradicated. Early detection of the presence of an invasive taxon can make the difference\nbetween being able to employ offensive strategies (eradication), and the necessity of retreating to a defensive strategy\nthat usua</vt:lpwstr>
  </property>
  <property fmtid="{D5CDD505-2E9C-101B-9397-08002B2CF9AE}" pid="2155" name="ZOTERO_BREF_af5RN47TfPYB_11">
    <vt:lpwstr>lly means an infinite financial commitment. Nevertheless, depending on the potential impact of individual\nweedy species, even infestations larger than 1000 hectares should be targeted for eradication effort or, at least, substantial reduction and contain</vt:lpwstr>
  </property>
  <property fmtid="{D5CDD505-2E9C-101B-9397-08002B2CF9AE}" pid="2156" name="ZOTERO_BREF_af5RN47TfPYB_12">
    <vt:lpwstr>ment. If an exotic weed is already widespread, then species-specific biological control may be\nthe only long-term effective method able to suppress its abundance over large areas.","container-title":"Turning the tide: the eradication of invasive species"</vt:lpwstr>
  </property>
  <property fmtid="{D5CDD505-2E9C-101B-9397-08002B2CF9AE}" pid="2157" name="ZOTERO_BREF_af5RN47TfPYB_13">
    <vt:lpwstr>,"language":"en","page":"249-252","source":"Zotero","title":"When is eradication of exotic pest plants a realistic goal?","editor":[{"family":"Veitch","given":"C R"},{"family":"Clout","given":"M N"}],"author":[{"family":"Rejmánek","given":"M"},{"family":"</vt:lpwstr>
  </property>
  <property fmtid="{D5CDD505-2E9C-101B-9397-08002B2CF9AE}" pid="2158" name="ZOTERO_BREF_af5RN47TfPYB_14">
    <vt:lpwstr>Pitcairn","given":"M J"}],"issued":{"date-parts":[["2002"]]}}},{"id":446,"uris":["http://zotero.org/users/6112721/items/QYVFRPJU"],"uri":["http://zotero.org/users/6112721/items/QYVFRPJU"],"itemData":{"id":446,"type":"article-journal","abstract":"Study of </vt:lpwstr>
  </property>
  <property fmtid="{D5CDD505-2E9C-101B-9397-08002B2CF9AE}" pid="2159" name="ZOTERO_BREF_af5RN47TfPYB_15">
    <vt:lpwstr>the impacts of biological invasions, a pervasive component of global change, has generated remarkable understanding of the mechanisms and consequences of the spread of introduced populations. The growing field of invasion science, poised at a crossroads w</vt:lpwstr>
  </property>
  <property fmtid="{D5CDD505-2E9C-101B-9397-08002B2CF9AE}" pid="2160" name="ZOTERO_BREF_af5RN47TfPYB_16">
    <vt:lpwstr>here ecology, social sciences, resource management, and public perception meet, is increasingly exposed to critical scrutiny from several perspectives. Although the rate of biological invasions, elucidation of their consequences, and knowledge about mitig</vt:lpwstr>
  </property>
  <property fmtid="{D5CDD505-2E9C-101B-9397-08002B2CF9AE}" pid="2161" name="ZOTERO_BREF_af5RN47TfPYB_17">
    <vt:lpwstr>ation are growing rapidly, the very need for invasion science is disputed. Here, we highlight recent progress in understanding invasion impacts and management, and discuss the challenges that the discipline faces in its science and interactions with socie</vt:lpwstr>
  </property>
  <property fmtid="{D5CDD505-2E9C-101B-9397-08002B2CF9AE}" pid="2162" name="ZOTERO_BREF_af5RN47TfPYB_18">
    <vt:lpwstr>ty.","container-title":"Trends in Ecology &amp; Evolution","DOI":"10.1016/j.tree.2012.07.013","ISSN":"0169-5347","issue":"1","journalAbbreviation":"Trends in Ecology &amp; Evolution","language":"en","page":"58-66","source":"ScienceDirect","title":"Impacts of biol</vt:lpwstr>
  </property>
  <property fmtid="{D5CDD505-2E9C-101B-9397-08002B2CF9AE}" pid="2163" name="ZOTERO_BREF_af5RN47TfPYB_19">
    <vt:lpwstr>ogical invasions: what's what and the way forward","title-short":"Impacts of biological invasions","volume":"28","author":[{"family":"Simberloff","given":"Daniel"},{"family":"Martin","given":"Jean-Louis"},{"family":"Genovesi","given":"Piero"},{"family":"M</vt:lpwstr>
  </property>
  <property fmtid="{D5CDD505-2E9C-101B-9397-08002B2CF9AE}" pid="2164" name="ZOTERO_BREF_af5RN47TfPYB_20">
    <vt:lpwstr>aris","given":"Virginie"},{"family":"Wardle","given":"David A."},{"family":"Aronson","given":"James"},{"family":"Courchamp","given":"Franck"},{"family":"Galil","given":"Bella"},{"family":"García-Berthou","given":"Emili"},{"family":"Pascal","given":"Michel</vt:lpwstr>
  </property>
  <property fmtid="{D5CDD505-2E9C-101B-9397-08002B2CF9AE}" pid="2165" name="ZOTERO_BREF_af5RN47TfPYB_21">
    <vt:lpwstr>"},{"family":"Pyšek","given":"Petr"},{"family":"Sousa","given":"Ronaldo"},{"family":"Tabacchi","given":"Eric"},{"family":"Vilà","given":"Montserrat"}],"issued":{"date-parts":[["2013",1,1]]}}}],"schema":"https://github.com/citation-style-language/schema/ra</vt:lpwstr>
  </property>
  <property fmtid="{D5CDD505-2E9C-101B-9397-08002B2CF9AE}" pid="2166" name="ZOTERO_BREF_af5RN47TfPYB_22">
    <vt:lpwstr>w/master/csl-citation.json"}</vt:lpwstr>
  </property>
  <property fmtid="{D5CDD505-2E9C-101B-9397-08002B2CF9AE}" pid="2167" name="ZOTERO_BREF_UjRp53U1SICb_1">
    <vt:lpwstr>ZOTERO_ITEM CSL_CITATION {"citationID":"nmR282gf","properties":{"formattedCitation":"(Smith 1986; Kuehn &amp; White 1999)","plainCitation":"(Smith 1986; Kuehn &amp; White 1999)","dontUpdate":true,"noteIndex":0},"citationItems":[{"id":1609,"uris":["http://zotero.o</vt:lpwstr>
  </property>
  <property fmtid="{D5CDD505-2E9C-101B-9397-08002B2CF9AE}" pid="2168" name="ZOTERO_BREF_UjRp53U1SICb_2">
    <vt:lpwstr>rg/users/6112721/items/XQSR5C9I"],"itemData":{"id":1609,"type":"article-journal","container-title":"Lake and Reservoir Management","DOI":"10.1080/07438148609354657","ISSN":"1040-2381, 2151-5530","issue":"1","journalAbbreviation":"Lake and Reservoir Manage</vt:lpwstr>
  </property>
  <property fmtid="{D5CDD505-2E9C-101B-9397-08002B2CF9AE}" pid="2169" name="ZOTERO_BREF_UjRp53U1SICb_3">
    <vt:lpwstr>ment","language":"en","page":"357-362","source":"DOI.org (Crossref)","title":"The cattails ( &lt;i&gt;Typha &lt;/i&gt; ): Interspecific Ecological Differences and Problems of Identification","title-short":"THE CATTAILS ( &lt;i&gt;TYPHA&lt;/i&gt; )","volume":"2","author":[{"famil</vt:lpwstr>
  </property>
  <property fmtid="{D5CDD505-2E9C-101B-9397-08002B2CF9AE}" pid="2170" name="ZOTERO_BREF_UjRp53U1SICb_4">
    <vt:lpwstr>y":"Smith","given":"S. Galen"}],"issued":{"date-parts":[["1986",1]]}}},{"id":"q1e9xkHj/s8NnyD3W","uris":["http://zotero.org/users/6112721/items/P2643SAS"],"itemData":{"id":347,"type":"article-journal","abstract":"Hybridization between the cattail species </vt:lpwstr>
  </property>
  <property fmtid="{D5CDD505-2E9C-101B-9397-08002B2CF9AE}" pid="2171" name="ZOTERO_BREF_UjRp53U1SICb_5">
    <vt:lpwstr>Typha latifolia L. and Typha angustifolia L. is frequent throughout northeastern and central North America. While studies are required to elucidate the ecological role of interspecific hybrids, morphological intergradation of the hybrids and parental spec</vt:lpwstr>
  </property>
  <property fmtid="{D5CDD505-2E9C-101B-9397-08002B2CF9AE}" pid="2172" name="ZOTERO_BREF_UjRp53U1SICb_6">
    <vt:lpwstr>ies limits accurate identification. Although species-specific molecular markers have been developed, some researchers do not have the resources necessary for molecular analysis. Consequently, this study used genetically identified specimens of T. latifoli</vt:lpwstr>
  </property>
  <property fmtid="{D5CDD505-2E9C-101B-9397-08002B2CF9AE}" pid="2173" name="ZOTERO_BREF_UjRp53U1SICb_7">
    <vt:lpwstr>a, T. angustifolia, and their hybrid Typha ×glauca Godr. to discriminate sound taxonomic characters for morphological identification. Leaf width, spike gap, spike width, and spike length were measured for 153 specimens of cattails from Massachusetts, Onta</vt:lpwstr>
  </property>
  <property fmtid="{D5CDD505-2E9C-101B-9397-08002B2CF9AE}" pid="2174" name="ZOTERO_BREF_UjRp53U1SICb_8">
    <vt:lpwstr>rio, Quebec, and Manitoba. In addition, stigma width was measured using a compound microscope. Morphological data were used in discriminant analysis; approximately 90% of the classifications derived by discriminant analysis corresponded to the genetic ide</vt:lpwstr>
  </property>
  <property fmtid="{D5CDD505-2E9C-101B-9397-08002B2CF9AE}" pid="2175" name="ZOTERO_BREF_UjRp53U1SICb_9">
    <vt:lpwstr>ntity. Discriminant analysis using stigma width, spike length, spike interval and leaf width provided accurate identification for 28 of 31 T. angustifolia specimens, 38 of 41 T. ×glauca specimens, and 20 of 25 T. latifolia specimens. Thus, discriminant an</vt:lpwstr>
  </property>
  <property fmtid="{D5CDD505-2E9C-101B-9397-08002B2CF9AE}" pid="2176" name="ZOTERO_BREF_UjRp53U1SICb_10">
    <vt:lpwstr>alysis of morphological characters can be used to distinguish the hybrid cattail from the parental species with reasonable confidence when molecular resources are not available.","container-title":"Canadian Journal of Botany","DOI":"10.1139/b99-037","ISSN</vt:lpwstr>
  </property>
  <property fmtid="{D5CDD505-2E9C-101B-9397-08002B2CF9AE}" pid="2177" name="ZOTERO_BREF_nI0QbryJwHru_1">
    <vt:lpwstr>ZOTERO_ITEM CSL_CITATION {"citationID":"XKbhbX1b","properties":{"formattedCitation":"(Finkelstein 2003)","plainCitation":"(Finkelstein 2003)","noteIndex":0},"citationItems":[{"id":"q1e9xkHj/g4S4cpbl","uris":["http://zotero.org/users/6112721/items/HIZMJXDR</vt:lpwstr>
  </property>
  <property fmtid="{D5CDD505-2E9C-101B-9397-08002B2CF9AE}" pid="2178" name="ZOTERO_BREF_nI0QbryJwHru_2">
    <vt:lpwstr>"],"itemData":{"id":302,"type":"article-journal","abstract":"Typha angustifolia L. and Typha ×glauca Godron have increased their ranges on the North American continent over the past 150 years, and the pollen record has potential to document this spread. I</vt:lpwstr>
  </property>
  <property fmtid="{D5CDD505-2E9C-101B-9397-08002B2CF9AE}" pid="2179" name="ZOTERO_BREF_nI0QbryJwHru_3">
    <vt:lpwstr>n T. angustifolia, pollen disperses as a reticulate, monoporate monad, similar in appearance to the pollen of Sparganium eurycarpum Engelm. Typha angustifolia and Sparganium are generally not distinguished, and T. ×glauca is rarely shown on pollen diagram</vt:lpwstr>
  </property>
  <property fmtid="{D5CDD505-2E9C-101B-9397-08002B2CF9AE}" pid="2180" name="ZOTERO_BREF_nI0QbryJwHru_4">
    <vt:lpwstr>s. My study of pollen reference material shows that Typha monads and Sparganium can be separated using diameter and roundness at a known level of statistical confidence. Typha monads are on average significantly smaller in diameter (mean and standard devi</vt:lpwstr>
  </property>
  <property fmtid="{D5CDD505-2E9C-101B-9397-08002B2CF9AE}" pid="2181" name="ZOTERO_BREF_nI0QbryJwHru_5">
    <vt:lpwstr>ation = 22.7 ± 2.6 µm) than Sparganium (25.3 ± 2.7 µm). The incidence of angularity is higher in T. angustifolia pollen grains, whereas Sparganium grains are more often rounded. The pollen signature of T. ×glauca consists of mostly monads, but can contain</vt:lpwstr>
  </property>
  <property fmtid="{D5CDD505-2E9C-101B-9397-08002B2CF9AE}" pid="2182" name="ZOTERO_BREF_nI0QbryJwHru_6">
    <vt:lpwstr> up to 30% dyads, and (or) 14% tetrads, and (or) 10% triads. I suggest that T. angustifolia and T. ×glauca can be identified as one category in the pollen record and, where their dates of arrival are known, this category may be used as a chronostratigraph</vt:lpwstr>
  </property>
  <property fmtid="{D5CDD505-2E9C-101B-9397-08002B2CF9AE}" pid="2183" name="ZOTERO_BREF_nI0QbryJwHru_7">
    <vt:lpwstr>ic indicator.","container-title":"Canadian Journal of Botany","DOI":"10.1139/b03-084","ISSN":"0008-4026","issue":"9","journalAbbreviation":"Can. J. Bot.","language":"en","page":"985-990","source":"DOI.org (Crossref)","title":"Identifying pollen grains of </vt:lpwstr>
  </property>
  <property fmtid="{D5CDD505-2E9C-101B-9397-08002B2CF9AE}" pid="2184" name="ZOTERO_BREF_nI0QbryJwHru_8">
    <vt:lpwstr>&lt;i&gt;Typha latifolia, Typha angustifolia,&lt;/i&gt; and &lt;i&gt;Typha&lt;/i&gt; × &lt;i&gt;glauca&lt;/i&gt;","volume":"81","author":[{"family":"Finkelstein","given":"Sarah A"}],"issued":{"date-parts":[["2003",9]]}}}],"schema":"https://github.com/citation-style-language/schema/raw/maste</vt:lpwstr>
  </property>
  <property fmtid="{D5CDD505-2E9C-101B-9397-08002B2CF9AE}" pid="2185" name="ZOTERO_BREF_nI0QbryJwHru_9">
    <vt:lpwstr>r/csl-citation.json"} </vt:lpwstr>
  </property>
  <property fmtid="{D5CDD505-2E9C-101B-9397-08002B2CF9AE}" pid="2186" name="ZOTERO_BREF_TMl9llPSNV4e_1">
    <vt:lpwstr>ZOTERO_TEMP</vt:lpwstr>
  </property>
  <property fmtid="{D5CDD505-2E9C-101B-9397-08002B2CF9AE}" pid="2187" name="ZOTERO_BREF_BJNauHsEag4w_1">
    <vt:lpwstr>ZOTERO_ITEM CSL_CITATION {"citationID":"r7vTiB7u","properties":{"formattedCitation":"(R Core Team 2021)","plainCitation":"(R Core Team 2021)","dontUpdate":true,"noteIndex":0},"citationItems":[{"id":632,"uris":["http://zotero.org/users/6112721/items/5I6DEW</vt:lpwstr>
  </property>
  <property fmtid="{D5CDD505-2E9C-101B-9397-08002B2CF9AE}" pid="2188" name="ZOTERO_BREF_BJNauHsEag4w_2">
    <vt:lpwstr>QC"],"itemData":{"id":632,"type":"book","event-place":"Vienna, Austria","publisher":"R Foundation for Statistical Computing","publisher-place":"Vienna, Austria","title":"R: A language and environment for statistical computing","URL":"https://www.R-project</vt:lpwstr>
  </property>
  <property fmtid="{D5CDD505-2E9C-101B-9397-08002B2CF9AE}" pid="2189" name="ZOTERO_BREF_BJNauHsEag4w_3">
    <vt:lpwstr>.org/","author":[{"family":"R Core Team","given":""}],"issued":{"date-parts":[["2021"]]}}}],"schema":"https://github.com/citation-style-language/schema/raw/master/csl-citation.json"} </vt:lpwstr>
  </property>
  <property fmtid="{D5CDD505-2E9C-101B-9397-08002B2CF9AE}" pid="2190" name="ZOTERO_BREF_6rQ3FScyZOvy_1">
    <vt:lpwstr>ZOTERO_TEMP</vt:lpwstr>
  </property>
  <property fmtid="{D5CDD505-2E9C-101B-9397-08002B2CF9AE}" pid="2191" name="ZOTERO_BREF_Roaf5RjPqrlo_1">
    <vt:lpwstr>ZOTERO_ITEM CSL_CITATION {"citationID":"hHykcPFW","properties":{"formattedCitation":"(Morais &amp; Reichard 2018)","plainCitation":"(Morais &amp; Reichard 2018)","dontUpdate":true,"noteIndex":0},"citationItems":[{"id":"q1e9xkHj/ebTdt96g","uris":["http://zotero.or</vt:lpwstr>
  </property>
  <property fmtid="{D5CDD505-2E9C-101B-9397-08002B2CF9AE}" pid="2192" name="ZOTERO_BREF_Roaf5RjPqrlo_2">
    <vt:lpwstr>g/users/6112721/items/HI2I2NPF"],"itemData":{"id":496,"type":"article-journal","abstract":"Cryptic invasions are deﬁned as the introduction and spread of non-native lineages within the species' native range (intra-speciﬁc cryptic invasion) or the invasion</vt:lpwstr>
  </property>
  <property fmtid="{D5CDD505-2E9C-101B-9397-08002B2CF9AE}" pid="2193" name="ZOTERO_BREF_Roaf5RjPqrlo_3">
    <vt:lpwstr> of non-native species that goes unnoticed due to misidentiﬁcation as a native or another invasive species (inter-speciﬁc cryptic invasion). While population-speciﬁc attributes are acknowledged to play a critical role in the success and impact of biologic</vt:lpwstr>
  </property>
  <property fmtid="{D5CDD505-2E9C-101B-9397-08002B2CF9AE}" pid="2194" name="ZOTERO_BREF_Roaf5RjPqrlo_4">
    <vt:lpwstr>al invasions in general, our knowledge of the causes and consequences of cryptic invasions is largely neglected. Cryptic invasions are inherently difﬁcult to recognize and, despite being likely widespread, often go undetected. In this review, we analyse t</vt:lpwstr>
  </property>
  <property fmtid="{D5CDD505-2E9C-101B-9397-08002B2CF9AE}" pid="2195" name="ZOTERO_BREF_Roaf5RjPqrlo_5">
    <vt:lpwstr>he sources, mechanisms, and consequences of cryptic invasions. Using a bibliometric survey, we ﬁrst quantify the relative proportion of study questions, taxa, and geographic regions. We then highlight the value of comparative information from archived spe</vt:lpwstr>
  </property>
  <property fmtid="{D5CDD505-2E9C-101B-9397-08002B2CF9AE}" pid="2196" name="ZOTERO_BREF_Roaf5RjPqrlo_6">
    <vt:lpwstr>cimens in uncovering the occurrence and timing of cryptic invasions. We examine the mechanisms of cryptic invasions and emphasise the role of anthropogenic environmental changes on the arrival of cryptic invaders. We then discuss the role of interspeciﬁc </vt:lpwstr>
  </property>
  <property fmtid="{D5CDD505-2E9C-101B-9397-08002B2CF9AE}" pid="2197" name="ZOTERO_BREF_Roaf5RjPqrlo_7">
    <vt:lpwstr>biological interactions in the success of cryptic invasions and the role of hybridization between native and non-native lineages in cryptic invasions. We examine the competitive advantage of some invasive lineages in key physiological, ecological or sexua</vt:lpwstr>
  </property>
  <property fmtid="{D5CDD505-2E9C-101B-9397-08002B2CF9AE}" pid="2198" name="ZOTERO_BREF_Roaf5RjPqrlo_8">
    <vt:lpwstr>lly-selected traits. We argue that cryptic invasions, often undetected, may trigger subsequent rapid range expansions. We suggest that cryptic invasions are much more common than currently acknowledged. We highlight the role of coevolved associations (hos</vt:lpwstr>
  </property>
  <property fmtid="{D5CDD505-2E9C-101B-9397-08002B2CF9AE}" pid="2199" name="ZOTERO_BREF_Roaf5RjPqrlo_9">
    <vt:lpwstr>t-parasite, mutualism, herbivory), inherently population-speciﬁc, in the impacts of cryptic invasions on local communities. Finally, we outline a framework to manage intraspeciﬁc cryptic invasions.","container-title":"Science of The Total Environment","DO</vt:lpwstr>
  </property>
  <property fmtid="{D5CDD505-2E9C-101B-9397-08002B2CF9AE}" pid="2200" name="ZOTERO_BREF_Roaf5RjPqrlo_10">
    <vt:lpwstr>I":"10.1016/j.scitotenv.2017.06.133","ISSN":"00489697","journalAbbreviation":"Science of The Total Environment","language":"en","page":"1438-1448","source":"DOI.org (Crossref)","title":"Cryptic invasions: A review","title-short":"Cryptic invasions","volum</vt:lpwstr>
  </property>
  <property fmtid="{D5CDD505-2E9C-101B-9397-08002B2CF9AE}" pid="2201" name="ZOTERO_BREF_Roaf5RjPqrlo_11">
    <vt:lpwstr>e":"613-614","author":[{"family":"Morais","given":"Pedro"},{"family":"Reichard","given":"Martin"}],"issued":{"date-parts":[["2018",2]]}}}],"schema":"https://github.com/citation-style-language/schema/raw/master/csl-citation.json"} </vt:lpwstr>
  </property>
  <property fmtid="{D5CDD505-2E9C-101B-9397-08002B2CF9AE}" pid="2202" name="ZOTERO_BREF_eUFNlGCIFMgi_1">
    <vt:lpwstr>ZOTERO_ITEM CSL_CITATION {"citationID":"o7NglA8E","properties":{"formattedCitation":"(Novak 2011)","plainCitation":"(Novak 2011)","noteIndex":0},"citationItems":[{"id":497,"uris":["http://zotero.org/users/6112721/items/QW2RZ8F7"],"itemData":{"id":497,"typ</vt:lpwstr>
  </property>
  <property fmtid="{D5CDD505-2E9C-101B-9397-08002B2CF9AE}" pid="2203" name="ZOTERO_BREF_eUFNlGCIFMgi_2">
    <vt:lpwstr>e":"chapter","abstract":"\"This work will be of great value in ecology and conservation science. Invasive species are a severe and exponentially growing problem of the environment, and one difficult even to characterize, much less contain.\"—Edward O. Wil</vt:lpwstr>
  </property>
  <property fmtid="{D5CDD505-2E9C-101B-9397-08002B2CF9AE}" pid="2204" name="ZOTERO_BREF_eUFNlGCIFMgi_3">
    <vt:lpwstr>son, author and scientist\"Second only to habitat loss mixed with climate disruption, invasive species represent the next most serious threat to biodiversity. The Encyclopedia of Biological Invasions, written by an impressive group of experts, now makes a</vt:lpwstr>
  </property>
  <property fmtid="{D5CDD505-2E9C-101B-9397-08002B2CF9AE}" pid="2205" name="ZOTERO_BREF_eUFNlGCIFMgi_4">
    <vt:lpwstr>vailable to conservation biologists, managers, decision makers, and concerned citizens a comprehensive single source of this key topic.\"—Paul R. Ehrlich, co-author of The Dominant Animal\"This magnificent collection of well-selected essays will immediate</vt:lpwstr>
  </property>
  <property fmtid="{D5CDD505-2E9C-101B-9397-08002B2CF9AE}" pid="2206" name="ZOTERO_BREF_eUFNlGCIFMgi_5">
    <vt:lpwstr>ly become a standard guide to understanding one of the key biological problems of our times. With contributions from virtually every active participant, and thus collectively telling the story of biological invasion well; such invasions pose severe threat</vt:lpwstr>
  </property>
  <property fmtid="{D5CDD505-2E9C-101B-9397-08002B2CF9AE}" pid="2207" name="ZOTERO_BREF_eUFNlGCIFMgi_6">
    <vt:lpwstr>s to the survival of biological diversity and are a complicating factor in virtually every human activity based on maintaining or managing the functioning of biological systems. This book belongs in every biological library and will be an asset to many in</vt:lpwstr>
  </property>
  <property fmtid="{D5CDD505-2E9C-101B-9397-08002B2CF9AE}" pid="2208" name="ZOTERO_BREF_eUFNlGCIFMgi_7">
    <vt:lpwstr>dividuals in their work, whether fundamental science or the many practical applications associated with invasion, its management and control.\"—Peter H. Raven, President, Missouri Botanical Garden\"This volume brings an extraordinarily useful and authorit</vt:lpwstr>
  </property>
  <property fmtid="{D5CDD505-2E9C-101B-9397-08002B2CF9AE}" pid="2209" name="ZOTERO_BREF_eUFNlGCIFMgi_8">
    <vt:lpwstr>ative compilation of our current knowledge on biological invasions. The invasion biology research area is undergoing explosive development and thus this encyclopedia is timely, bringing a single source of information, by leading experts, in a well-organiz</vt:lpwstr>
  </property>
  <property fmtid="{D5CDD505-2E9C-101B-9397-08002B2CF9AE}" pid="2210" name="ZOTERO_BREF_eUFNlGCIFMgi_9">
    <vt:lpwstr>ed, beautifully illustrated, and thoughtfully produced format. No doubt this work will stimulate further progress, and integration, in this critical but complex research area.\"—Harold Mooney, Stanford University","container-title":"Encyclopedia of Biolog</vt:lpwstr>
  </property>
  <property fmtid="{D5CDD505-2E9C-101B-9397-08002B2CF9AE}" pid="2211" name="ZOTERO_BREF_eUFNlGCIFMgi_10">
    <vt:lpwstr>ical Invasions","ISBN":"978-0-520-26421-2","language":"en","note":"Google-Books-ID: qgQmDQAAQBAJ","page":"270-280","publisher":"University of California Press","source":"Google Books","title":"Geographic Origins and Introduction Dynamics","editor":[{"fami</vt:lpwstr>
  </property>
  <property fmtid="{D5CDD505-2E9C-101B-9397-08002B2CF9AE}" pid="2212" name="ZOTERO_BREF_eUFNlGCIFMgi_11">
    <vt:lpwstr>ly":"Simberloff","given":"Daniel"},{"family":"Rejmanek","given":"Marcel"}],"author":[{"family":"Novak","given":"Stephen J."}],"issued":{"date-parts":[["2011",1,2]]}}}],"schema":"https://github.com/citation-style-language/schema/raw/master/csl-citation.jso</vt:lpwstr>
  </property>
  <property fmtid="{D5CDD505-2E9C-101B-9397-08002B2CF9AE}" pid="2213" name="ZOTERO_BREF_eUFNlGCIFMgi_12">
    <vt:lpwstr>n"} </vt:lpwstr>
  </property>
  <property fmtid="{D5CDD505-2E9C-101B-9397-08002B2CF9AE}" pid="2214" name="ZOTERO_BREF_o4Cwqg5n8BlQ_1">
    <vt:lpwstr>ZOTERO_ITEM CSL_CITATION {"citationID":"7dhdpbfA","properties":{"formattedCitation":"(McKenzie-Gopsill et al. 2012; Pieper et al. 2018)","plainCitation":"(McKenzie-Gopsill et al. 2012; Pieper et al. 2018)","dontUpdate":true,"noteIndex":0},"citationItems":</vt:lpwstr>
  </property>
  <property fmtid="{D5CDD505-2E9C-101B-9397-08002B2CF9AE}" pid="2215" name="ZOTERO_BREF_o4Cwqg5n8BlQ_2">
    <vt:lpwstr>[{"id":"q1e9xkHj/HPG5sAOa","uris":["http://zotero.org/users/6112721/items/G5RNMX6V"],"itemData":{"id":361,"type":"article-journal","abstract":"Interspeciﬁc hybridization can lead to a breakdown of species boundaries, and is of particular concern in cases </vt:lpwstr>
  </property>
  <property fmtid="{D5CDD505-2E9C-101B-9397-08002B2CF9AE}" pid="2216" name="ZOTERO_BREF_o4Cwqg5n8BlQ_3">
    <vt:lpwstr>in which one of the parental species is invasive. Cattails (Typha spp.) have increased their abundance in the Great Lakes region of North America over the past 150 years. This increase in the distribution of cattails is associated with hybridization betwe</vt:lpwstr>
  </property>
  <property fmtid="{D5CDD505-2E9C-101B-9397-08002B2CF9AE}" pid="2217" name="ZOTERO_BREF_o4Cwqg5n8BlQ_4">
    <vt:lpwstr>en broad-leaved (Typha latifolia) and narrow-leaved cattails (T. angustifolia). The resulting hybrids occur predominantly as F1s, which are known as T. × glauca, although later-generation hybrids have also been documented. It has been proposed that in sym</vt:lpwstr>
  </property>
  <property fmtid="{D5CDD505-2E9C-101B-9397-08002B2CF9AE}" pid="2218" name="ZOTERO_BREF_o4Cwqg5n8BlQ_5">
    <vt:lpwstr>patric populations, the parental species and hybrids are often spatially segregated according to growth in contrasting water depths, and that this should promote the maintenance of parental species. In this study, we tested the hypothesis that the two spe</vt:lpwstr>
  </property>
  <property fmtid="{D5CDD505-2E9C-101B-9397-08002B2CF9AE}" pid="2219" name="ZOTERO_BREF_o4Cwqg5n8BlQ_6">
    <vt:lpwstr>cies and their hybrids segregate along a water-depth gradient at sites where they are sympatric. We identiﬁed the two parental species and their hybrids using molecular genetic markers (SSR), and measured shoot elevations (a proxy for water depth) at 18 s</vt:lpwstr>
  </property>
  <property fmtid="{D5CDD505-2E9C-101B-9397-08002B2CF9AE}" pid="2220" name="ZOTERO_BREF_o4Cwqg5n8BlQ_7">
    <vt:lpwstr>ites in Southern Ontario, Canada. We found no evidence for niche segregation among species based on elevation. Our data indicate that all three lineages compete for similar habitat where they co-occur suggesting that there is potential for an overall loss</vt:lpwstr>
  </property>
  <property fmtid="{D5CDD505-2E9C-101B-9397-08002B2CF9AE}" pid="2221" name="ZOTERO_BREF_o4Cwqg5n8BlQ_8">
    <vt:lpwstr> of biodiversity in the species complex, particularly if the hybrid lineage is more vigorous compared to the parental species, as has been suggested by other authors.","container-title":"Ecology and Evolution","DOI":"10.1002/ece3.225","ISSN":"20457758","i</vt:lpwstr>
  </property>
  <property fmtid="{D5CDD505-2E9C-101B-9397-08002B2CF9AE}" pid="2222" name="ZOTERO_BREF_o4Cwqg5n8BlQ_9">
    <vt:lpwstr>ssue":"5","language":"en","page":"952-961","source":"DOI.org (Crossref)","title":"No evidence for niche segregation in a North American Cattail ( &lt;i&gt;Typha&lt;/i&gt; ) species complex: Niche Segregation in Cattails","title-short":"No evidence for niche segregati</vt:lpwstr>
  </property>
  <property fmtid="{D5CDD505-2E9C-101B-9397-08002B2CF9AE}" pid="2223" name="ZOTERO_BREF_o4Cwqg5n8BlQ_10">
    <vt:lpwstr>on in a North American Cattail ( &lt;i&gt;Typha&lt;/i&gt; ) species complex","volume":"2","author":[{"family":"McKenzie-Gopsill","given":"Andrew"},{"family":"Kirk","given":"Heather"},{"family":"Drunen","given":"Wendy Van"},{"family":"Freeland","given":"Joanna R."},{"</vt:lpwstr>
  </property>
  <property fmtid="{D5CDD505-2E9C-101B-9397-08002B2CF9AE}" pid="2224" name="ZOTERO_BREF_o4Cwqg5n8BlQ_11">
    <vt:lpwstr>family":"Dorken","given":"Marcel E."}],"issued":{"date-parts":[["2012",5]]}}},{"id":"q1e9xkHj/7OFu51oE","uris":["http://zotero.org/users/6112721/items/TH5I3KWR"],"itemData":{"id":372,"type":"article-journal","abstract":"Spatial separation between hybridiz</vt:lpwstr>
  </property>
  <property fmtid="{D5CDD505-2E9C-101B-9397-08002B2CF9AE}" pid="2225" name="ZOTERO_BREF_o4Cwqg5n8BlQ_12">
    <vt:lpwstr>ing taxa can limit hybridization and introgression when mating occurs between near neighbours. Water depth can be an important factor structuring wetland plant communities, which often include cattails (Typha spp., Typhaceae). In eastern North America, na</vt:lpwstr>
  </property>
  <property fmtid="{D5CDD505-2E9C-101B-9397-08002B2CF9AE}" pid="2226" name="ZOTERO_BREF_o4Cwqg5n8BlQ_13">
    <vt:lpwstr>tive Typha latifolia regularly hybridizes with introduced T. angustifolia to produce the invasive F1 hybrid T. × glauca, which can backcross to parental species. Hybridization in this wind-pollinated species complex may be facilitated by overlapping niche</vt:lpwstr>
  </property>
  <property fmtid="{D5CDD505-2E9C-101B-9397-08002B2CF9AE}" pid="2227" name="ZOTERO_BREF_o4Cwqg5n8BlQ_14">
    <vt:lpwstr>s among taxa, but previous studies have yielded contradictory results, possibly because these studies were limited to shallow sites or single locations. We investigated patterns of depth occupancy in ditches (mean depth 3.4 cm) and permanent wetlands (mea</vt:lpwstr>
  </property>
  <property fmtid="{D5CDD505-2E9C-101B-9397-08002B2CF9AE}" pid="2228" name="ZOTERO_BREF_o4Cwqg5n8BlQ_15">
    <vt:lpwstr>n depth 25.0 cm) with various mixtures of T. latifolia, T. angustifolia, and T. × glauca across a 1700 km transect from Michigan, USA, to Nova Scotia, Canada. Overall, we found that water depth cannot on its own explain patterns of cattail occupancy. We t</vt:lpwstr>
  </property>
  <property fmtid="{D5CDD505-2E9C-101B-9397-08002B2CF9AE}" pid="2229" name="ZOTERO_BREF_o4Cwqg5n8BlQ_16">
    <vt:lpwstr>herefore conclude that niche partitioning by water depth does not promote mating isolation in Typha. Previous ﬁndings of habitat segregation by depth may be attributable to a combination of idiosyncratic features of individual sites, multi-dimensional nic</vt:lpwstr>
  </property>
  <property fmtid="{D5CDD505-2E9C-101B-9397-08002B2CF9AE}" pid="2230" name="ZOTERO_BREF_o4Cwqg5n8BlQ_17">
    <vt:lpwstr>hes, and phenotypic plasticity, which could prevent consistent niche segregation among Typha taxa. A lack of spatial segregation between Typha taxa should promote hybridization and introgression. This, coupled with the competitive superiority of hybrids, </vt:lpwstr>
  </property>
  <property fmtid="{D5CDD505-2E9C-101B-9397-08002B2CF9AE}" pid="2231" name="ZOTERO_BREF_o4Cwqg5n8BlQ_18">
    <vt:lpwstr>appears to be facilitating the displacement of native T. latifolia across a wide geographical range.","container-title":"Aquatic Botany","DOI":"10.1016/j.aquabot.2017.11.001","ISSN":"03043770","journalAbbreviation":"Aquatic Botany","language":"en","page":</vt:lpwstr>
  </property>
  <property fmtid="{D5CDD505-2E9C-101B-9397-08002B2CF9AE}" pid="2232" name="ZOTERO_BREF_o4Cwqg5n8BlQ_19">
    <vt:lpwstr>"46-53","source":"DOI.org (Crossref)","title":"Coexistence of Typha latifolia, T. angustifolia (Typhaceae) and their invasive hybrid is not explained by niche partitioning across water depths","volume":"144","author":[{"family":"Pieper","given":"Sara J."}</vt:lpwstr>
  </property>
  <property fmtid="{D5CDD505-2E9C-101B-9397-08002B2CF9AE}" pid="2233" name="ZOTERO_BREF_o4Cwqg5n8BlQ_20">
    <vt:lpwstr>,{"family":"Freeland","given":"Joanna R."},{"family":"Dorken","given":"Marcel E."}],"issued":{"date-parts":[["2018",1]]}}}],"schema":"https://github.com/citation-style-language/schema/raw/master/csl-citation.json"} </vt:lpwstr>
  </property>
  <property fmtid="{D5CDD505-2E9C-101B-9397-08002B2CF9AE}" pid="2234" name="ZOTERO_BREF_o4Cwqg5n8BlQ_21">
    <vt:lpwstr/>
  </property>
  <property fmtid="{D5CDD505-2E9C-101B-9397-08002B2CF9AE}" pid="2235" name="ZOTERO_BREF_02uMAayFnJF3_1">
    <vt:lpwstr>ZOTERO_ITEM CSL_CITATION {"citationID":"xASmZmlM","properties":{"formattedCitation":"(Grace &amp; Wetzel 1982; Weisner 1993; Kuehn &amp; White 1999)","plainCitation":"(Grace &amp; Wetzel 1982; Weisner 1993; Kuehn &amp; White 1999)","noteIndex":0},"citationItems":[{"id":"</vt:lpwstr>
  </property>
  <property fmtid="{D5CDD505-2E9C-101B-9397-08002B2CF9AE}" pid="2236" name="ZOTERO_BREF_02uMAayFnJF3_2">
    <vt:lpwstr>q1e9xkHj/saI9LbAD","uris":["http://zotero.org/users/6112721/items/H5C6RWS2"],"itemData":{"id":320,"type":"article-journal","container-title":"Canadian Journal of Botany","DOI":"10.1139/b82-007","ISSN":"0008-4026","issue":"1","journalAbbreviation":"Can. J.</vt:lpwstr>
  </property>
  <property fmtid="{D5CDD505-2E9C-101B-9397-08002B2CF9AE}" pid="2237" name="ZOTERO_BREF_02uMAayFnJF3_3">
    <vt:lpwstr> Bot.","language":"en","page":"46-57","source":"DOI.org (Crossref)","title":"Niche differentiation between two rhizomatous plant species: &lt;i&gt;Typha latifolia&lt;/i&gt; and &lt;i&gt;Typha angustifolia&lt;/i&gt;","title-short":"Niche differentiation between two rhizomatous pl</vt:lpwstr>
  </property>
  <property fmtid="{D5CDD505-2E9C-101B-9397-08002B2CF9AE}" pid="2238" name="ZOTERO_BREF_02uMAayFnJF3_4">
    <vt:lpwstr>ant species","volume":"60","author":[{"family":"Grace","given":"James B."},{"family":"Wetzel","given":"Robert G."}],"issued":{"date-parts":[["1982",1]]}}},{"id":"q1e9xkHj/aQ1IVRDF","uris":["http://zotero.org/users/6112721/items/ZHZJBMCY"],"itemData":{"id"</vt:lpwstr>
  </property>
  <property fmtid="{D5CDD505-2E9C-101B-9397-08002B2CF9AE}" pid="2239" name="ZOTERO_BREF_02uMAayFnJF3_5">
    <vt:lpwstr>:348,"type":"article-journal","container-title":"Oecologia","DOI":"10.1007/BF00317123","ISSN":"0029-8549, 1432-1939","issue":"3","journalAbbreviation":"Oecologia","language":"en","page":"451-456","source":"DOI.org (Crossref)","title":"Long-term competitiv</vt:lpwstr>
  </property>
  <property fmtid="{D5CDD505-2E9C-101B-9397-08002B2CF9AE}" pid="2240" name="ZOTERO_BREF_02uMAayFnJF3_6">
    <vt:lpwstr>e displacement of Typha latifolia by Typha angustifolia in a eutrophic lake","volume":"94","author":[{"family":"Weisner","given":"Stefan E. B."}],"issued":{"date-parts":[["1993",6]]}}},{"id":"q1e9xkHj/s8NnyD3W","uris":["http://zotero.org/users/6112721/ite</vt:lpwstr>
  </property>
  <property fmtid="{D5CDD505-2E9C-101B-9397-08002B2CF9AE}" pid="2241" name="ZOTERO_BREF_02uMAayFnJF3_7">
    <vt:lpwstr>ms/P2643SAS"],"itemData":{"id":347,"type":"article-journal","abstract":"Hybridization between the cattail species Typha latifolia L. and Typha angustifolia L. is frequent throughout northeastern and central North America. While studies are required to elu</vt:lpwstr>
  </property>
  <property fmtid="{D5CDD505-2E9C-101B-9397-08002B2CF9AE}" pid="2242" name="ZOTERO_BREF_02uMAayFnJF3_8">
    <vt:lpwstr>cidate the ecological role of interspecific hybrids, morphological intergradation of the hybrids and parental species limits accurate identification. Although species-specific molecular markers have been developed, some researchers do not have the resourc</vt:lpwstr>
  </property>
  <property fmtid="{D5CDD505-2E9C-101B-9397-08002B2CF9AE}" pid="2243" name="ZOTERO_BREF_02uMAayFnJF3_9">
    <vt:lpwstr>es necessary for molecular analysis. Consequently, this study used genetically identified specimens of T. latifolia, T. angustifolia, and their hybrid Typha ×glauca Godr. to discriminate sound taxonomic characters for morphological identification. Leaf wi</vt:lpwstr>
  </property>
  <property fmtid="{D5CDD505-2E9C-101B-9397-08002B2CF9AE}" pid="2244" name="ZOTERO_BREF_02uMAayFnJF3_10">
    <vt:lpwstr>dth, spike gap, spike width, and spike length were measured for 153 specimens of cattails from Massachusetts, Ontario, Quebec, and Manitoba. In addition, stigma width was measured using a compound microscope. Morphological data were used in discriminant a</vt:lpwstr>
  </property>
  <property fmtid="{D5CDD505-2E9C-101B-9397-08002B2CF9AE}" pid="2245" name="ZOTERO_BREF_02uMAayFnJF3_11">
    <vt:lpwstr>nalysis; approximately 90% of the classifications derived by discriminant analysis corresponded to the genetic identity. Discriminant analysis using stigma width, spike length, spike interval and leaf width provided accurate identification for 28 of 31 T.</vt:lpwstr>
  </property>
  <property fmtid="{D5CDD505-2E9C-101B-9397-08002B2CF9AE}" pid="2246" name="ZOTERO_BREF_02uMAayFnJF3_12">
    <vt:lpwstr> angustifolia specimens, 38 of 41 T. ×glauca specimens, and 20 of 25 T. latifolia specimens. Thus, discriminant analysis of morphological characters can be used to distinguish the hybrid cattail from the parental species with reasonable confidence when mo</vt:lpwstr>
  </property>
  <property fmtid="{D5CDD505-2E9C-101B-9397-08002B2CF9AE}" pid="2247" name="ZOTERO_BREF_02uMAayFnJF3_13">
    <vt:lpwstr>lecular resources are not available.","container-title":"Canadian Journal of Botany","DOI":"10.1139/b99-037","ISSN":"0008-4026","issue":"6","journalAbbreviation":"Can. J. Bot.","language":"en","page":"906-912","source":"DOI.org (Crossref)","title":"Morpho</vt:lpwstr>
  </property>
  <property fmtid="{D5CDD505-2E9C-101B-9397-08002B2CF9AE}" pid="2248" name="ZOTERO_BREF_02uMAayFnJF3_14">
    <vt:lpwstr>logical analysis of genetically identified cattails &lt;i&gt;Typha latifolia&lt;/i&gt; , &lt;i&gt;Typha angustifolia&lt;/i&gt; , and &lt;i&gt;Typha ×glauca&lt;/i&gt;","volume":"77","author":[{"family":"Kuehn","given":"Monica Marcinko"},{"family":"White","given":"Bradley N"}],"issued":{"date</vt:lpwstr>
  </property>
  <property fmtid="{D5CDD505-2E9C-101B-9397-08002B2CF9AE}" pid="2249" name="ZOTERO_BREF_02uMAayFnJF3_15">
    <vt:lpwstr>-parts":[["1999",10,30]]}}}],"schema":"https://github.com/citation-style-language/schema/raw/master/csl-citation.json"} </vt:lpwstr>
  </property>
  <property fmtid="{D5CDD505-2E9C-101B-9397-08002B2CF9AE}" pid="2250" name="ZOTERO_BREF_hCwmhqQmY23R_1">
    <vt:lpwstr>ZOTERO_ITEM CSL_CITATION {"citationID":"L8ub0CRz","properties":{"formattedCitation":"(Grace &amp; Wetzel 1982)","plainCitation":"(Grace &amp; Wetzel 1982)","dontUpdate":true,"noteIndex":0},"citationItems":[{"id":"q1e9xkHj/saI9LbAD","uris":["http://zotero.org/user</vt:lpwstr>
  </property>
  <property fmtid="{D5CDD505-2E9C-101B-9397-08002B2CF9AE}" pid="2251" name="ZOTERO_BREF_hCwmhqQmY23R_2">
    <vt:lpwstr>s/6112721/items/H5C6RWS2"],"itemData":{"id":320,"type":"article-journal","container-title":"Canadian Journal of Botany","DOI":"10.1139/b82-007","ISSN":"0008-4026","issue":"1","journalAbbreviation":"Can. J. Bot.","language":"en","page":"46-57","source":"DO</vt:lpwstr>
  </property>
  <property fmtid="{D5CDD505-2E9C-101B-9397-08002B2CF9AE}" pid="2252" name="ZOTERO_BREF_hCwmhqQmY23R_3">
    <vt:lpwstr>I.org (Crossref)","title":"Niche differentiation between two rhizomatous plant species: &lt;i&gt;Typha latifolia&lt;/i&gt; and &lt;i&gt;Typha angustifolia&lt;/i&gt;","title-short":"Niche differentiation between two rhizomatous plant species","volume":"60","author":[{"family":"Gr</vt:lpwstr>
  </property>
  <property fmtid="{D5CDD505-2E9C-101B-9397-08002B2CF9AE}" pid="2253" name="ZOTERO_BREF_hCwmhqQmY23R_4">
    <vt:lpwstr>ace","given":"James B."},{"family":"Wetzel","given":"Robert G."}],"issued":{"date-parts":[["1982",1]]}}}],"schema":"https://github.com/citation-style-language/schema/raw/master/csl-citation.json"} </vt:lpwstr>
  </property>
  <property fmtid="{D5CDD505-2E9C-101B-9397-08002B2CF9AE}" pid="2254" name="ZOTERO_BREF_lRVexYRmx5Qo_1">
    <vt:lpwstr>ZOTERO_ITEM CSL_CITATION {"citationID":"dSqd7mQL","properties":{"formattedCitation":"(Travis et al. 2010; Snow et al. 2010; Kirk et al. 2011)","plainCitation":"(Travis et al. 2010; Snow et al. 2010; Kirk et al. 2011)","dontUpdate":true,"noteIndex":0},"cit</vt:lpwstr>
  </property>
  <property fmtid="{D5CDD505-2E9C-101B-9397-08002B2CF9AE}" pid="2255" name="ZOTERO_BREF_lRVexYRmx5Qo_2">
    <vt:lpwstr>ationItems":[{"id":"q1e9xkHj/96eL6oXL","uris":["http://zotero.org/users/6112721/items/4ZFCU3CD"],"itemData":{"id":507,"type":"article-journal","container-title":"Journal of Ecology","DOI":"10.1111/j.1365-2745.2009.01596.x","ISSN":"00220477, 13652745","iss</vt:lpwstr>
  </property>
  <property fmtid="{D5CDD505-2E9C-101B-9397-08002B2CF9AE}" pid="2256" name="ZOTERO_BREF_lRVexYRmx5Qo_3">
    <vt:lpwstr>ue":"1","language":"en","page":"7-16","source":"DOI.org (Crossref)","title":"Hybridization dynamics of invasive cattail (Typhaceae) stands in the Western Great Lakes Region of North America: a molecular analysis: Hybridization dynamics in invasive cattail</vt:lpwstr>
  </property>
  <property fmtid="{D5CDD505-2E9C-101B-9397-08002B2CF9AE}" pid="2257" name="ZOTERO_BREF_lRVexYRmx5Qo_4">
    <vt:lpwstr>s","title-short":"Hybridization dynamics of invasive cattail (Typhaceae) stands in the Western Great Lakes Region of North America","volume":"98","author":[{"family":"Travis","given":"Steven E."},{"family":"Marburger","given":"Joy E."},{"family":"Windels"</vt:lpwstr>
  </property>
  <property fmtid="{D5CDD505-2E9C-101B-9397-08002B2CF9AE}" pid="2258" name="ZOTERO_BREF_lRVexYRmx5Qo_5">
    <vt:lpwstr>,"given":"Steve"},{"family":"KubÃ¡tovÃ¡","given":"Barbora"}],"issued":{"date-parts":[["2010",1]]}}},{"id":"q1e9xkHj/HSFne6Zo","uris":["http://zotero.org/users/6112721/items/NHNZ7LGH"],"itemData":{"id":404,"type":"article-journal","container-title":"Americ</vt:lpwstr>
  </property>
  <property fmtid="{D5CDD505-2E9C-101B-9397-08002B2CF9AE}" pid="2259" name="ZOTERO_BREF_lRVexYRmx5Qo_6">
    <vt:lpwstr>an Journal of Botany","DOI":"10.3732/ajb.1000187","ISSN":"00029122","issue":"12","journalAbbreviation":"American Journal of Botany","language":"en","page":"2061-2067","source":"DOI.org (Crossref)","title":"Species-specific SSR alleles for studies of hybri</vt:lpwstr>
  </property>
  <property fmtid="{D5CDD505-2E9C-101B-9397-08002B2CF9AE}" pid="2260" name="ZOTERO_BREF_lRVexYRmx5Qo_7">
    <vt:lpwstr>d cattails ( &lt;i&gt;Typha latifolia&lt;/i&gt; × &lt;i&gt;T. angustifolia&lt;/i&gt; ; Typhaceae) in North America","volume":"97","author":[{"family":"Snow","given":"Allison A."},{"family":"Travis","given":"Steven E."},{"family":"Wildová","given":"Radka"},{"family":"Fér","given"</vt:lpwstr>
  </property>
  <property fmtid="{D5CDD505-2E9C-101B-9397-08002B2CF9AE}" pid="2261" name="ZOTERO_BREF_lRVexYRmx5Qo_8">
    <vt:lpwstr>:"Tomáš"},{"family":"Sweeney","given":"Patricia M."},{"family":"Marburger","given":"Joy E."},{"family":"Windels","given":"Steven"},{"family":"Kubátová","given":"Barbora"},{"family":"Goldberg","given":"Deborah E."},{"family":"Mutegi","given":"Evans"}],"iss</vt:lpwstr>
  </property>
  <property fmtid="{D5CDD505-2E9C-101B-9397-08002B2CF9AE}" pid="2262" name="ZOTERO_BREF_lRVexYRmx5Qo_9">
    <vt:lpwstr>ued":{"date-parts":[["2010",12]]}}},{"id":"q1e9xkHj/V47sJ4n4","uris":["http://zotero.org/users/6112721/items/G6AFD6NN"],"itemData":{"id":342,"type":"article-journal","abstract":"A recent increase in the abundance of cattails (Typha spp.) in North American</vt:lpwstr>
  </property>
  <property fmtid="{D5CDD505-2E9C-101B-9397-08002B2CF9AE}" pid="2263" name="ZOTERO_BREF_lRVexYRmx5Qo_10">
    <vt:lpwstr> wetlands has been anecdotally linked with hybridization between Typha latifolia and Typha angustifolia. In this study, we used molecular genetic markers (microsatellites) to investigate whether the hybrid lineage (Typha × glauca) is restricted to The Gre</vt:lpwstr>
  </property>
  <property fmtid="{D5CDD505-2E9C-101B-9397-08002B2CF9AE}" pid="2264" name="ZOTERO_BREF_lRVexYRmx5Qo_11">
    <vt:lpwstr>at Lakes region, or exists across a much broader spatial scale. We also investigated the possibility of backcrossing and genetic introgression in natural populations. Parental species could be distinguished from one another based on the distribution of al</vt:lpwstr>
  </property>
  <property fmtid="{D5CDD505-2E9C-101B-9397-08002B2CF9AE}" pid="2265" name="ZOTERO_BREF_lRVexYRmx5Qo_12">
    <vt:lpwstr>leles at six microsatellite loci. Species identiﬁcation based on genetic data corresponded well with species identiﬁcations based on leaf width, a key morphological trait that can distinguish the two parental species. We found that hybrids occur in Ontari</vt:lpwstr>
  </property>
  <property fmtid="{D5CDD505-2E9C-101B-9397-08002B2CF9AE}" pid="2266" name="ZOTERO_BREF_lRVexYRmx5Qo_13">
    <vt:lpwstr>o, Quebec, New Brunswick, and Nova Scotia, but we did not detect hybrids in Maine. F1s are more abundant than backcrossed or intercrossed hybrids, although we also found evidence of backcrossing, particularly in Ontario. This indicates that hybrids are fe</vt:lpwstr>
  </property>
  <property fmtid="{D5CDD505-2E9C-101B-9397-08002B2CF9AE}" pid="2267" name="ZOTERO_BREF_lRVexYRmx5Qo_14">
    <vt:lpwstr>rtile, and are therefore potential conduits of gene ﬂow between the parental species. Further work is needed to determine whether T. × glauca is particularly successful in the Great Lakes region relative to other areas in which the two parental species co</vt:lpwstr>
  </property>
  <property fmtid="{D5CDD505-2E9C-101B-9397-08002B2CF9AE}" pid="2268" name="ZOTERO_BREF_lRVexYRmx5Qo_15">
    <vt:lpwstr>-exist, and to assess whether introgression may lead to increased invasiveness in the species complex.","container-title":"Aquatic Botany","DOI":"10.1016/j.aquabot.2011.05.007","ISSN":"03043770","issue":"3","journalAbbreviation":"Aquatic Botany","language</vt:lpwstr>
  </property>
  <property fmtid="{D5CDD505-2E9C-101B-9397-08002B2CF9AE}" pid="2269" name="ZOTERO_BREF_lRVexYRmx5Qo_16">
    <vt:lpwstr>":"en","page":"189-193","source":"DOI.org (Crossref)","title":"Molecular genetic data reveal hybridization between Typha angustifolia and Typha latifolia across a broad spatial scale in eastern North America","volume":"95","author":[{"family":"Kirk","give</vt:lpwstr>
  </property>
  <property fmtid="{D5CDD505-2E9C-101B-9397-08002B2CF9AE}" pid="2270" name="ZOTERO_BREF_lRVexYRmx5Qo_17">
    <vt:lpwstr>n":"Heather"},{"family":"Connolly","given":"Candace"},{"family":"Freeland","given":"Joanna R."}],"issued":{"date-parts":[["2011",10]]}}}],"schema":"https://github.com/citation-style-language/schema/raw/master/csl-citation.json"} </vt:lpwstr>
  </property>
  <property fmtid="{D5CDD505-2E9C-101B-9397-08002B2CF9AE}" pid="2271" name="ZOTERO_BREF_lRVexYRmx5Qo_18">
    <vt:lpwstr/>
  </property>
  <property fmtid="{D5CDD505-2E9C-101B-9397-08002B2CF9AE}" pid="2272" name="ZOTERO_BREF_EoGzTjKGOyRr_1">
    <vt:lpwstr>ZOTERO_ITEM CSL_CITATION {"citationID":"6RdHnhXI","properties":{"formattedCitation":"(Jarchow &amp; Cook 2009)","plainCitation":"(Jarchow &amp; Cook 2009)","dontUpdate":true,"noteIndex":0},"citationItems":[{"id":"q1e9xkHj/zq9NdCWf","uris":["http://zotero.org/user</vt:lpwstr>
  </property>
  <property fmtid="{D5CDD505-2E9C-101B-9397-08002B2CF9AE}" pid="2273" name="ZOTERO_BREF_EoGzTjKGOyRr_2">
    <vt:lpwstr>s/6112721/items/FCR7H8VK"],"itemData":{"id":336,"type":"article-journal","container-title":"Plant Ecology","DOI":"10.1007/s11258-009-9573-8","ISSN":"1385-0237, 1573-5052","issue":"1","journalAbbreviation":"Plant Ecol","language":"en","page":"113-124","sou</vt:lpwstr>
  </property>
  <property fmtid="{D5CDD505-2E9C-101B-9397-08002B2CF9AE}" pid="2274" name="ZOTERO_BREF_EoGzTjKGOyRr_3">
    <vt:lpwstr>rce":"DOI.org (Crossref)","title":"Allelopathy as a mechanism for the invasion of Typha angustifolia","volume":"204","author":[{"family":"Jarchow","given":"Meghann E."},{"family":"Cook","given":"Bradley J."}],"issued":{"date-parts":[["2009",9]]}}}],"schem</vt:lpwstr>
  </property>
  <property fmtid="{D5CDD505-2E9C-101B-9397-08002B2CF9AE}" pid="2275" name="ZOTERO_BREF_EoGzTjKGOyRr_4">
    <vt:lpwstr>a":"https://github.com/citation-style-language/schema/raw/master/csl-citation.json"} </vt:lpwstr>
  </property>
  <property fmtid="{D5CDD505-2E9C-101B-9397-08002B2CF9AE}" pid="2276" name="ZOTERO_BREF_19zxKZ1bD6Lv_1">
    <vt:lpwstr>ZOTERO_ITEM CSL_CITATION {"citationID":"KJxqFB9i","properties":{"formattedCitation":"(Larkin et al. 2012; Farrer &amp; Goldberg 2014; Szabo et al. 2018)","plainCitation":"(Larkin et al. 2012; Farrer &amp; Goldberg 2014; Szabo et al. 2018)","noteIndex":0},"citatio</vt:lpwstr>
  </property>
  <property fmtid="{D5CDD505-2E9C-101B-9397-08002B2CF9AE}" pid="2277" name="ZOTERO_BREF_19zxKZ1bD6Lv_2">
    <vt:lpwstr>nItems":[{"id":"q1e9xkHj/3YZb9ih0","uris":["http://zotero.org/users/6112721/items/WYA433UI"],"itemData":{"id":349,"type":"article-journal","container-title":"Biological Invasions","DOI":"10.1007/s10530-011-0059-y","ISSN":"1387-3547, 1573-1464","issue":"1"</vt:lpwstr>
  </property>
  <property fmtid="{D5CDD505-2E9C-101B-9397-08002B2CF9AE}" pid="2278" name="ZOTERO_BREF_19zxKZ1bD6Lv_3">
    <vt:lpwstr>,"journalAbbreviation":"Biol Invasions","language":"en","page":"65-77","source":"DOI.org (Crossref)","title":"Mechanisms of dominance by the invasive hybrid cattail Typha × glauca","volume":"14","author":[{"family":"Larkin","given":"Daniel J."},{"family":</vt:lpwstr>
  </property>
  <property fmtid="{D5CDD505-2E9C-101B-9397-08002B2CF9AE}" pid="2279" name="ZOTERO_BREF_19zxKZ1bD6Lv_4">
    <vt:lpwstr>"Freyman","given":"Monika J."},{"family":"Lishawa","given":"Shane C."},{"family":"Geddes","given":"Pamela"},{"family":"Tuchman","given":"Nancy C."}],"issued":{"date-parts":[["2012",1]]}}},{"id":"q1e9xkHj/I8zVGTPE","uris":["http://zotero.org/users/6112721/</vt:lpwstr>
  </property>
  <property fmtid="{D5CDD505-2E9C-101B-9397-08002B2CF9AE}" pid="2280" name="ZOTERO_BREF_19zxKZ1bD6Lv_5">
    <vt:lpwstr>items/YT8U9IIF"],"itemData":{"id":300,"type":"article-journal","abstract":"Invasive plants compete with natives, and their litter can suppress natives and alter ecosystem function. Understanding the mechanisms of effect of invasive plants and testing whet</vt:lpwstr>
  </property>
  <property fmtid="{D5CDD505-2E9C-101B-9397-08002B2CF9AE}" pid="2281" name="ZOTERO_BREF_19zxKZ1bD6Lv_6">
    <vt:lpwstr>her invader removal reverses these effects is important to guide restoration and management. We addressed these questions in a Great Lakes marsh invaded by Typha x glauca (hybrid cattail), which produces monodominant stands with considerable litter accumu</vt:lpwstr>
  </property>
  <property fmtid="{D5CDD505-2E9C-101B-9397-08002B2CF9AE}" pid="2282" name="ZOTERO_BREF_19zxKZ1bD6Lv_7">
    <vt:lpwstr>lation. We teased apart effects of live T. x glauca versus its litter on the marsh ecosystem with a live/litter transplant experiment, and tested whether effects were reversible by a live/litter removal experiment in a Typha stand. Over two to four years,</vt:lpwstr>
  </property>
  <property fmtid="{D5CDD505-2E9C-101B-9397-08002B2CF9AE}" pid="2283" name="ZOTERO_BREF_19zxKZ1bD6Lv_8">
    <vt:lpwstr> in both native marsh and Typha stand, the presence of litter decreased light and increased inorganic nitrogen. Live T. x glauca addition to the native marsh increased inorganic nitrogen and soil organic matter, but removal did not reverse these effects. </vt:lpwstr>
  </property>
  <property fmtid="{D5CDD505-2E9C-101B-9397-08002B2CF9AE}" pid="2284" name="ZOTERO_BREF_19zxKZ1bD6Lv_9">
    <vt:lpwstr>Litter addition decreased native richness and abundance, and litter removal reversed these effects; however, characteristic native marsh sedges and rushes were not restored, but rather terrestrial grasses and forbs recruited. This suggests that litter rem</vt:lpwstr>
  </property>
  <property fmtid="{D5CDD505-2E9C-101B-9397-08002B2CF9AE}" pid="2285" name="ZOTERO_BREF_19zxKZ1bD6Lv_10">
    <vt:lpwstr>oval is essential in cattail restoration projects to increase diversity, but that further active management will likely be necessary to restore marsh communities per se. Because many wetland invaders share similar traits with T. x glauca, including litter</vt:lpwstr>
  </property>
  <property fmtid="{D5CDD505-2E9C-101B-9397-08002B2CF9AE}" pid="2286" name="ZOTERO_BREF_19zxKZ1bD6Lv_11">
    <vt:lpwstr> accumulation, conclusions are broadly applicable to a variety of wetland invasions.","container-title":"Aquatic Botany","DOI":"10.1016/j.aquabot.2014.01.002","ISSN":"03043770","journalAbbreviation":"Aquatic Botany","language":"en","page":"35-43","source"</vt:lpwstr>
  </property>
  <property fmtid="{D5CDD505-2E9C-101B-9397-08002B2CF9AE}" pid="2287" name="ZOTERO_BREF_19zxKZ1bD6Lv_12">
    <vt:lpwstr>:"DOI.org (Crossref)","title":"Mechanisms and reversibility of the effects of hybrid cattail on a Great Lakes marsh","volume":"116","author":[{"family":"Farrer","given":"Emily C."},{"family":"Goldberg","given":"Deborah E."}],"issued":{"date-parts":[["2014</vt:lpwstr>
  </property>
  <property fmtid="{D5CDD505-2E9C-101B-9397-08002B2CF9AE}" pid="2288" name="ZOTERO_BREF_19zxKZ1bD6Lv_13">
    <vt:lpwstr>",5]]}}},{"id":"q1e9xkHj/mLgk1Sze","uris":["http://zotero.org/users/6112721/items/DMJ3JHJZ"],"itemData":{"id":402,"type":"article-journal","abstract":"Invasive species aﬀect native vegetation through combinations of direct interactions (e.g. competition) </vt:lpwstr>
  </property>
  <property fmtid="{D5CDD505-2E9C-101B-9397-08002B2CF9AE}" pid="2289" name="ZOTERO_BREF_19zxKZ1bD6Lv_14">
    <vt:lpwstr>and indirect interactions (e.g. altered pollination regimes) mediated through the occupation of shared environments. Hybrid cattails (Typha × glauca) are rapidly displacing their parental species, the native broadleaf cattail (T.latifolia) and the introdu</vt:lpwstr>
  </property>
  <property fmtid="{D5CDD505-2E9C-101B-9397-08002B2CF9AE}" pid="2290" name="ZOTERO_BREF_19zxKZ1bD6Lv_15">
    <vt:lpwstr>ced narrow-leaf cattail (T. angustifolia), but the mechanisms involved are poorly understood. We evaluated the potential for direct and indirect interactions among cattails using a series of experiments. First, we evaluated whether seed germination was aﬀ</vt:lpwstr>
  </property>
  <property fmtid="{D5CDD505-2E9C-101B-9397-08002B2CF9AE}" pid="2291" name="ZOTERO_BREF_19zxKZ1bD6Lv_16">
    <vt:lpwstr>ected by hybrid leaf litter using a factorial experiment in which we tested for indirect eﬀects of leaf-litter leachate and shading. Second we tested whether these indirect eﬀects of hybrid leaf litter aﬀected seedling performance using a factorial common</vt:lpwstr>
  </property>
  <property fmtid="{D5CDD505-2E9C-101B-9397-08002B2CF9AE}" pid="2292" name="ZOTERO_BREF_19zxKZ1bD6Lv_17">
    <vt:lpwstr>-garden experiment. Finally, we tested for direct competitive interactions between hybrid and native cattail seedlings. One or more components of hybrid leaf-litter leachate strongly reduced the germination of the parental cattail species, but not that of</vt:lpwstr>
  </property>
  <property fmtid="{D5CDD505-2E9C-101B-9397-08002B2CF9AE}" pid="2293" name="ZOTERO_BREF_19zxKZ1bD6Lv_18">
    <vt:lpwstr> the hybrid. There was no evidence that direct competitive interactions aﬀected seedling performance. Because regular recruitment by seeds appears to be important in shaping patterns of genetic diversity in natural populations, our ﬁndings provide a mecha</vt:lpwstr>
  </property>
  <property fmtid="{D5CDD505-2E9C-101B-9397-08002B2CF9AE}" pid="2294" name="ZOTERO_BREF_19zxKZ1bD6Lv_19">
    <vt:lpwstr>nism for explaining the dominance of hybrid cattails in eastern North America.","container-title":"Aquatic Botany","DOI":"10.1016/j.aquabot.2017.11.009","ISSN":"03043770","journalAbbreviation":"Aquatic Botany","language":"en","page":"29-36","source":"DOI.</vt:lpwstr>
  </property>
  <property fmtid="{D5CDD505-2E9C-101B-9397-08002B2CF9AE}" pid="2295" name="ZOTERO_BREF_19zxKZ1bD6Lv_20">
    <vt:lpwstr>org (Crossref)","title":"The effects of leaf litter and competition from hybrid cattails ( Typha × glauca ) on the seed germination and seedling performance of its parental species","volume":"145","author":[{"family":"Szabo","given":"Jessica"},{"family":"</vt:lpwstr>
  </property>
  <property fmtid="{D5CDD505-2E9C-101B-9397-08002B2CF9AE}" pid="2296" name="ZOTERO_BREF_19zxKZ1bD6Lv_21">
    <vt:lpwstr>Freeland","given":"Joanna R."},{"family":"Dorken","given":"Marcel E."}],"issued":{"date-parts":[["2018",2]]}}}],"schema":"https://github.com/citation-style-language/schema/raw/master/csl-citation.json"} </vt:lpwstr>
  </property>
  <property fmtid="{D5CDD505-2E9C-101B-9397-08002B2CF9AE}" pid="2297" name="ZOTERO_BREF_19zxKZ1bD6Lv_22">
    <vt:lpwstr/>
  </property>
  <property fmtid="{D5CDD505-2E9C-101B-9397-08002B2CF9AE}" pid="2298" name="ZOTERO_BREF_qxM6tkumG4wG_1">
    <vt:lpwstr>ZOTERO_ITEM CSL_CITATION {"citationID":"Crrha5o5","properties":{"formattedCitation":"(Bearup &amp; Blasius 2017)","plainCitation":"(Bearup &amp; Blasius 2017)","noteIndex":0},"citationItems":[{"id":"q1e9xkHj/55ecxewR","uris":["http://zotero.org/users/6112721/item</vt:lpwstr>
  </property>
  <property fmtid="{D5CDD505-2E9C-101B-9397-08002B2CF9AE}" pid="2299" name="ZOTERO_BREF_qxM6tkumG4wG_2">
    <vt:lpwstr>s/FNLYXVTV"],"itemData":{"id":258,"type":"article-journal","abstract":"The boundary between mud ﬂat and coastal wetland ecosystems is highly productive and a haven of considerable biodiversity. It is also embedded in a highly dynamic environment and can b</vt:lpwstr>
  </property>
  <property fmtid="{D5CDD505-2E9C-101B-9397-08002B2CF9AE}" pid="2300" name="ZOTERO_BREF_qxM6tkumG4wG_3">
    <vt:lpwstr>e easily destabilised by environmental changes, invasive species, and human activity. Thus, understanding the processes which govern the formation of this ecotone is important both for conservation and economic reasons. In this study we introduce a simple</vt:lpwstr>
  </property>
  <property fmtid="{D5CDD505-2E9C-101B-9397-08002B2CF9AE}" pid="2301" name="ZOTERO_BREF_qxM6tkumG4wG_4">
    <vt:lpwstr> conceptual model for this joint ecosystem, which demonstrates that the interaction between tidal ﬂooding and habitat elevation is able to produce an ecotone with similar characteristics to that observed in empirical studies. In particular, the transition</vt:lpwstr>
  </property>
  <property fmtid="{D5CDD505-2E9C-101B-9397-08002B2CF9AE}" pid="2302" name="ZOTERO_BREF_qxM6tkumG4wG_5">
    <vt:lpwstr> from mud ﬂat to vegetated state is locally abrupt, occurring at a critical threshold elevation, but, on broader spatial scales can occur over a range of elevations determined by the variability in high tide water levels. Additionally, the model shows the</vt:lpwstr>
  </property>
  <property fmtid="{D5CDD505-2E9C-101B-9397-08002B2CF9AE}" pid="2303" name="ZOTERO_BREF_qxM6tkumG4wG_6">
    <vt:lpwstr> potential for regime shifts, resulting from periods of unusual weather or the invasion of a fast growing, or ﬂood resistant, species.","container-title":"Ecological Complexity","DOI":"10.1016/j.ecocom.2016.11.005","ISSN":"1476945X","journalAbbreviation":</vt:lpwstr>
  </property>
  <property fmtid="{D5CDD505-2E9C-101B-9397-08002B2CF9AE}" pid="2304" name="ZOTERO_BREF_qxM6tkumG4wG_7">
    <vt:lpwstr>"Ecological Complexity","language":"en","page":"217-227","source":"DOI.org (Crossref)","title":"Ecotone formation induced by the effects of tidal flooding: A conceptual model of the mud flat-coastal wetland ecosystem","title-short":"Ecotone formation indu</vt:lpwstr>
  </property>
  <property fmtid="{D5CDD505-2E9C-101B-9397-08002B2CF9AE}" pid="2305" name="ZOTERO_BREF_qxM6tkumG4wG_8">
    <vt:lpwstr>ced by the effects of tidal flooding","volume":"32","author":[{"family":"Bearup","given":"Daniel"},{"family":"Blasius","given":"Bernd"}],"issued":{"date-parts":[["2017",12]]}}}],"schema":"https://github.com/citation-style-language/schema/raw/master/csl-ci</vt:lpwstr>
  </property>
  <property fmtid="{D5CDD505-2E9C-101B-9397-08002B2CF9AE}" pid="2306" name="ZOTERO_BREF_qxM6tkumG4wG_9">
    <vt:lpwstr>tation.json"} </vt:lpwstr>
  </property>
  <property fmtid="{D5CDD505-2E9C-101B-9397-08002B2CF9AE}" pid="2307" name="ZOTERO_BREF_Roaf5RjPqrlo_12">
    <vt:lpwstr/>
  </property>
  <property fmtid="{D5CDD505-2E9C-101B-9397-08002B2CF9AE}" pid="2308" name="ZOTERO_BREF_yDD6EHlzuymr_12">
    <vt:lpwstr>tation.json"}</vt:lpwstr>
  </property>
  <property fmtid="{D5CDD505-2E9C-101B-9397-08002B2CF9AE}" pid="2309" name="ZOTERO_BREF_UvIuCf8vOJKi_1">
    <vt:lpwstr>ZOTERO_ITEM CSL_CITATION {"citationID":"Wa8kcowY","properties":{"formattedCitation":"(Grace &amp; Wetzel 1982)","plainCitation":"(Grace &amp; Wetzel 1982)","dontUpdate":true,"noteIndex":0},"citationItems":[{"id":"q1e9xkHj/saI9LbAD","uris":["http://zotero.org/user</vt:lpwstr>
  </property>
  <property fmtid="{D5CDD505-2E9C-101B-9397-08002B2CF9AE}" pid="2310" name="ZOTERO_BREF_UvIuCf8vOJKi_2">
    <vt:lpwstr>s/6112721/items/H5C6RWS2"],"itemData":{"id":320,"type":"article-journal","container-title":"Canadian Journal of Botany","DOI":"10.1139/b82-007","ISSN":"0008-4026","issue":"1","journalAbbreviation":"Can. J. Bot.","language":"en","page":"46-57","source":"DO</vt:lpwstr>
  </property>
  <property fmtid="{D5CDD505-2E9C-101B-9397-08002B2CF9AE}" pid="2311" name="ZOTERO_BREF_UvIuCf8vOJKi_3">
    <vt:lpwstr>I.org (Crossref)","title":"Niche differentiation between two rhizomatous plant species: &lt;i&gt;Typha latifolia&lt;/i&gt; and &lt;i&gt;Typha angustifolia&lt;/i&gt;","title-short":"Niche differentiation between two rhizomatous plant species","volume":"60","author":[{"family":"Gr</vt:lpwstr>
  </property>
  <property fmtid="{D5CDD505-2E9C-101B-9397-08002B2CF9AE}" pid="2312" name="ZOTERO_BREF_UvIuCf8vOJKi_4">
    <vt:lpwstr>ace","given":"James B."},{"family":"Wetzel","given":"Robert G."}],"issued":{"date-parts":[["1982",1]]}}}],"schema":"https://github.com/citation-style-language/schema/raw/master/csl-citation.json"} </vt:lpwstr>
  </property>
  <property fmtid="{D5CDD505-2E9C-101B-9397-08002B2CF9AE}" pid="2313" name="ZOTERO_BREF_OGDf9X4JrH4I_1">
    <vt:lpwstr>ZOTERO_ITEM CSL_CITATION {"citationID":"YbT4YMsb","properties":{"formattedCitation":"(Tompkins &amp; Taylor 1983; Smith 1986; Kirk et al. 2011)","plainCitation":"(Tompkins &amp; Taylor 1983; Smith 1986; Kirk et al. 2011)","noteIndex":0},"citationItems":[{"id":"q1</vt:lpwstr>
  </property>
  <property fmtid="{D5CDD505-2E9C-101B-9397-08002B2CF9AE}" pid="2314" name="ZOTERO_BREF_OGDf9X4JrH4I_2">
    <vt:lpwstr>e9xkHj/N2Emwyxl","uris":["http://zotero.org/users/6112721/items/9E9GEKKP"],"itemData":{"id":588,"type":"article-journal","language":"en","page":"5","source":"Zotero","title":"Hybridization in Typha in Genessee County, Michigan","volume":"22","author":[{"f</vt:lpwstr>
  </property>
  <property fmtid="{D5CDD505-2E9C-101B-9397-08002B2CF9AE}" pid="2315" name="ZOTERO_BREF_OGDf9X4JrH4I_3">
    <vt:lpwstr>amily":"Tompkins","given":"T M"},{"family":"Taylor","given":"J"}],"issued":{"date-parts":[["1983"]]}}},{"id":1609,"uris":["http://zotero.org/users/6112721/items/XQSR5C9I"],"itemData":{"id":1609,"type":"article-journal","container-title":"Lake and Reservoi</vt:lpwstr>
  </property>
  <property fmtid="{D5CDD505-2E9C-101B-9397-08002B2CF9AE}" pid="2316" name="ZOTERO_BREF_OGDf9X4JrH4I_4">
    <vt:lpwstr>r Management","DOI":"10.1080/07438148609354657","ISSN":"1040-2381, 2151-5530","issue":"1","journalAbbreviation":"Lake and Reservoir Management","language":"en","page":"357-362","source":"DOI.org (Crossref)","title":"The cattails ( &lt;i&gt;Typha &lt;/i&gt; ): Intersp</vt:lpwstr>
  </property>
  <property fmtid="{D5CDD505-2E9C-101B-9397-08002B2CF9AE}" pid="2317" name="ZOTERO_BREF_OGDf9X4JrH4I_5">
    <vt:lpwstr>ecific Ecological Differences and Problems of Identification","title-short":"THE CATTAILS ( &lt;i&gt;TYPHA&lt;/i&gt; )","volume":"2","author":[{"family":"Smith","given":"S. Galen"}],"issued":{"date-parts":[["1986",1]]}}},{"id":"q1e9xkHj/V47sJ4n4","uris":["http://zote</vt:lpwstr>
  </property>
  <property fmtid="{D5CDD505-2E9C-101B-9397-08002B2CF9AE}" pid="2318" name="ZOTERO_BREF_OGDf9X4JrH4I_6">
    <vt:lpwstr>ro.org/users/6112721/items/G6AFD6NN"],"itemData":{"id":"2XOT5K42/n5eziDqH","type":"article-journal","abstract":"A recent increase in the abundance of cattails (Typha spp.) in North American wetlands has been anecdotally linked with hybridization between T</vt:lpwstr>
  </property>
  <property fmtid="{D5CDD505-2E9C-101B-9397-08002B2CF9AE}" pid="2319" name="ZOTERO_BREF_OGDf9X4JrH4I_7">
    <vt:lpwstr>ypha latifolia and Typha angustifolia. In this study, we used molecular genetic markers (microsatellites) to investigate whether the hybrid lineage (Typha × glauca) is restricted to The Great Lakes region, or exists across a much broader spatial scale. We</vt:lpwstr>
  </property>
  <property fmtid="{D5CDD505-2E9C-101B-9397-08002B2CF9AE}" pid="2320" name="ZOTERO_BREF_OGDf9X4JrH4I_8">
    <vt:lpwstr> also investigated the possibility of backcrossing and genetic introgression in natural populations. Parental species could be distinguished from one another based on the distribution of alleles at six microsatellite loci. Species identiﬁcation based on g</vt:lpwstr>
  </property>
  <property fmtid="{D5CDD505-2E9C-101B-9397-08002B2CF9AE}" pid="2321" name="ZOTERO_BREF_OGDf9X4JrH4I_9">
    <vt:lpwstr>enetic data corresponded well with species identiﬁcations based on leaf width, a key morphological trait that can distinguish the two parental species. We found that hybrids occur in Ontario, Quebec, New Brunswick, and Nova Scotia, but we did not detect h</vt:lpwstr>
  </property>
  <property fmtid="{D5CDD505-2E9C-101B-9397-08002B2CF9AE}" pid="2322" name="ZOTERO_BREF_OGDf9X4JrH4I_10">
    <vt:lpwstr>ybrids in Maine. F1s are more abundant than backcrossed or intercrossed hybrids, although we also found evidence of backcrossing, particularly in Ontario. This indicates that hybrids are fertile, and are therefore potential conduits of gene ﬂow between th</vt:lpwstr>
  </property>
  <property fmtid="{D5CDD505-2E9C-101B-9397-08002B2CF9AE}" pid="2323" name="ZOTERO_BREF_OGDf9X4JrH4I_11">
    <vt:lpwstr>e parental species. Further work is needed to determine whether T. × glauca is particularly successful in the Great Lakes region relative to other areas in which the two parental species co-exist, and to assess whether introgression may lead to increased </vt:lpwstr>
  </property>
  <property fmtid="{D5CDD505-2E9C-101B-9397-08002B2CF9AE}" pid="2324" name="ZOTERO_BREF_OGDf9X4JrH4I_12">
    <vt:lpwstr>invasiveness in the species complex.","container-title":"Aquatic Botany","DOI":"10.1016/j.aquabot.2011.05.007","ISSN":"03043770","issue":"3","journalAbbreviation":"Aquatic Botany","language":"en","page":"189-193","source":"DOI.org (Crossref)","title":"Mol</vt:lpwstr>
  </property>
  <property fmtid="{D5CDD505-2E9C-101B-9397-08002B2CF9AE}" pid="2325" name="ZOTERO_BREF_OGDf9X4JrH4I_13">
    <vt:lpwstr>ecular genetic data reveal hybridization between Typha angustifolia and Typha latifolia across a broad spatial scale in eastern North America","volume":"95","author":[{"family":"Kirk","given":"Heather"},{"family":"Connolly","given":"Candace"},{"family":"F</vt:lpwstr>
  </property>
  <property fmtid="{D5CDD505-2E9C-101B-9397-08002B2CF9AE}" pid="2326" name="ZOTERO_BREF_OGDf9X4JrH4I_14">
    <vt:lpwstr>reeland","given":"Joanna R."}],"issued":{"date-parts":[["2011",10]]}}}],"schema":"https://github.com/citation-style-language/schema/raw/master/csl-citation.json"} </vt:lpwstr>
  </property>
  <property fmtid="{D5CDD505-2E9C-101B-9397-08002B2CF9AE}" pid="2327" name="ZOTERO_BREF_OGDf9X4JrH4I_15">
    <vt:lpwstr/>
  </property>
  <property fmtid="{D5CDD505-2E9C-101B-9397-08002B2CF9AE}" pid="2328" name="ZOTERO_BREF_OGDf9X4JrH4I_16">
    <vt:lpwstr/>
  </property>
  <property fmtid="{D5CDD505-2E9C-101B-9397-08002B2CF9AE}" pid="2329" name="ZOTERO_BREF_OGDf9X4JrH4I_17">
    <vt:lpwstr/>
  </property>
  <property fmtid="{D5CDD505-2E9C-101B-9397-08002B2CF9AE}" pid="2330" name="ZOTERO_BREF_OGDf9X4JrH4I_18">
    <vt:lpwstr/>
  </property>
  <property fmtid="{D5CDD505-2E9C-101B-9397-08002B2CF9AE}" pid="2331" name="ZOTERO_BREF_OGDf9X4JrH4I_19">
    <vt:lpwstr/>
  </property>
  <property fmtid="{D5CDD505-2E9C-101B-9397-08002B2CF9AE}" pid="2332" name="ZOTERO_BREF_OGDf9X4JrH4I_20">
    <vt:lpwstr/>
  </property>
  <property fmtid="{D5CDD505-2E9C-101B-9397-08002B2CF9AE}" pid="2333" name="ZOTERO_BREF_OGDf9X4JrH4I_21">
    <vt:lpwstr/>
  </property>
  <property fmtid="{D5CDD505-2E9C-101B-9397-08002B2CF9AE}" pid="2334" name="ZOTERO_BREF_OGDf9X4JrH4I_22">
    <vt:lpwstr/>
  </property>
  <property fmtid="{D5CDD505-2E9C-101B-9397-08002B2CF9AE}" pid="2335" name="ZOTERO_BREF_OGDf9X4JrH4I_23">
    <vt:lpwstr/>
  </property>
  <property fmtid="{D5CDD505-2E9C-101B-9397-08002B2CF9AE}" pid="2336" name="ZOTERO_BREF_OGDf9X4JrH4I_24">
    <vt:lpwstr/>
  </property>
  <property fmtid="{D5CDD505-2E9C-101B-9397-08002B2CF9AE}" pid="2337" name="ZOTERO_BREF_OGDf9X4JrH4I_25">
    <vt:lpwstr/>
  </property>
  <property fmtid="{D5CDD505-2E9C-101B-9397-08002B2CF9AE}" pid="2338" name="ZOTERO_BREF_OGDf9X4JrH4I_26">
    <vt:lpwstr/>
  </property>
  <property fmtid="{D5CDD505-2E9C-101B-9397-08002B2CF9AE}" pid="2339" name="ZOTERO_BREF_OGDf9X4JrH4I_27">
    <vt:lpwstr/>
  </property>
  <property fmtid="{D5CDD505-2E9C-101B-9397-08002B2CF9AE}" pid="2340" name="ZOTERO_BREF_OGDf9X4JrH4I_28">
    <vt:lpwstr/>
  </property>
  <property fmtid="{D5CDD505-2E9C-101B-9397-08002B2CF9AE}" pid="2341" name="ZOTERO_BREF_OGDf9X4JrH4I_29">
    <vt:lpwstr/>
  </property>
  <property fmtid="{D5CDD505-2E9C-101B-9397-08002B2CF9AE}" pid="2342" name="ZOTERO_BREF_tUmNvBXZxlVgVyDqiJmbx_1">
    <vt:lpwstr>ZOTERO_ITEM CSL_CITATION {"citationID":"A1Id0HYq","properties":{"formattedCitation":"(Smith 1967)","plainCitation":"(Smith 1967)","noteIndex":0},"citationItems":[{"id":540,"uris":["http://zotero.org/users/6112721/items/E3HRNGLV"],"itemData":{"id":540,"typ</vt:lpwstr>
  </property>
  <property fmtid="{D5CDD505-2E9C-101B-9397-08002B2CF9AE}" pid="2343" name="ZOTERO_BREF_02uMAayFnJF3_16">
    <vt:lpwstr/>
  </property>
  <property fmtid="{D5CDD505-2E9C-101B-9397-08002B2CF9AE}" pid="2344" name="ZOTERO_BREF_IUIlKz1LFP1R_7">
    <vt:lpwstr/>
  </property>
  <property fmtid="{D5CDD505-2E9C-101B-9397-08002B2CF9AE}" pid="2345" name="ZOTERO_BREF_cXJSZhGUqMyB_6">
    <vt:lpwstr/>
  </property>
  <property fmtid="{D5CDD505-2E9C-101B-9397-08002B2CF9AE}" pid="2346" name="ZOTERO_BREF_h2IKC5oY3uUq_20">
    <vt:lpwstr/>
  </property>
  <property fmtid="{D5CDD505-2E9C-101B-9397-08002B2CF9AE}" pid="2347" name="ZOTERO_BREF_qpJ2NUXCjM4n_11">
    <vt:lpwstr/>
  </property>
  <property fmtid="{D5CDD505-2E9C-101B-9397-08002B2CF9AE}" pid="2348" name="ZOTERO_BREF_tUmNvBXZxlVgVyDqiJmbx_2">
    <vt:lpwstr>e":"article-journal","abstract":"Typha latifolia L., T. angustifolia L. and T. domingensis Pers. occupy distinct but overlapping ecological and geographic ranges. The plants are protogynous, self-compatible and rhizomatous. Leaf mucilage glands and gynoph</vt:lpwstr>
  </property>
  <property fmtid="{D5CDD505-2E9C-101B-9397-08002B2CF9AE}" pid="2349" name="ZOTERO_BREF_tUmNvBXZxlVgVyDqiJmbx_3">
    <vt:lpwstr>ore hair apices provide useful new taxonomic characters. The three interspecific hybrids synthesized in the field in California are intermediate between their parents and similar to numerous putative hybrids. Typha angustifolia X latifolia (T. X glauca Go</vt:lpwstr>
  </property>
  <property fmtid="{D5CDD505-2E9C-101B-9397-08002B2CF9AE}" pid="2350" name="ZOTERO_BREF_tUmNvBXZxlVgVyDqiJmbx_4">
    <vt:lpwstr>dron), widespread in temperate zones, and T. domingensis X latifolia, known from California and southern Europe, are morphologically similar and mostly sterile. Typha angustifolia X domingensis, known as hybrid swarms in California and reportedly southern</vt:lpwstr>
  </property>
  <property fmtid="{D5CDD505-2E9C-101B-9397-08002B2CF9AE}" pid="2351" name="ZOTERO_BREF_tUmNvBXZxlVgVyDqiJmbx_5">
    <vt:lpwstr> France, is mostly fertile. Trihybrid populations occur in California and probably in the Southeast. The three species and three hybrids are diploids (n = 15). Microsporogenesis is regular in the three species and in T. angustifolia X domingensis with 15 </vt:lpwstr>
  </property>
  <property fmtid="{D5CDD505-2E9C-101B-9397-08002B2CF9AE}" pid="2352" name="ZOTERO_BREF_tUmNvBXZxlVgVyDqiJmbx_6">
    <vt:lpwstr>bivalents at MI. About 1 to 6 univalents per PMC, infrequent bridges and rare micronuclei occur in both T. angustifolia X latifolia and T. domingensis X latifolia. The species remain distinct due to either hybrid sterility or relatively narrow zones of sy</vt:lpwstr>
  </property>
  <property fmtid="{D5CDD505-2E9C-101B-9397-08002B2CF9AE}" pid="2353" name="ZOTERO_BREF_tUmNvBXZxlVgVyDqiJmbx_7">
    <vt:lpwstr>mpatry. Hybridization and introgression have probably allowed the evolution of ecotypic races. The hybrids appear to be better adapted than the parents to habitats with rapidly fluctuating water level.","container-title":"American Midland Naturalist","DOI</vt:lpwstr>
  </property>
  <property fmtid="{D5CDD505-2E9C-101B-9397-08002B2CF9AE}" pid="2354" name="ZOTERO_BREF_tUmNvBXZxlVgVyDqiJmbx_8">
    <vt:lpwstr>":"10.2307/2485231","ISSN":"00030031","issue":"2","journalAbbreviation":"American Midland Naturalist","language":"en","page":"257","source":"DOI.org (Crossref)","title":"Experimental and Natural Hybrids in North American Typha (Typhaceae)","volume":"78","</vt:lpwstr>
  </property>
  <property fmtid="{D5CDD505-2E9C-101B-9397-08002B2CF9AE}" pid="2355" name="ZOTERO_BREF_tUmNvBXZxlVgVyDqiJmbx_9">
    <vt:lpwstr>author":[{"family":"Smith","given":"S. Galen"}],"issued":{"date-parts":[["1967",10]]}}}],"schema":"https://github.com/citation-style-language/schema/raw/master/csl-citation.json"} </vt:lpwstr>
  </property>
  <property fmtid="{D5CDD505-2E9C-101B-9397-08002B2CF9AE}" pid="2356" name="ZOTERO_BREF_q9NyvU6EH30QIRpGxcNaI_1">
    <vt:lpwstr>ZOTERO_TEMP </vt:lpwstr>
  </property>
  <property fmtid="{D5CDD505-2E9C-101B-9397-08002B2CF9AE}" pid="2357" name="ZOTERO_BREF_4d1gxTKXGLeVhHM8kgLFZ_1">
    <vt:lpwstr>ZOTERO_ITEM CSL_CITATION {"citationID":"AhAsUSe8","properties":{"formattedCitation":"(Travis et al. 2010a; McKenzie-Gopsill et al. 2012a; Bunbury-Blanchette et al. 2015a; Pieper et al. 2018a)","plainCitation":"(Travis et al. 2010a; McKenzie-Gopsill et al.</vt:lpwstr>
  </property>
  <property fmtid="{D5CDD505-2E9C-101B-9397-08002B2CF9AE}" pid="2358" name="ZOTERO_BREF_4d1gxTKXGLeVhHM8kgLFZ_2">
    <vt:lpwstr> 2012a; Bunbury-Blanchette et al. 2015a; Pieper et al. 2018a)","dontUpdate":true,"noteIndex":0},"citationItems":[{"id":699,"uris":["http://zotero.org/users/6112721/items/LQLD8K4Q"],"itemData":{"id":699,"type":"article-journal","abstract":"1. By increasing</vt:lpwstr>
  </property>
  <property fmtid="{D5CDD505-2E9C-101B-9397-08002B2CF9AE}" pid="2359" name="ZOTERO_BREF_4d1gxTKXGLeVhHM8kgLFZ_3">
    <vt:lpwstr> vigour and broadening ecological tolerances, hybridization between native and introduced species may serve as a primary driver of invasiveness. 2. Cattails (Typha, Typhaceae) are clonal wetland graminoids that are known to hybridize where anthropogenic i</vt:lpwstr>
  </property>
  <property fmtid="{D5CDD505-2E9C-101B-9397-08002B2CF9AE}" pid="2360" name="ZOTERO_BREF_4d1gxTKXGLeVhHM8kgLFZ_4">
    <vt:lpwstr>nfluences have resulted in distributional overlap. 3. In order to gauge the relative performance of hybrid vs. pure Typha, we characterized hybridization and clonal growth where native Typha latifolia and introduced Typha angustifolia occur together in th</vt:lpwstr>
  </property>
  <property fmtid="{D5CDD505-2E9C-101B-9397-08002B2CF9AE}" pid="2361" name="ZOTERO_BREF_4d1gxTKXGLeVhHM8kgLFZ_5">
    <vt:lpwstr>e Western Great Lakes Region of North America. 4. Based on microsatellite markers, we documented F1 hybrids as the most common class at five intensively sampled sites, constituting up to 90% of the genets and 99% of the ramets. Backcrosses to one or the o</vt:lpwstr>
  </property>
  <property fmtid="{D5CDD505-2E9C-101B-9397-08002B2CF9AE}" pid="2362" name="ZOTERO_BREF_4d1gxTKXGLeVhHM8kgLFZ_6">
    <vt:lpwstr>ther parent constituted 5–38% of the genets. Pure T. latifolia was rare and never constituted more than 12% of the genets. 5. F1 hybrid genets achieved the highest mean ramet numbers at three sites, and were second in size only to T. angustifolia at two s</vt:lpwstr>
  </property>
  <property fmtid="{D5CDD505-2E9C-101B-9397-08002B2CF9AE}" pid="2363" name="ZOTERO_BREF_4d1gxTKXGLeVhHM8kgLFZ_7">
    <vt:lpwstr>ites; however, these differences were not significant based on site-specific one-way anovas. 6. F1 hybrids exhibited little height advantage over other Typha classes, although there was a general tendency for hybrids in relatively mixed stands to be among</vt:lpwstr>
  </property>
  <property fmtid="{D5CDD505-2E9C-101B-9397-08002B2CF9AE}" pid="2364" name="ZOTERO_BREF_4d1gxTKXGLeVhHM8kgLFZ_8">
    <vt:lpwstr> the tallest genets in shallow water, but among the shortest genets in deeper water. 7. Native T. latifolia was found growing at the shallowest water depths at the only site where it was sufficiently abundant to be included in statistical comparisons. 8. </vt:lpwstr>
  </property>
  <property fmtid="{D5CDD505-2E9C-101B-9397-08002B2CF9AE}" pid="2365" name="ZOTERO_BREF_4d1gxTKXGLeVhHM8kgLFZ_9">
    <vt:lpwstr>Synthesis. The role of hybridization in plant invasions can be difficult to confirm in the absence of molecular data, particularly for clonal species where the boundaries separating individuals are otherwise difficult to discern. Here, we used molecular m</vt:lpwstr>
  </property>
  <property fmtid="{D5CDD505-2E9C-101B-9397-08002B2CF9AE}" pid="2366" name="ZOTERO_BREF_4d1gxTKXGLeVhHM8kgLFZ_10">
    <vt:lpwstr>arkers to document the prevalence and performance of hybrid genets in five invasive Typha stands covering a broad area of the Western Great Lakes Region. We found an extremely high prevalence of F1 hybrids within mixed Typha stands. This, coupled with the</vt:lpwstr>
  </property>
  <property fmtid="{D5CDD505-2E9C-101B-9397-08002B2CF9AE}" pid="2367" name="ZOTERO_BREF_4d1gxTKXGLeVhHM8kgLFZ_11">
    <vt:lpwstr> typically larger sizes of hybrid genets, suggests that hybrids are capable of outperforming other Typha spp. and that hybridization has played an influential role in the North American cattail invasion.","container-title":"Journal of Ecology","DOI":"10.1</vt:lpwstr>
  </property>
  <property fmtid="{D5CDD505-2E9C-101B-9397-08002B2CF9AE}" pid="2368" name="ZOTERO_BREF_4d1gxTKXGLeVhHM8kgLFZ_12">
    <vt:lpwstr>111/j.1365-2745.2009.01596.x","ISSN":"1365-2745","issue":"1","language":"en","note":"_eprint: https://besjournals.onlinelibrary.wiley.com/doi/pdf/10.1111/j.1365-2745.2009.01596.x","page":"7-16","source":"Wiley Online Library","title":"Hybridization dynami</vt:lpwstr>
  </property>
  <property fmtid="{D5CDD505-2E9C-101B-9397-08002B2CF9AE}" pid="2369" name="ZOTERO_BREF_4d1gxTKXGLeVhHM8kgLFZ_13">
    <vt:lpwstr>cs of invasive cattail (Typhaceae) stands in the Western Great Lakes Region of North America: a molecular analysis","title-short":"Hybridization dynamics of invasive cattail (Typhaceae) stands in the Western Great Lakes Region of North America","volume":"</vt:lpwstr>
  </property>
  <property fmtid="{D5CDD505-2E9C-101B-9397-08002B2CF9AE}" pid="2370" name="ZOTERO_BREF_4d1gxTKXGLeVhHM8kgLFZ_14">
    <vt:lpwstr>98","author":[{"family":"Travis","given":"Steven E."},{"family":"Marburger","given":"Joy E."},{"family":"Windels","given":"Steve"},{"family":"Kubátová","given":"Barbora"}],"issued":{"date-parts":[["2010"]]}}},{"id":1580,"uris":["http://zotero.org/users/61</vt:lpwstr>
  </property>
  <property fmtid="{D5CDD505-2E9C-101B-9397-08002B2CF9AE}" pid="2371" name="ZOTERO_BREF_4d1gxTKXGLeVhHM8kgLFZ_15">
    <vt:lpwstr>12721/items/N9B2HKZG"],"itemData":{"id":1580,"type":"article-journal","abstract":"Interspeciﬁc hybridization can lead to a breakdown of species boundaries, and is of particular concern in cases in which one of the parental species is invasive. Cattails (T</vt:lpwstr>
  </property>
  <property fmtid="{D5CDD505-2E9C-101B-9397-08002B2CF9AE}" pid="2372" name="ZOTERO_BREF_4d1gxTKXGLeVhHM8kgLFZ_16">
    <vt:lpwstr>ypha spp.) have increased their abundance in the Great Lakes region of North America over the past 150 years. This increase in the distribution of cattails is associated with hybridization between broad-leaved (Typha latifolia) and narrow-leaved cattails </vt:lpwstr>
  </property>
  <property fmtid="{D5CDD505-2E9C-101B-9397-08002B2CF9AE}" pid="2373" name="ZOTERO_BREF_4d1gxTKXGLeVhHM8kgLFZ_17">
    <vt:lpwstr>(T. angustifolia). The resulting hybrids occur predominantly as F1s, which are known as T. × glauca, although later-generation hybrids have also been documented. It has been proposed that in sympatric populations, the parental species and hybrids are ofte</vt:lpwstr>
  </property>
  <property fmtid="{D5CDD505-2E9C-101B-9397-08002B2CF9AE}" pid="2374" name="ZOTERO_BREF_4d1gxTKXGLeVhHM8kgLFZ_18">
    <vt:lpwstr>n spatially segregated according to growth in contrasting water depths, and that this should promote the maintenance of parental species. In this study, we tested the hypothesis that the two species and their hybrids segregate along a water-depth gradient</vt:lpwstr>
  </property>
  <property fmtid="{D5CDD505-2E9C-101B-9397-08002B2CF9AE}" pid="2375" name="ZOTERO_BREF_4d1gxTKXGLeVhHM8kgLFZ_19">
    <vt:lpwstr> at sites where they are sympatric. We identiﬁed the two parental species and their hybrids using molecular genetic markers (SSR), and measured shoot elevations (a proxy for water depth) at 18 sites in Southern Ontario, Canada. We found no evidence for ni</vt:lpwstr>
  </property>
  <property fmtid="{D5CDD505-2E9C-101B-9397-08002B2CF9AE}" pid="2376" name="ZOTERO_BREF_4d1gxTKXGLeVhHM8kgLFZ_20">
    <vt:lpwstr>che segregation among species based on elevation. Our data indicate that all three lineages compete for similar habitat where they co-occur suggesting that there is potential for an overall loss of biodiversity in the species complex, particularly if the </vt:lpwstr>
  </property>
  <property fmtid="{D5CDD505-2E9C-101B-9397-08002B2CF9AE}" pid="2377" name="ZOTERO_BREF_4d1gxTKXGLeVhHM8kgLFZ_21">
    <vt:lpwstr>hybrid lineage is more vigorous compared to the parental species, as has been suggested by other authors.","container-title":"Ecology and Evolution","DOI":"10.1002/ece3.225","ISSN":"20457758","issue":"5","language":"en","page":"952-961","source":"DOI.org </vt:lpwstr>
  </property>
  <property fmtid="{D5CDD505-2E9C-101B-9397-08002B2CF9AE}" pid="2378" name="ZOTERO_BREF_4d1gxTKXGLeVhHM8kgLFZ_22">
    <vt:lpwstr>(Crossref)","title":"No evidence for niche segregation in a North American Cattail ( &lt;i&gt;Typha&lt;/i&gt; ) species complex: Niche Segregation in Cattails","title-short":"No evidence for niche segregation in a North American Cattail ( &lt;i&gt;Typha&lt;/i&gt; ) species compl</vt:lpwstr>
  </property>
  <property fmtid="{D5CDD505-2E9C-101B-9397-08002B2CF9AE}" pid="2379" name="ZOTERO_BREF_4d1gxTKXGLeVhHM8kgLFZ_23">
    <vt:lpwstr>ex","volume":"2","author":[{"family":"McKenzie-Gopsill","given":"Andrew"},{"family":"Kirk","given":"Heather"},{"family":"Drunen","given":"Wendy Van"},{"family":"Freeland","given":"Joanna R."},{"family":"Dorken","given":"Marcel E."}],"issued":{"date-parts"</vt:lpwstr>
  </property>
  <property fmtid="{D5CDD505-2E9C-101B-9397-08002B2CF9AE}" pid="2380" name="ZOTERO_BREF_4d1gxTKXGLeVhHM8kgLFZ_24">
    <vt:lpwstr>:[["2012",5]]}}},{"id":1486,"uris":["http://zotero.org/users/6112721/items/CLXDYSNX"],"itemData":{"id":1486,"type":"article-journal","abstract":"Hybridization can result in the formation of highly competitive lineages that displace their progenitor specie</vt:lpwstr>
  </property>
  <property fmtid="{D5CDD505-2E9C-101B-9397-08002B2CF9AE}" pid="2381" name="ZOTERO_BREF_4d1gxTKXGLeVhHM8kgLFZ_25">
    <vt:lpwstr>s and other native organisms. In eastern North America, hybridization between native Typha latifolia and introduced Typha angustifolia yields the vigorous hybrid species T. × glauca. The hybrid has become increasingly prevalent over the past century in ea</vt:lpwstr>
  </property>
  <property fmtid="{D5CDD505-2E9C-101B-9397-08002B2CF9AE}" pid="2382" name="ZOTERO_BREF_4d1gxTKXGLeVhHM8kgLFZ_26">
    <vt:lpwstr>stern North America, where there are indications it displaces native plants. Moreover, it has been suggested that water depth inﬂuences the growth performance of hybrid vs. native cattails but there have been no comparisons of plant performance under cont</vt:lpwstr>
  </property>
  <property fmtid="{D5CDD505-2E9C-101B-9397-08002B2CF9AE}" pid="2383" name="ZOTERO_BREF_4d1gxTKXGLeVhHM8kgLFZ_27">
    <vt:lpwstr>rasting water depths. Using a common-garden experiment with two levels of a water-depth treatment we compared the above- and below-ground growth performance of T. latifolia vs. hybrid cattails collected from 12 sites in southern Ontario. We found that hyb</vt:lpwstr>
  </property>
  <property fmtid="{D5CDD505-2E9C-101B-9397-08002B2CF9AE}" pid="2384" name="ZOTERO_BREF_4d1gxTKXGLeVhHM8kgLFZ_28">
    <vt:lpwstr>rids outperformed all other plants in terms of total and above-ground biomass production and, depending on the method of species assignment used, in terms of the number of ramets produced. However, there was no difference in the mass of rhizomes produced </vt:lpwstr>
  </property>
  <property fmtid="{D5CDD505-2E9C-101B-9397-08002B2CF9AE}" pid="2385" name="ZOTERO_BREF_4d1gxTKXGLeVhHM8kgLFZ_29">
    <vt:lpwstr>between species. Consistent with a previous study of natural populations from the same region, growth performance of the different species was similar across the different water depths used in the experiment. Collectively, our results indicate that enhanc</vt:lpwstr>
  </property>
  <property fmtid="{D5CDD505-2E9C-101B-9397-08002B2CF9AE}" pid="2386" name="ZOTERO_BREF_4d1gxTKXGLeVhHM8kgLFZ_30">
    <vt:lpwstr>ed hybrid performance was driven by the production of larger and more numerous ramets and not via increased investment in rhizomes.","container-title":"Basic and Applied Ecology","DOI":"10.1016/j.baae.2015.04.006","ISSN":"14391791","issue":"5","journalAbb</vt:lpwstr>
  </property>
  <property fmtid="{D5CDD505-2E9C-101B-9397-08002B2CF9AE}" pid="2387" name="ZOTERO_BREF_4d1gxTKXGLeVhHM8kgLFZ_31">
    <vt:lpwstr>reviation":"Basic and Applied Ecology","language":"en","page":"394-402","source":"DOI.org (Crossref)","title":"Hybrid Typha×glauca outperforms native T. latifolia under contrasting water depths in a common garden","volume":"16","author":[{"family":"Bunbur</vt:lpwstr>
  </property>
  <property fmtid="{D5CDD505-2E9C-101B-9397-08002B2CF9AE}" pid="2388" name="ZOTERO_BREF_4d1gxTKXGLeVhHM8kgLFZ_32">
    <vt:lpwstr>y-Blanchette","given":"Adèle L."},{"family":"Freeland","given":"Joanna R."},{"family":"Dorken","given":"Marcel E."}],"issued":{"date-parts":[["2015",8]]}}},{"id":1591,"uris":["http://zotero.org/users/6112721/items/UP9HTMQZ"],"itemData":{"id":1591,"type":"</vt:lpwstr>
  </property>
  <property fmtid="{D5CDD505-2E9C-101B-9397-08002B2CF9AE}" pid="2389" name="ZOTERO_BREF_4d1gxTKXGLeVhHM8kgLFZ_33">
    <vt:lpwstr>article-journal","abstract":"Spatial separation between hybridizing taxa can limit hybridization and introgression when mating occurs between near neighbours. Water depth can be an important factor structuring wetland plant communities, which often includ</vt:lpwstr>
  </property>
  <property fmtid="{D5CDD505-2E9C-101B-9397-08002B2CF9AE}" pid="2390" name="ZOTERO_BREF_4d1gxTKXGLeVhHM8kgLFZ_34">
    <vt:lpwstr>e cattails (Typha spp., Typhaceae). In eastern North America, native Typha latifolia regularly hybridizes with introduced T. angustifolia to produce the invasive F1 hybrid T. × glauca, which can backcross to parental species. Hybridization in this wind-po</vt:lpwstr>
  </property>
  <property fmtid="{D5CDD505-2E9C-101B-9397-08002B2CF9AE}" pid="2391" name="ZOTERO_BREF_4d1gxTKXGLeVhHM8kgLFZ_35">
    <vt:lpwstr>llinated species complex may be facilitated by overlapping niches among taxa, but previous studies have yielded contradictory results, possibly because these studies were limited to shallow sites or single locations. We investigated patterns of depth occu</vt:lpwstr>
  </property>
  <property fmtid="{D5CDD505-2E9C-101B-9397-08002B2CF9AE}" pid="2392" name="ZOTERO_BREF_4d1gxTKXGLeVhHM8kgLFZ_36">
    <vt:lpwstr>pancy in ditches (mean depth 3.4 cm) and permanent wetlands (mean depth 25.0 cm) with various mixtures of T. latifolia, T. angustifolia, and T. × glauca across a 1700 km transect from Michigan, USA, to Nova Scotia, Canada. Overall, we found that water dep</vt:lpwstr>
  </property>
  <property fmtid="{D5CDD505-2E9C-101B-9397-08002B2CF9AE}" pid="2393" name="ZOTERO_BREF_4d1gxTKXGLeVhHM8kgLFZ_37">
    <vt:lpwstr>th cannot on its own explain patterns of cattail occupancy. We therefore conclude that niche partitioning by water depth does not promote mating isolation in Typha. Previous ﬁndings of habitat segregation by depth may be attributable to a combination of i</vt:lpwstr>
  </property>
  <property fmtid="{D5CDD505-2E9C-101B-9397-08002B2CF9AE}" pid="2394" name="ZOTERO_BREF_4d1gxTKXGLeVhHM8kgLFZ_38">
    <vt:lpwstr>diosyncratic features of individual sites, multi-dimensional niches, and phenotypic plasticity, which could prevent consistent niche segregation among Typha taxa. A lack of spatial segregation between Typha taxa should promote hybridization and introgress</vt:lpwstr>
  </property>
  <property fmtid="{D5CDD505-2E9C-101B-9397-08002B2CF9AE}" pid="2395" name="ZOTERO_BREF_4d1gxTKXGLeVhHM8kgLFZ_39">
    <vt:lpwstr>ion. This, coupled with the competitive superiority of hybrids, appears to be facilitating the displacement of native T. latifolia across a wide geographical range.","container-title":"Aquatic Botany","DOI":"10.1016/j.aquabot.2017.11.001","ISSN":"03043770</vt:lpwstr>
  </property>
  <property fmtid="{D5CDD505-2E9C-101B-9397-08002B2CF9AE}" pid="2396" name="ZOTERO_BREF_4d1gxTKXGLeVhHM8kgLFZ_40">
    <vt:lpwstr>","journalAbbreviation":"Aquatic Botany","language":"en","page":"46-53","source":"DOI.org (Crossref)","title":"Coexistence of Typha latifolia, T. angustifolia (Typhaceae) and their invasive hybrid is not explained by niche partitioning across water depths</vt:lpwstr>
  </property>
  <property fmtid="{D5CDD505-2E9C-101B-9397-08002B2CF9AE}" pid="2397" name="ZOTERO_BREF_4d1gxTKXGLeVhHM8kgLFZ_41">
    <vt:lpwstr>","volume":"144","author":[{"family":"Pieper","given":"Sara J."},{"family":"Freeland","given":"Joanna R."},{"family":"Dorken","given":"Marcel E."}],"issued":{"date-parts":[["2018",1]]}}}],"schema":"https://github.com/citation-style-language/schema/raw/mas</vt:lpwstr>
  </property>
  <property fmtid="{D5CDD505-2E9C-101B-9397-08002B2CF9AE}" pid="2398" name="ZOTERO_BREF_4d1gxTKXGLeVhHM8kgLFZ_42">
    <vt:lpwstr>ter/csl-citation.json"} </vt:lpwstr>
  </property>
  <property fmtid="{D5CDD505-2E9C-101B-9397-08002B2CF9AE}" pid="2399" name="ZOTERO_BREF_4d1gxTKXGLeVhHM8kgLFZ_43">
    <vt:lpwstr/>
  </property>
  <property fmtid="{D5CDD505-2E9C-101B-9397-08002B2CF9AE}" pid="2400" name="ZOTERO_BREF_4d1gxTKXGLeVhHM8kgLFZ_44">
    <vt:lpwstr/>
  </property>
  <property fmtid="{D5CDD505-2E9C-101B-9397-08002B2CF9AE}" pid="2401" name="ZOTERO_BREF_4d1gxTKXGLeVhHM8kgLFZ_45">
    <vt:lpwstr/>
  </property>
  <property fmtid="{D5CDD505-2E9C-101B-9397-08002B2CF9AE}" pid="2402" name="ZOTERO_BREF_HlvOo6CoL9BvUs0R6OYoJ_1">
    <vt:lpwstr>ZOTERO_TEMP </vt:lpwstr>
  </property>
  <property fmtid="{D5CDD505-2E9C-101B-9397-08002B2CF9AE}" pid="2403" name="ZOTERO_BREF_JScjezOWtImT8MRKhYLVb_1">
    <vt:lpwstr>ZOTERO_ITEM CSL_CITATION {"citationID":"rH4Y9KYN","properties":{"formattedCitation":"(Isaac &amp; Pocock 2015; Morais &amp; Reichard 2018a)","plainCitation":"(Isaac &amp; Pocock 2015; Morais &amp; Reichard 2018a)","dontUpdate":true,"noteIndex":0},"citationItems":[{"id":2</vt:lpwstr>
  </property>
  <property fmtid="{D5CDD505-2E9C-101B-9397-08002B2CF9AE}" pid="2404" name="ZOTERO_BREF_JScjezOWtImT8MRKhYLVb_2">
    <vt:lpwstr>011,"uris":["http://zotero.org/users/6112721/items/66I7W2SG"],"itemData":{"id":2011,"type":"article-journal","container-title":"Biological Journal of the Linnean Society","DOI":"10.1111/bij.12532","ISSN":"00244066","issue":"3","journalAbbreviation":"Biol </vt:lpwstr>
  </property>
  <property fmtid="{D5CDD505-2E9C-101B-9397-08002B2CF9AE}" pid="2405" name="ZOTERO_BREF_JScjezOWtImT8MRKhYLVb_3">
    <vt:lpwstr>J Linn Soc Lond","language":"en","page":"522-531","source":"DOI.org (Crossref)","title":"Bias and information in biological records: Bias and information in biological records","title-short":"Bias and information in biological records","volume":"115","aut</vt:lpwstr>
  </property>
  <property fmtid="{D5CDD505-2E9C-101B-9397-08002B2CF9AE}" pid="2406" name="ZOTERO_BREF_JScjezOWtImT8MRKhYLVb_4">
    <vt:lpwstr>hor":[{"family":"Isaac","given":"Nick J. B."},{"family":"Pocock","given":"Michael J. O."}],"issued":{"date-parts":[["2015",7]]}}},{"id":600,"uris":["http://zotero.org/users/6112721/items/9HPC8GDQ"],"itemData":{"id":600,"type":"article-journal","abstract":</vt:lpwstr>
  </property>
  <property fmtid="{D5CDD505-2E9C-101B-9397-08002B2CF9AE}" pid="2407" name="ZOTERO_BREF_JScjezOWtImT8MRKhYLVb_5">
    <vt:lpwstr>"Cryptic invasions are deﬁned as the introduction and spread of non-native lineages within the species' native range (intra-speciﬁc cryptic invasion) or the invasion of non-native species that goes unnoticed due to misidentiﬁcation as a native or another </vt:lpwstr>
  </property>
  <property fmtid="{D5CDD505-2E9C-101B-9397-08002B2CF9AE}" pid="2408" name="ZOTERO_BREF_JScjezOWtImT8MRKhYLVb_6">
    <vt:lpwstr>invasive species (inter-speciﬁc cryptic invasion). While population-speciﬁc attributes are acknowledged to play a critical role in the success and impact of biological invasions in general, our knowledge of the causes and consequences of cryptic invasions</vt:lpwstr>
  </property>
  <property fmtid="{D5CDD505-2E9C-101B-9397-08002B2CF9AE}" pid="2409" name="ZOTERO_BREF_JScjezOWtImT8MRKhYLVb_7">
    <vt:lpwstr> is largely neglected. Cryptic invasions are inherently difﬁcult to recognize and, despite being likely widespread, often go undetected. In this review, we analyse the sources, mechanisms, and consequences of cryptic invasions. Using a bibliometric survey</vt:lpwstr>
  </property>
  <property fmtid="{D5CDD505-2E9C-101B-9397-08002B2CF9AE}" pid="2410" name="ZOTERO_BREF_JScjezOWtImT8MRKhYLVb_8">
    <vt:lpwstr>, we ﬁrst quantify the relative proportion of study questions, taxa, and geographic regions. We then highlight the value of comparative information from archived specimens in uncovering the occurrence and timing of cryptic invasions. We examine the mechan</vt:lpwstr>
  </property>
  <property fmtid="{D5CDD505-2E9C-101B-9397-08002B2CF9AE}" pid="2411" name="ZOTERO_BREF_JScjezOWtImT8MRKhYLVb_9">
    <vt:lpwstr>isms of cryptic invasions and emphasise the role of anthropogenic environmental changes on the arrival of cryptic invaders. We then discuss the role of interspeciﬁc biological interactions in the success of cryptic invasions and the role of hybridization </vt:lpwstr>
  </property>
  <property fmtid="{D5CDD505-2E9C-101B-9397-08002B2CF9AE}" pid="2412" name="ZOTERO_BREF_JScjezOWtImT8MRKhYLVb_10">
    <vt:lpwstr>between native and non-native lineages in cryptic invasions. We examine the competitive advantage of some invasive lineages in key physiological, ecological or sexually-selected traits. We argue that cryptic invasions, often undetected, may trigger subseq</vt:lpwstr>
  </property>
  <property fmtid="{D5CDD505-2E9C-101B-9397-08002B2CF9AE}" pid="2413" name="ZOTERO_BREF_JScjezOWtImT8MRKhYLVb_11">
    <vt:lpwstr>uent rapid range expansions. We suggest that cryptic invasions are much more common than currently acknowledged. We highlight the role of coevolved associations (host-parasite, mutualism, herbivory), inherently population-speciﬁc, in the impacts of crypti</vt:lpwstr>
  </property>
  <property fmtid="{D5CDD505-2E9C-101B-9397-08002B2CF9AE}" pid="2414" name="ZOTERO_BREF_JScjezOWtImT8MRKhYLVb_12">
    <vt:lpwstr>c invasions on local communities. Finally, we outline a framework to manage intraspeciﬁc cryptic invasions.","container-title":"Science of The Total Environment","DOI":"10.1016/j.scitotenv.2017.06.133","ISSN":"00489697","journalAbbreviation":"Science of T</vt:lpwstr>
  </property>
  <property fmtid="{D5CDD505-2E9C-101B-9397-08002B2CF9AE}" pid="2415" name="ZOTERO_BREF_JScjezOWtImT8MRKhYLVb_13">
    <vt:lpwstr>he Total Environment","language":"en","page":"1438-1448","source":"DOI.org (Crossref)","title":"Cryptic invasions: A review","title-short":"Cryptic invasions","volume":"613-614","author":[{"family":"Morais","given":"Pedro"},{"family":"Reichard","given":"M</vt:lpwstr>
  </property>
  <property fmtid="{D5CDD505-2E9C-101B-9397-08002B2CF9AE}" pid="2416" name="ZOTERO_BREF_JScjezOWtImT8MRKhYLVb_14">
    <vt:lpwstr>artin"}],"issued":{"date-parts":[["2018",2]]}}}],"schema":"https://github.com/citation-style-language/schema/raw/master/csl-citation.json"} </vt:lpwstr>
  </property>
  <property fmtid="{D5CDD505-2E9C-101B-9397-08002B2CF9AE}" pid="2417" name="ZOTERO_BREF_r5Y28ACYy301_6">
    <vt:lpwstr/>
  </property>
  <property fmtid="{D5CDD505-2E9C-101B-9397-08002B2CF9AE}" pid="2418" name="ZOTERO_BREF_V8hfW11VJSgH_20">
    <vt:lpwstr/>
  </property>
  <property fmtid="{D5CDD505-2E9C-101B-9397-08002B2CF9AE}" pid="2419" name="ZOTERO_BREF_H9JwGRa4upTY3g662QVRU_1">
    <vt:lpwstr>ZOTERO_ITEM CSL_CITATION {"citationID":"E4UOn9jn","properties":{"formattedCitation":"(Wasko et al. 2021)","plainCitation":"(Wasko et al. 2021)","noteIndex":0},"citationItems":[{"id":1728,"uris":["http://zotero.org/users/6112721/items/72XXZ7YK"],"itemData"</vt:lpwstr>
  </property>
  <property fmtid="{D5CDD505-2E9C-101B-9397-08002B2CF9AE}" pid="2420" name="ZOTERO_BREF_H9JwGRa4upTY3g662QVRU_2">
    <vt:lpwstr>:{"id":1728,"type":"article-journal","container-title":"Wetlands Ecology and Management","DOI":"10.1007/s11273-021-09836-2","ISSN":"0923-4861, 1572-9834","journalAbbreviation":"Wetlands Ecol Manage","language":"en","source":"DOI.org (Crossref)","title":"U</vt:lpwstr>
  </property>
  <property fmtid="{D5CDD505-2E9C-101B-9397-08002B2CF9AE}" pid="2421" name="ZOTERO_BREF_H9JwGRa4upTY3g662QVRU_3">
    <vt:lpwstr>se of shoot dimensions and microscopic analysis of leaves to distinguish Typha latifolia, Typha angustifolia, and their invasive hybrid Typha xglauca","URL":"https://link.springer.com/10.1007/s11273-021-09836-2","author":[{"family":"Wasko","given":"J. D."</vt:lpwstr>
  </property>
  <property fmtid="{D5CDD505-2E9C-101B-9397-08002B2CF9AE}" pid="2422" name="ZOTERO_BREF_H9JwGRa4upTY3g662QVRU_4">
    <vt:lpwstr>},{"family":"McGonigle","given":"T. P."},{"family":"Goldsborough","given":"L. G."},{"family":"Wrubleski","given":"D. A."},{"family":"Badiou","given":"P. H."},{"family":"Armstrong","given":"L. M."}],"accessed":{"date-parts":[["2021",10,15]]},"issued":{"dat</vt:lpwstr>
  </property>
  <property fmtid="{D5CDD505-2E9C-101B-9397-08002B2CF9AE}" pid="2423" name="ZOTERO_BREF_H9JwGRa4upTY3g662QVRU_5">
    <vt:lpwstr>e-parts":[["2021",10,5]]}}}],"schema":"https://github.com/citation-style-language/schema/raw/master/csl-citation.json"} </vt:lpwstr>
  </property>
  <property fmtid="{D5CDD505-2E9C-101B-9397-08002B2CF9AE}" pid="2424" name="ZOTERO_BREF_UjRp53U1SICb_11">
    <vt:lpwstr>":"0008-4026","issue":"6","journalAbbreviation":"Can. J. Bot.","language":"en","page":"906-912","source":"DOI.org (Crossref)","title":"Morphological analysis of genetically identified cattails &lt;i&gt;Typha latifolia&lt;/i&gt; , &lt;i&gt;Typha angustifolia&lt;/i&gt; , and &lt;i&gt;Ty</vt:lpwstr>
  </property>
  <property fmtid="{D5CDD505-2E9C-101B-9397-08002B2CF9AE}" pid="2425" name="ZOTERO_BREF_UjRp53U1SICb_12">
    <vt:lpwstr>pha ×glauca&lt;/i&gt;","volume":"77","author":[{"family":"Kuehn","given":"Monica Marcinko"},{"family":"White","given":"Bradley N"}],"issued":{"date-parts":[["1999",10,30]]}}}],"schema":"https://github.com/citation-style-language/schema/raw/master/csl-citation.j</vt:lpwstr>
  </property>
  <property fmtid="{D5CDD505-2E9C-101B-9397-08002B2CF9AE}" pid="2426" name="ZOTERO_BREF_UjRp53U1SICb_13">
    <vt:lpwstr>son"} </vt:lpwstr>
  </property>
  <property fmtid="{D5CDD505-2E9C-101B-9397-08002B2CF9AE}" pid="2427" name="ZOTERO_BREF_tdEqG6fF9T86sksuhgNmi_1">
    <vt:lpwstr>ZOTERO_TEMP </vt:lpwstr>
  </property>
  <property fmtid="{D5CDD505-2E9C-101B-9397-08002B2CF9AE}" pid="2428" name="ZOTERO_BREF_XG8AdY6cgeQ4tifocZk3r_1">
    <vt:lpwstr>ZOTERO_TEMP </vt:lpwstr>
  </property>
  <property fmtid="{D5CDD505-2E9C-101B-9397-08002B2CF9AE}" pid="2429" name="ZOTERO_BREF_jKCrk72ffWnOyqPDPTxij_1">
    <vt:lpwstr>ZOTERO_ITEM CSL_CITATION {"citationID":"JDn28Reu","properties":{"formattedCitation":"(Woo &amp; Zedler 2002b)","plainCitation":"(Woo &amp; Zedler 2002b)","noteIndex":0},"citationItems":[{"id":1644,"uris":["http://zotero.org/users/6112721/items/YQ5Z6YMN"],"itemDat</vt:lpwstr>
  </property>
  <property fmtid="{D5CDD505-2E9C-101B-9397-08002B2CF9AE}" pid="2430" name="ZOTERO_BREF_jKCrk72ffWnOyqPDPTxij_2">
    <vt:lpwstr>a":{"id":1644,"type":"article-journal","abstract":"Where wetlands receive urban runoff, Typha spp. and other invasive plants often displace the native vegetation. We tested the ability of nutrients (N and P) to increase vegetative growth of T. ϫ glauca (a</vt:lpwstr>
  </property>
  <property fmtid="{D5CDD505-2E9C-101B-9397-08002B2CF9AE}" pid="2431" name="ZOTERO_BREF_jKCrk72ffWnOyqPDPTxij_3">
    <vt:lpwstr> hybrid of T. latifolia and T. angustifolia). In the greenhouse, 17 treatments revealed that T. ϫ glauca required both N and P for growth, and total leaf length was most stimulated where a higher proportion of P was added (7N:1P vs. 14N:1P, with N constan</vt:lpwstr>
  </property>
  <property fmtid="{D5CDD505-2E9C-101B-9397-08002B2CF9AE}" pid="2432" name="ZOTERO_BREF_jKCrk72ffWnOyqPDPTxij_4">
    <vt:lpwstr>t and P changed), regardless of concentration (the High treatment was 4ϫ the Low treatment). In Gardner Marsh (Madison, Wisconsin, USA), we set up 28 plots (1 ϫ 6 m) that bisected the boundary between sedge meadow (graminoids) and T. ϫ glauca, and we adde</vt:lpwstr>
  </property>
  <property fmtid="{D5CDD505-2E9C-101B-9397-08002B2CF9AE}" pid="2433" name="ZOTERO_BREF_jKCrk72ffWnOyqPDPTxij_5">
    <vt:lpwstr>d a common lawn fertilizer (9N:1P:4K) at high (62.5 g/m2), medium (31.3 g/m2), low (15.6 g/m2), and control (0 g/m2) rates on ﬁve dates, with nϭ7 plots/treatment. After one growing season, fertilizer addition increased T. ϫ glauca ramet density, height, a</vt:lpwstr>
  </property>
  <property fmtid="{D5CDD505-2E9C-101B-9397-08002B2CF9AE}" pid="2434" name="ZOTERO_BREF_jKCrk72ffWnOyqPDPTxij_6">
    <vt:lpwstr>nd biomass, especially where the sedge meadow graminoids were initially dominant. Aboveground biomass of T. ϫ glauca in the high nutrient addition treatment (1029 Ϯ 256.1 g/ m2) was more than double that for control plots (431 Ϯ 80.52 g/m2) overall, with </vt:lpwstr>
  </property>
  <property fmtid="{D5CDD505-2E9C-101B-9397-08002B2CF9AE}" pid="2435" name="ZOTERO_BREF_jKCrk72ffWnOyqPDPTxij_7">
    <vt:lpwstr>the greatest percent increase in sedge meadow subplots. In contrast, native graminoids (mostly Carex spp.) did not respond to treatment, either in biomass or percent cover. Typha ϫ glauca allocated nutrients to both growth and storage, as indicated by hig</vt:lpwstr>
  </property>
  <property fmtid="{D5CDD505-2E9C-101B-9397-08002B2CF9AE}" pid="2436" name="ZOTERO_BREF_jKCrk72ffWnOyqPDPTxij_8">
    <vt:lpwstr>her N and P concentrations in leaves, shoot bases, and rhizomes in plots with high nutrient addition. Because fertilizing the marsh enhanced the shoot growth of T. ϫ glauca but not native graminoids, and because the 7N:1P treatment stimulated growth in th</vt:lpwstr>
  </property>
  <property fmtid="{D5CDD505-2E9C-101B-9397-08002B2CF9AE}" pid="2437" name="ZOTERO_BREF_jKCrk72ffWnOyqPDPTxij_9">
    <vt:lpwstr>e greenhouse, we suggest that wetland managers focus on reducing P inﬂows to urban wetlands. Fertilizer additions below those recommended by the manufacturer for new lawns (5ϫ that of our highest treatment) should be more economical and have fewer impacts</vt:lpwstr>
  </property>
  <property fmtid="{D5CDD505-2E9C-101B-9397-08002B2CF9AE}" pid="2438" name="ZOTERO_BREF_jKCrk72ffWnOyqPDPTxij_10">
    <vt:lpwstr> on receiving wetlands.","container-title":"Wetlands","DOI":"10.1672/0277-5212(2002)022[0509:CNASAS]2.0.CO;2","ISSN":"0277-5212, 1943-6246","issue":"3","journalAbbreviation":"Wetlands","language":"en","page":"509-521","source":"DOI.org (Crossref)","title"</vt:lpwstr>
  </property>
  <property fmtid="{D5CDD505-2E9C-101B-9397-08002B2CF9AE}" pid="2439" name="ZOTERO_BREF_jKCrk72ffWnOyqPDPTxij_11">
    <vt:lpwstr>:"Can nutrients alone shift a sedge meadow towards dominance by the invasive Typha × glauca","volume":"22","author":[{"family":"Woo","given":"Isa"},{"family":"Zedler","given":"Joy B."}],"issued":{"date-parts":[["2002",9]]}}}],"schema":"https://github.com/</vt:lpwstr>
  </property>
  <property fmtid="{D5CDD505-2E9C-101B-9397-08002B2CF9AE}" pid="2440" name="ZOTERO_BREF_jKCrk72ffWnOyqPDPTxij_12">
    <vt:lpwstr>citation-style-language/schema/raw/master/csl-citation.json"} </vt:lpwstr>
  </property>
  <property fmtid="{D5CDD505-2E9C-101B-9397-08002B2CF9AE}" pid="2441" name="ZOTERO_BREF_NeOC8TQ0sTsjDkv6GZxiV_1">
    <vt:lpwstr>ZOTERO_ITEM CSL_CITATION {"citationID":"UHeNMPy7","properties":{"formattedCitation":"(Bansal et al. 2019)","plainCitation":"(Bansal et al. 2019)","noteIndex":0},"citationItems":[{"id":468,"uris":["http://zotero.org/users/6112721/items/FU4WUEB3"],"itemData</vt:lpwstr>
  </property>
  <property fmtid="{D5CDD505-2E9C-101B-9397-08002B2CF9AE}" pid="2442" name="ZOTERO_BREF_NeOC8TQ0sTsjDkv6GZxiV_2">
    <vt:lpwstr>":{"id":468,"type":"article-journal","abstract":"Typha is an iconic wetland plant found worldwide. Hybridization and anthropogenic disturbances have resulted in large increases in Typha abundance in wetland ecosystems throughout North America at a cost to</vt:lpwstr>
  </property>
  <property fmtid="{D5CDD505-2E9C-101B-9397-08002B2CF9AE}" pid="2443" name="ZOTERO_BREF_NeOC8TQ0sTsjDkv6GZxiV_3">
    <vt:lpwstr> native floral and faunal biodiversity. As demonstrated by three regional case studies, Typha is capable of rapidly colonizing habitats and forming monodominant vegetation stands due to traits such as robust size, rapid growth rate, and rhizomatic expansi</vt:lpwstr>
  </property>
  <property fmtid="{D5CDD505-2E9C-101B-9397-08002B2CF9AE}" pid="2444" name="ZOTERO_BREF_NeOC8TQ0sTsjDkv6GZxiV_4">
    <vt:lpwstr>on. Increased nutrient inputs into wetlands and altered hydrologic regimes are among the principal anthropogenic drivers of Typha invasion. Typha is associated with a wide range of negative ecological impacts to wetland and agricultural systems, but also </vt:lpwstr>
  </property>
  <property fmtid="{D5CDD505-2E9C-101B-9397-08002B2CF9AE}" pid="2445" name="ZOTERO_BREF_NeOC8TQ0sTsjDkv6GZxiV_5">
    <vt:lpwstr>is linked with a variety of ecosystem services such as bioremediation and provisioning of biomass, as well as an assortment of traditional cultural uses. Numerous physical, chemical, and hydrologic control methods are used to manage invasive Typha, but re</vt:lpwstr>
  </property>
  <property fmtid="{D5CDD505-2E9C-101B-9397-08002B2CF9AE}" pid="2446" name="ZOTERO_BREF_NeOC8TQ0sTsjDkv6GZxiV_6">
    <vt:lpwstr>sults are inconsistent and multiple methods and repeated treatments often are required. While this review focuses on invasive Typha in North America, the literature cited comes from research on Typha and other invasive species from around the world. As su</vt:lpwstr>
  </property>
  <property fmtid="{D5CDD505-2E9C-101B-9397-08002B2CF9AE}" pid="2447" name="ZOTERO_BREF_NeOC8TQ0sTsjDkv6GZxiV_7">
    <vt:lpwstr>ch, many of the underlying concepts in this review are relevant to invasive species in other wetland ecosystems worldwide.","container-title":"Wetlands","DOI":"10.1007/s13157-019-01174-7","ISSN":"0277-5212, 1943-6246","issue":"4","journalAbbreviation":"We</vt:lpwstr>
  </property>
  <property fmtid="{D5CDD505-2E9C-101B-9397-08002B2CF9AE}" pid="2448" name="ZOTERO_BREF_NeOC8TQ0sTsjDkv6GZxiV_8">
    <vt:lpwstr>tlands","language":"en","page":"645-684","source":"DOI.org (Crossref)","title":"Typha (Cattail) Invasion in North American Wetlands: Biology, Regional Problems, Impacts, Ecosystem Services, and Management","title-short":"Typha (Cattail) Invasion in North </vt:lpwstr>
  </property>
  <property fmtid="{D5CDD505-2E9C-101B-9397-08002B2CF9AE}" pid="2449" name="ZOTERO_BREF_NeOC8TQ0sTsjDkv6GZxiV_9">
    <vt:lpwstr>American Wetlands","volume":"39","author":[{"family":"Bansal","given":"Sheel"},{"family":"Lishawa","given":"Shane C."},{"family":"Newman","given":"Sue"},{"family":"Tangen","given":"Brian A."},{"family":"Wilcox","given":"Douglas"},{"family":"Albert","given</vt:lpwstr>
  </property>
  <property fmtid="{D5CDD505-2E9C-101B-9397-08002B2CF9AE}" pid="2450" name="ZOTERO_BREF_NeOC8TQ0sTsjDkv6GZxiV_10">
    <vt:lpwstr>":"Dennis"},{"family":"Anteau","given":"Michael J."},{"family":"Chimney","given":"Michael J."},{"family":"Cressey","given":"Ryann L."},{"family":"DeKeyser","given":"Edward"},{"family":"Elgersma","given":"Kenneth J."},{"family":"Finkelstein","given":"Sarah</vt:lpwstr>
  </property>
  <property fmtid="{D5CDD505-2E9C-101B-9397-08002B2CF9AE}" pid="2451" name="ZOTERO_BREF_NeOC8TQ0sTsjDkv6GZxiV_11">
    <vt:lpwstr> A."},{"family":"Freeland","given":"Joanna"},{"family":"Grosshans","given":"Richard"},{"family":"Klug","given":"Page E."},{"family":"Larkin","given":"Daniel J."},{"family":"Lawrence","given":"Beth A."},{"family":"Linz","given":"George"},{"family":"Marburg</vt:lpwstr>
  </property>
  <property fmtid="{D5CDD505-2E9C-101B-9397-08002B2CF9AE}" pid="2452" name="ZOTERO_BREF_NeOC8TQ0sTsjDkv6GZxiV_12">
    <vt:lpwstr>er","given":"Joy"},{"family":"Noe","given":"Gregory"},{"family":"Otto","given":"Clint"},{"family":"Reo","given":"Nicholas"},{"family":"Richards","given":"Jennifer"},{"family":"Richardson","given":"Curtis"},{"family":"Rodgers","given":"LeRoy"},{"family":"S</vt:lpwstr>
  </property>
  <property fmtid="{D5CDD505-2E9C-101B-9397-08002B2CF9AE}" pid="2453" name="ZOTERO_BREF_NeOC8TQ0sTsjDkv6GZxiV_13">
    <vt:lpwstr>chrank","given":"Amy J."},{"family":"Svedarsky","given":"Dan"},{"family":"Travis","given":"Steven"},{"family":"Tuchman","given":"Nancy"},{"family":"Windham-Myers","given":"Lisamarie"}],"issued":{"date-parts":[["2019",8]]}}}],"schema":"https://github.com/c</vt:lpwstr>
  </property>
  <property fmtid="{D5CDD505-2E9C-101B-9397-08002B2CF9AE}" pid="2454" name="ZOTERO_BREF_NeOC8TQ0sTsjDkv6GZxiV_14">
    <vt:lpwstr>itation-style-language/schema/raw/master/csl-citation.json"} </vt:lpwstr>
  </property>
  <property fmtid="{D5CDD505-2E9C-101B-9397-08002B2CF9AE}" pid="2455" name="ZOTERO_BREF_HEJa5gqCtEiG_19">
    <vt:lpwstr>ser River estuary. The impacts from this invasion on benthic macroinvertebrate communities, however, are yet to be studied. Macroinvertebrates play important roles in food chains, trophic dynamics, and nutrient cycling and are potentially at risk from thi</vt:lpwstr>
  </property>
  <property fmtid="{D5CDD505-2E9C-101B-9397-08002B2CF9AE}" pid="2456" name="ZOTERO_BREF_HEJa5gqCtEiG_20">
    <vt:lpwstr>s invasion. In this study, I compared the benthic invertebrate communities between exotic cattail stands and native vegetation stands at 25 paired sites. Sediment cores were analyzed for invertebrate abundance, biomass, and Shannon Wiener diversity index,</vt:lpwstr>
  </property>
  <property fmtid="{D5CDD505-2E9C-101B-9397-08002B2CF9AE}" pid="2457" name="ZOTERO_BREF_HEJa5gqCtEiG_21">
    <vt:lpwstr> and it was found that biomass and abundance were lower in exotic cattail when compared to native vegetation, however, there was no difference in diversity. Given the proximity to side channels, tidal inundation time would be a logical explanation for the</vt:lpwstr>
  </property>
  <property fmtid="{D5CDD505-2E9C-101B-9397-08002B2CF9AE}" pid="2458" name="ZOTERO_BREF_HEJa5gqCtEiG_22">
    <vt:lpwstr> differences in the benthic communities; however, it was not found to be a significant predictor. Given the invasive nature of exotic cattail and the correlations that were found, cattail should be removed in restoration projects where possible.","event-p</vt:lpwstr>
  </property>
  <property fmtid="{D5CDD505-2E9C-101B-9397-08002B2CF9AE}" pid="2459" name="ZOTERO_BREF_HEJa5gqCtEiG_23">
    <vt:lpwstr>lace":"Burnaby","genre":"Master's Project","page":"1-33","publisher":"Simon Fraser University &amp; British Columbia Institute of Technology","publisher-place":"Burnaby","title":"The impacts of exotic &lt;i&gt;Typha&lt;/i&gt; on benthic invertebrate communities in the So</vt:lpwstr>
  </property>
  <property fmtid="{D5CDD505-2E9C-101B-9397-08002B2CF9AE}" pid="2460" name="ZOTERO_BREF_HEJa5gqCtEiG_24">
    <vt:lpwstr>uth Arm of the Fraser River Estuary","author":[{"family":"Lee","given":"Jan Jakob"}],"issued":{"date-parts":[["2021"]]}}}],"schema":"https://github.com/citation-style-language/schema/raw/master/csl-citation.json"} </vt:lpwstr>
  </property>
  <property fmtid="{D5CDD505-2E9C-101B-9397-08002B2CF9AE}" pid="2461" name="ZOTERO_BREF_HEJa5gqCtEiG_25">
    <vt:lpwstr/>
  </property>
  <property fmtid="{D5CDD505-2E9C-101B-9397-08002B2CF9AE}" pid="2462" name="ZOTERO_BREF_gGV12fiqClC6jGFLYcp7b_1">
    <vt:lpwstr>ZOTERO_ITEM CSL_CITATION {"citationID":"jGIPBNFE","properties":{"formattedCitation":"(Geddes et al. 2021)","plainCitation":"(Geddes et al. 2021)","noteIndex":0},"citationItems":[{"id":2064,"uris":["http://zotero.org/users/6112721/items/JKP3BB6C"],"itemDat</vt:lpwstr>
  </property>
  <property fmtid="{D5CDD505-2E9C-101B-9397-08002B2CF9AE}" pid="2463" name="ZOTERO_BREF_gGV12fiqClC6jGFLYcp7b_2">
    <vt:lpwstr>a":{"id":2064,"type":"article-journal","abstract":"In North American wetlands, two cattail species -native Typha latifolia and exotic T. angustifolia- hybridize generating T. x glauca. Typha angustifolia and the hybrid spread invasively, negatively affect</vt:lpwstr>
  </property>
  <property fmtid="{D5CDD505-2E9C-101B-9397-08002B2CF9AE}" pid="2464" name="ZOTERO_BREF_gGV12fiqClC6jGFLYcp7b_3">
    <vt:lpwstr>ing wetlands. Due to high trait variability and hybridization, Typha species are difficult to identify morphologically. Building on previous work that relied on microsatellite markers to differentiate Typha species (including hybrids, parental backcrosses</vt:lpwstr>
  </property>
  <property fmtid="{D5CDD505-2E9C-101B-9397-08002B2CF9AE}" pid="2465" name="ZOTERO_BREF_gGV12fiqClC6jGFLYcp7b_4">
    <vt:lpwstr>, and advanced-generation hybrids) in southern Canada and in the US upper Midwest and northeast, our goals were to 1) estimate relative frequencies of parental species in additional Midwestern cattail populations, and 2) quantify their hybridization. We a</vt:lpwstr>
  </property>
  <property fmtid="{D5CDD505-2E9C-101B-9397-08002B2CF9AE}" pid="2466" name="ZOTERO_BREF_gGV12fiqClC6jGFLYcp7b_5">
    <vt:lpwstr>lso assessed level of agreement between morphological identification based on leaf width and gap between inflorescences and molecular identification. Using 6 microsatellites markers (4 used previously in other populations and 2 novel ones), we identified </vt:lpwstr>
  </property>
  <property fmtid="{D5CDD505-2E9C-101B-9397-08002B2CF9AE}" pid="2467" name="ZOTERO_BREF_gGV12fiqClC6jGFLYcp7b_6">
    <vt:lpwstr>~25% of the samples as native T. latifolia, while ~6% were exotic T. angustifolia. Furthermore, 19% of the samples were first-generation hybrids (T. x glauca) and 50% were advanced-generation hybrids, with backcrosses to native T. latifolia being almost t</vt:lpwstr>
  </property>
  <property fmtid="{D5CDD505-2E9C-101B-9397-08002B2CF9AE}" pid="2468" name="ZOTERO_BREF_gGV12fiqClC6jGFLYcp7b_7">
    <vt:lpwstr>wice as high as those to exotic T. angustifolia, rates that are much larger than previously reported. Agreement between morphological and molecular identification was lower than expected highlighting the fact that these morphological traits can be mislead</vt:lpwstr>
  </property>
  <property fmtid="{D5CDD505-2E9C-101B-9397-08002B2CF9AE}" pid="2469" name="ZOTERO_BREF_gGV12fiqClC6jGFLYcp7b_8">
    <vt:lpwstr>ing when used alone in cattail identification. We caution that the seemingly asymmetric hybridization towards the native Typha latifolia could potentially lead to its extinction in the Midwest. Cattail management may thus require efforts to preserve the n</vt:lpwstr>
  </property>
  <property fmtid="{D5CDD505-2E9C-101B-9397-08002B2CF9AE}" pid="2470" name="ZOTERO_BREF_gGV12fiqClC6jGFLYcp7b_9">
    <vt:lpwstr>ative cattail through seed banking and/or other approaches.","container-title":"Wetlands","DOI":"10.1007/s13157-021-01429-2","ISSN":"0277-5212, 1943-6246","issue":"2","journalAbbreviation":"Wetlands","language":"en","page":"24","source":"DOI.org (Crossref</vt:lpwstr>
  </property>
  <property fmtid="{D5CDD505-2E9C-101B-9397-08002B2CF9AE}" pid="2471" name="ZOTERO_BREF_gGV12fiqClC6jGFLYcp7b_10">
    <vt:lpwstr>)","title":"Microsatellite Markers Reveal Unprecedented High Frequencies of Hybridization among Typha Species in the Midwestern US","volume":"41","author":[{"family":"Geddes","given":"Pamela"},{"family":"Murphy","given":"Lynnette"},{"family":"Astudillo-Sc</vt:lpwstr>
  </property>
  <property fmtid="{D5CDD505-2E9C-101B-9397-08002B2CF9AE}" pid="2472" name="ZOTERO_BREF_gGV12fiqClC6jGFLYcp7b_11">
    <vt:lpwstr>alia","given":"Yaiyr"},{"family":"Blasini","given":"Davis"},{"family":"Nugent","given":"Sarah"},{"family":"Ríos","given":"María Jazmín"},{"family":"Schirmer","given":"Aaron E."},{"family":"Olfelt","given":"Joel P."}],"issued":{"date-parts":[["2021",2]]}}}</vt:lpwstr>
  </property>
  <property fmtid="{D5CDD505-2E9C-101B-9397-08002B2CF9AE}" pid="2473" name="ZOTERO_BREF_gGV12fiqClC6jGFLYcp7b_12">
    <vt:lpwstr>],"schema":"https://github.com/citation-style-language/schema/raw/master/csl-citation.json"} </vt:lpwstr>
  </property>
  <property fmtid="{D5CDD505-2E9C-101B-9397-08002B2CF9AE}" pid="2474" name="ZOTERO_BREF_bLKil6Ck03M7_26">
    <vt:lpwstr> putatively introduced Typha angustifolia. Hybridization in this group is asymmetric, with T. angustifolia nearly always the maternal parent of F1 hybrids. However, the magnitude of hybrid infertility and whether mating asymmetries extend to the formation</vt:lpwstr>
  </property>
  <property fmtid="{D5CDD505-2E9C-101B-9397-08002B2CF9AE}" pid="2475" name="ZOTERO_BREF_bLKil6Ck03M7_27">
    <vt:lpwstr> of advanced-generation hybrids have not been examined. We used hand-crosses to measure seed set and germination success. We found that mating asymmetries extend to the formation of backcrosses, with ~0 seeds set when T. latifolia was pollinated by hybrid</vt:lpwstr>
  </property>
  <property fmtid="{D5CDD505-2E9C-101B-9397-08002B2CF9AE}" pid="2476" name="ZOTERO_BREF_bLKil6Ck03M7_28">
    <vt:lpwstr> cattails. Seed set was unaffected by pollen source for T. × glauca or T. angustifolia. However, seed production by T. angustifolia was consistently high while that of T. × glauca was variable and when pollinated by other T. × glauca more than 75% lower t</vt:lpwstr>
  </property>
  <property fmtid="{D5CDD505-2E9C-101B-9397-08002B2CF9AE}" pid="2477" name="ZOTERO_BREF_bLKil6Ck03M7_29">
    <vt:lpwstr>han for any other intraspecific cross indicating reduced hybrid fertility. We used these results to parameterize a model of hybrid zone evolution in which mating patterns and fertility were governed by interactions between alleles at nuclear and cytoplasm</vt:lpwstr>
  </property>
  <property fmtid="{D5CDD505-2E9C-101B-9397-08002B2CF9AE}" pid="2478" name="ZOTERO_BREF_bLKil6Ck03M7_30">
    <vt:lpwstr>ic loci. The model revealed that asymmetric mating and reduced hybrid fertility should favor the maintenance of T. latifolia over T. angustifolia compared to null expectations. However, the model also indicated restrictive conditions for the long-term mai</vt:lpwstr>
  </property>
  <property fmtid="{D5CDD505-2E9C-101B-9397-08002B2CF9AE}" pid="2479" name="ZOTERO_BREF_bLKil6Ck03M7_31">
    <vt:lpwstr>ntenance of T. latifolia within populations, indicating that asymmetric mating might only stall rather than prevent the displacement of native cattails by hybrids.","container-title":"Journal of Heredity","DOI":"10.1093/jhered/esx036","ISSN":"0022-1503, 1</vt:lpwstr>
  </property>
  <property fmtid="{D5CDD505-2E9C-101B-9397-08002B2CF9AE}" pid="2480" name="ZOTERO_BREF_bLKil6Ck03M7_32">
    <vt:lpwstr>465-7333","issue":"5","language":"en","page":"479-487","source":"DOI.org (Crossref)","title":"Asymmetric Hybridization in Cattails (Typha spp.) and Its Implications for the Evolutionary Maintenance of Native Typha latifolia","volume":"108","author":[{"fam</vt:lpwstr>
  </property>
  <property fmtid="{D5CDD505-2E9C-101B-9397-08002B2CF9AE}" pid="2481" name="ZOTERO_BREF_bLKil6Ck03M7_33">
    <vt:lpwstr>ily":"Pieper","given":"Sara J."},{"family":"Nicholls","given":"Allison A."},{"family":"Freeland","given":"Joanna R."},{"family":"Dorken","given":"Marcel E."}],"issued":{"date-parts":[["2017",7]]}}}],"schema":"https://github.com/citation-style-language/sch</vt:lpwstr>
  </property>
  <property fmtid="{D5CDD505-2E9C-101B-9397-08002B2CF9AE}" pid="2482" name="ZOTERO_BREF_bLKil6Ck03M7_34">
    <vt:lpwstr>ema/raw/master/csl-citation.json"} </vt:lpwstr>
  </property>
  <property fmtid="{D5CDD505-2E9C-101B-9397-08002B2CF9AE}" pid="2483" name="ZOTERO_BREF_bLKil6Ck03M7_35">
    <vt:lpwstr/>
  </property>
  <property fmtid="{D5CDD505-2E9C-101B-9397-08002B2CF9AE}" pid="2484" name="ZOTERO_BREF_xSN6oYfShyVxuxfCkS9Ke_1">
    <vt:lpwstr>ZOTERO_ITEM CSL_CITATION {"citationID":"uBCwvWd3","properties":{"formattedCitation":"(Brayshaw 1985; Williams 1998; Adams &amp; Williams 2004; Lievesley et al. 2016)","plainCitation":"(Brayshaw 1985; Williams 1998; Adams &amp; Williams 2004; Lievesley et al. 2016</vt:lpwstr>
  </property>
  <property fmtid="{D5CDD505-2E9C-101B-9397-08002B2CF9AE}" pid="2485" name="ZOTERO_BREF_xSN6oYfShyVxuxfCkS9Ke_2">
    <vt:lpwstr>)","dontUpdate":true,"noteIndex":0},"citationItems":[{"id":526,"uris":["http://zotero.org/users/6112721/items/PPF5Y6GV"],"itemData":{"id":526,"type":"book","collection-number":"26","collection-title":"Occaisional Papers of the British Columbia Museum","IS</vt:lpwstr>
  </property>
  <property fmtid="{D5CDD505-2E9C-101B-9397-08002B2CF9AE}" pid="2486" name="ZOTERO_BREF_xSN6oYfShyVxuxfCkS9Ke_3">
    <vt:lpwstr>BN":"0-7718-8465-6","language":"en","number-of-pages":"167","publisher":"British Columbia Museum","title":"Pondweeds and Bur-reeds, and Their Relatives, of British Columbia","author":[{"family":"Brayshaw","given":"T. Christopher"}],"issued":{"date-parts":</vt:lpwstr>
  </property>
  <property fmtid="{D5CDD505-2E9C-101B-9397-08002B2CF9AE}" pid="2487" name="ZOTERO_BREF_xSN6oYfShyVxuxfCkS9Ke_4">
    <vt:lpwstr>[["1985"]]}}},{"id":1696,"uris":["http://zotero.org/users/6112721/items/J8B48NWH"],"itemData":{"id":1696,"type":"report","event-place":"Burnaby","genre":"Client Report for the Greater Vancouver Regional District Parks Department","page":"15","publisher":"</vt:lpwstr>
  </property>
  <property fmtid="{D5CDD505-2E9C-101B-9397-08002B2CF9AE}" pid="2488" name="ZOTERO_BREF_xSN6oYfShyVxuxfCkS9Ke_5">
    <vt:lpwstr>G.L. Williams &amp; Associates Ltd.","publisher-place":"Burnaby","title":"Ecology of bulrush and cattail - literature review for wetland design and management","author":[{"family":"Williams","given":"G. L."}],"issued":{"date-parts":[["1998"]]}}},{"id":886,"ur</vt:lpwstr>
  </property>
  <property fmtid="{D5CDD505-2E9C-101B-9397-08002B2CF9AE}" pid="2489" name="ZOTERO_BREF_xSN6oYfShyVxuxfCkS9Ke_6">
    <vt:lpwstr>is":["http://zotero.org/users/6112721/items/KKDSKZWG"],"itemData":{"id":886,"type":"chapter","abstract":"Tidal marshes support important habitat for the fish and wildlife of the Fraser River estuary.\nThe presence and distribution of plant species within </vt:lpwstr>
  </property>
  <property fmtid="{D5CDD505-2E9C-101B-9397-08002B2CF9AE}" pid="2490" name="ZOTERO_BREF_xSN6oYfShyVxuxfCkS9Ke_7">
    <vt:lpwstr>these marshes are governed by salinity and tidal inundation.\nThese parameters are in turn related to the location ofthe salt wedge within the estuary. Distinct salt-,\nbrackish-, and fresh-marsh species assemblages occur throughout the estuary as a resul</vt:lpwstr>
  </property>
  <property fmtid="{D5CDD505-2E9C-101B-9397-08002B2CF9AE}" pid="2491" name="ZOTERO_BREF_xSN6oYfShyVxuxfCkS9Ke_8">
    <vt:lpwstr>t of these influences.\nPast human activities have resulted in the net loss of tidal marsh, impacting the estuary's ability to\nsustain fish and wildlife.\nTidal-marsh creation is a technical tool to achieve environmentally sustainable development within </vt:lpwstr>
  </property>
  <property fmtid="{D5CDD505-2E9C-101B-9397-08002B2CF9AE}" pid="2492" name="ZOTERO_BREF_xSN6oYfShyVxuxfCkS9Ke_9">
    <vt:lpwstr>the\nestuary. Early marsh-creation efforts achieved limited success. Deficiencies in project performance were\nprimarily a result of poor quality assurance and control during site preparation and planting. Recent efforts\nhave achieved excellent success i</vt:lpwstr>
  </property>
  <property fmtid="{D5CDD505-2E9C-101B-9397-08002B2CF9AE}" pid="2493" name="ZOTERO_BREF_xSN6oYfShyVxuxfCkS9Ke_10">
    <vt:lpwstr>n establishing tidal marshes through an intense focus on compliance with\nsound design criteria.","collection-title":"Geological Survey of Canada, Bulletin","container-title":"Fraser River Delta, British Columbia: Issues of an Urban Estuary","language":"e</vt:lpwstr>
  </property>
  <property fmtid="{D5CDD505-2E9C-101B-9397-08002B2CF9AE}" pid="2494" name="ZOTERO_BREF_xSN6oYfShyVxuxfCkS9Ke_11">
    <vt:lpwstr>n","note":"DOI: 10.4095/215772","page":"147-172","source":"DOI.org (Crossref)","title":"Tidal marshes of the Fraser River estuary: composition, structure, and a history of marsh creation efforts to 1997","title-short":"Fraser River Delta, British Columbia</vt:lpwstr>
  </property>
  <property fmtid="{D5CDD505-2E9C-101B-9397-08002B2CF9AE}" pid="2495" name="ZOTERO_BREF_xSN6oYfShyVxuxfCkS9Ke_12">
    <vt:lpwstr>","volume":"567","author":[{"family":"Adams","given":"M A"},{"family":"Williams","given":"G L"}],"editor":[{"family":"Groulx","given":"D C"},{"family":"Luternauer","given":"J L"},{"family":"Bilderback","given":"D E"}],"accessed":{"date-parts":[["2021",9,7</vt:lpwstr>
  </property>
  <property fmtid="{D5CDD505-2E9C-101B-9397-08002B2CF9AE}" pid="2496" name="ZOTERO_BREF_xSN6oYfShyVxuxfCkS9Ke_13">
    <vt:lpwstr>]]},"issued":{"date-parts":[["2004"]]}}},{"id":430,"uris":["http://zotero.org/users/6112721/items/6X2F3V6N"],"itemData":{"id":430,"type":"report","language":"en","page":"1-63","source":"Zotero","title":"Assessing habitat compensation and examining limitat</vt:lpwstr>
  </property>
  <property fmtid="{D5CDD505-2E9C-101B-9397-08002B2CF9AE}" pid="2497" name="ZOTERO_BREF_xSN6oYfShyVxuxfCkS9Ke_14">
    <vt:lpwstr>ions to native plant establishment in the lower Fraser River Estuary","URL":"https://www.cmnbc.ca/wp-content/uploads/2018/11/Assessing-Habitat-Compensation_2016Appendix-I-IV.pdf","author":[{"family":"Lievesley","given":"Megan"},{"family":"Stewart","given"</vt:lpwstr>
  </property>
  <property fmtid="{D5CDD505-2E9C-101B-9397-08002B2CF9AE}" pid="2498" name="ZOTERO_BREF_xSN6oYfShyVxuxfCkS9Ke_15">
    <vt:lpwstr>:"Daniel"},{"family":"Knight","given":"Rob"},{"family":"Mason","given":"Brad"}],"issued":{"date-parts":[["2016"]]}}}],"schema":"https://github.com/citation-style-language/schema/raw/master/csl-citation.json"} </vt:lpwstr>
  </property>
  <property fmtid="{D5CDD505-2E9C-101B-9397-08002B2CF9AE}" pid="2499" name="ZOTERO_BREF_xSN6oYfShyVxuxfCkS9Ke_16">
    <vt:lpwstr/>
  </property>
  <property fmtid="{D5CDD505-2E9C-101B-9397-08002B2CF9AE}" pid="2500" name="ZOTERO_BREF_JFTaoUilRruqHYwoZMTRY_1">
    <vt:lpwstr>ZOTERO_ITEM CSL_CITATION {"citationID":"YF45fWvQ","properties":{"formattedCitation":"(Travis et al. 2010b; McKenzie-Gopsill et al. 2012a; Bunbury-Blanchette et al. 2015a; Zapfe &amp; Freeland 2015; Pieper et al. 2018a)","plainCitation":"(Travis et al. 2010b; </vt:lpwstr>
  </property>
  <property fmtid="{D5CDD505-2E9C-101B-9397-08002B2CF9AE}" pid="2501" name="ZOTERO_BREF_JFTaoUilRruqHYwoZMTRY_2">
    <vt:lpwstr>McKenzie-Gopsill et al. 2012a; Bunbury-Blanchette et al. 2015a; Zapfe &amp; Freeland 2015; Pieper et al. 2018a)","dontUpdate":true,"noteIndex":0},"citationItems":[{"id":"q1e9xkHj/96eL6oXL","uris":["http://zotero.org/users/6112721/items/4ZFCU3CD"],"itemData":{</vt:lpwstr>
  </property>
  <property fmtid="{D5CDD505-2E9C-101B-9397-08002B2CF9AE}" pid="2502" name="ZOTERO_BREF_JFTaoUilRruqHYwoZMTRY_3">
    <vt:lpwstr>"id":"2XOT5K42/LlNgmFAE","type":"article-journal","container-title":"Journal of Ecology","DOI":"10.1111/j.1365-2745.2009.01596.x","ISSN":"00220477, 13652745","issue":"1","language":"en","page":"7-16","source":"DOI.org (Crossref)","title":"Hybridization dy</vt:lpwstr>
  </property>
  <property fmtid="{D5CDD505-2E9C-101B-9397-08002B2CF9AE}" pid="2503" name="ZOTERO_BREF_JFTaoUilRruqHYwoZMTRY_4">
    <vt:lpwstr>namics of invasive cattail (Typhaceae) stands in the Western Great Lakes Region of North America: a molecular analysis: Hybridization dynamics in invasive cattails","title-short":"Hybridization dynamics of invasive cattail (Typhaceae) stands in the Wester</vt:lpwstr>
  </property>
  <property fmtid="{D5CDD505-2E9C-101B-9397-08002B2CF9AE}" pid="2504" name="ZOTERO_BREF_JFTaoUilRruqHYwoZMTRY_5">
    <vt:lpwstr>n Great Lakes Region of North America","volume":"98","author":[{"family":"Travis","given":"Steven E."},{"family":"Marburger","given":"Joy E."},{"family":"Windels","given":"Steve"},{"family":"KubÃ¡tovÃ¡","given":"Barbora"}],"issued":{"date-parts":[["2010",</vt:lpwstr>
  </property>
  <property fmtid="{D5CDD505-2E9C-101B-9397-08002B2CF9AE}" pid="2505" name="ZOTERO_BREF_JFTaoUilRruqHYwoZMTRY_6">
    <vt:lpwstr>1]]}}},{"id":1580,"uris":["http://zotero.org/users/6112721/items/N9B2HKZG"],"itemData":{"id":1580,"type":"article-journal","abstract":"Interspeciﬁc hybridization can lead to a breakdown of species boundaries, and is of particular concern in cases in which</vt:lpwstr>
  </property>
  <property fmtid="{D5CDD505-2E9C-101B-9397-08002B2CF9AE}" pid="2506" name="ZOTERO_BREF_JFTaoUilRruqHYwoZMTRY_7">
    <vt:lpwstr> one of the parental species is invasive. Cattails (Typha spp.) have increased their abundance in the Great Lakes region of North America over the past 150 years. This increase in the distribution of cattails is associated with hybridization between broad</vt:lpwstr>
  </property>
  <property fmtid="{D5CDD505-2E9C-101B-9397-08002B2CF9AE}" pid="2507" name="ZOTERO_BREF_JFTaoUilRruqHYwoZMTRY_8">
    <vt:lpwstr>-leaved (Typha latifolia) and narrow-leaved cattails (T. angustifolia). The resulting hybrids occur predominantly as F1s, which are known as T. × glauca, although later-generation hybrids have also been documented. It has been proposed that in sympatric p</vt:lpwstr>
  </property>
  <property fmtid="{D5CDD505-2E9C-101B-9397-08002B2CF9AE}" pid="2508" name="ZOTERO_BREF_JFTaoUilRruqHYwoZMTRY_9">
    <vt:lpwstr>opulations, the parental species and hybrids are often spatially segregated according to growth in contrasting water depths, and that this should promote the maintenance of parental species. In this study, we tested the hypothesis that the two species and</vt:lpwstr>
  </property>
  <property fmtid="{D5CDD505-2E9C-101B-9397-08002B2CF9AE}" pid="2509" name="ZOTERO_BREF_JFTaoUilRruqHYwoZMTRY_10">
    <vt:lpwstr> their hybrids segregate along a water-depth gradient at sites where they are sympatric. We identiﬁed the two parental species and their hybrids using molecular genetic markers (SSR), and measured shoot elevations (a proxy for water depth) at 18 sites in </vt:lpwstr>
  </property>
  <property fmtid="{D5CDD505-2E9C-101B-9397-08002B2CF9AE}" pid="2510" name="ZOTERO_BREF_JFTaoUilRruqHYwoZMTRY_11">
    <vt:lpwstr>Southern Ontario, Canada. We found no evidence for niche segregation among species based on elevation. Our data indicate that all three lineages compete for similar habitat where they co-occur suggesting that there is potential for an overall loss of biod</vt:lpwstr>
  </property>
  <property fmtid="{D5CDD505-2E9C-101B-9397-08002B2CF9AE}" pid="2511" name="ZOTERO_BREF_JFTaoUilRruqHYwoZMTRY_12">
    <vt:lpwstr>iversity in the species complex, particularly if the hybrid lineage is more vigorous compared to the parental species, as has been suggested by other authors.","container-title":"Ecology and Evolution","DOI":"10.1002/ece3.225","ISSN":"20457758","issue":"5</vt:lpwstr>
  </property>
  <property fmtid="{D5CDD505-2E9C-101B-9397-08002B2CF9AE}" pid="2512" name="ZOTERO_BREF_JFTaoUilRruqHYwoZMTRY_13">
    <vt:lpwstr>","language":"en","page":"952-961","source":"DOI.org (Crossref)","title":"No evidence for niche segregation in a North American Cattail ( &lt;i&gt;Typha&lt;/i&gt; ) species complex: Niche Segregation in Cattails","title-short":"No evidence for niche segregation in a </vt:lpwstr>
  </property>
  <property fmtid="{D5CDD505-2E9C-101B-9397-08002B2CF9AE}" pid="2513" name="ZOTERO_BREF_JFTaoUilRruqHYwoZMTRY_14">
    <vt:lpwstr>North American Cattail ( &lt;i&gt;Typha&lt;/i&gt; ) species complex","volume":"2","author":[{"family":"McKenzie-Gopsill","given":"Andrew"},{"family":"Kirk","given":"Heather"},{"family":"Drunen","given":"Wendy Van"},{"family":"Freeland","given":"Joanna R."},{"family":</vt:lpwstr>
  </property>
  <property fmtid="{D5CDD505-2E9C-101B-9397-08002B2CF9AE}" pid="2514" name="ZOTERO_BREF_JFTaoUilRruqHYwoZMTRY_15">
    <vt:lpwstr>"Dorken","given":"Marcel E."}],"issued":{"date-parts":[["2012",5]]}}},{"id":1486,"uris":["http://zotero.org/users/6112721/items/CLXDYSNX"],"itemData":{"id":1486,"type":"article-journal","abstract":"Hybridization can result in the formation of highly compe</vt:lpwstr>
  </property>
  <property fmtid="{D5CDD505-2E9C-101B-9397-08002B2CF9AE}" pid="2515" name="ZOTERO_BREF_JFTaoUilRruqHYwoZMTRY_16">
    <vt:lpwstr>titive lineages that displace their progenitor species and other native organisms. In eastern North America, hybridization between native Typha latifolia and introduced Typha angustifolia yields the vigorous hybrid species T. × glauca. The hybrid has beco</vt:lpwstr>
  </property>
  <property fmtid="{D5CDD505-2E9C-101B-9397-08002B2CF9AE}" pid="2516" name="ZOTERO_BREF_JFTaoUilRruqHYwoZMTRY_17">
    <vt:lpwstr>me increasingly prevalent over the past century in eastern North America, where there are indications it displaces native plants. Moreover, it has been suggested that water depth inﬂuences the growth performance of hybrid vs. native cattails but there hav</vt:lpwstr>
  </property>
  <property fmtid="{D5CDD505-2E9C-101B-9397-08002B2CF9AE}" pid="2517" name="ZOTERO_BREF_JFTaoUilRruqHYwoZMTRY_18">
    <vt:lpwstr>e been no comparisons of plant performance under contrasting water depths. Using a common-garden experiment with two levels of a water-depth treatment we compared the above- and below-ground growth performance of T. latifolia vs. hybrid cattails collected</vt:lpwstr>
  </property>
  <property fmtid="{D5CDD505-2E9C-101B-9397-08002B2CF9AE}" pid="2518" name="ZOTERO_BREF_JFTaoUilRruqHYwoZMTRY_19">
    <vt:lpwstr> from 12 sites in southern Ontario. We found that hybrids outperformed all other plants in terms of total and above-ground biomass production and, depending on the method of species assignment used, in terms of the number of ramets produced. However, ther</vt:lpwstr>
  </property>
  <property fmtid="{D5CDD505-2E9C-101B-9397-08002B2CF9AE}" pid="2519" name="ZOTERO_BREF_JFTaoUilRruqHYwoZMTRY_20">
    <vt:lpwstr>e was no difference in the mass of rhizomes produced between species. Consistent with a previous study of natural populations from the same region, growth performance of the different species was similar across the different water depths used in the exper</vt:lpwstr>
  </property>
  <property fmtid="{D5CDD505-2E9C-101B-9397-08002B2CF9AE}" pid="2520" name="ZOTERO_BREF_JFTaoUilRruqHYwoZMTRY_21">
    <vt:lpwstr>iment. Collectively, our results indicate that enhanced hybrid performance was driven by the production of larger and more numerous ramets and not via increased investment in rhizomes.","container-title":"Basic and Applied Ecology","DOI":"10.1016/j.baae.2</vt:lpwstr>
  </property>
  <property fmtid="{D5CDD505-2E9C-101B-9397-08002B2CF9AE}" pid="2521" name="ZOTERO_BREF_JFTaoUilRruqHYwoZMTRY_22">
    <vt:lpwstr>015.04.006","ISSN":"14391791","issue":"5","journalAbbreviation":"Basic and Applied Ecology","language":"en","page":"394-402","source":"DOI.org (Crossref)","title":"Hybrid Typha×glauca outperforms native T. latifolia under contrasting water depths in a com</vt:lpwstr>
  </property>
  <property fmtid="{D5CDD505-2E9C-101B-9397-08002B2CF9AE}" pid="2522" name="ZOTERO_BREF_JFTaoUilRruqHYwoZMTRY_23">
    <vt:lpwstr>mon garden","volume":"16","author":[{"family":"Bunbury-Blanchette","given":"Adèle L."},{"family":"Freeland","given":"Joanna R."},{"family":"Dorken","given":"Marcel E."}],"issued":{"date-parts":[["2015",8]]}}},{"id":503,"uris":["http://zotero.org/users/611</vt:lpwstr>
  </property>
  <property fmtid="{D5CDD505-2E9C-101B-9397-08002B2CF9AE}" pid="2523" name="ZOTERO_BREF_JFTaoUilRruqHYwoZMTRY_24">
    <vt:lpwstr>2721/items/7Y38N87P"],"itemData":{"id":503,"type":"article-journal","abstract":"Rapid evolution following interspeciﬁc hybridization can facilitate biological invasions. Around the Great Lakes in North America, the hybrid cattail Typha × glauca is dominat</vt:lpwstr>
  </property>
  <property fmtid="{D5CDD505-2E9C-101B-9397-08002B2CF9AE}" pid="2524" name="ZOTERO_BREF_JFTaoUilRruqHYwoZMTRY_25">
    <vt:lpwstr>ing wetlands and displacing both parental species. We measured water depth and height of T. × glauca and its parental species (Typha angustifolia and Typha latifolia) throughout the growing season at a site near Lake Ontario that harbors both parental spe</vt:lpwstr>
  </property>
  <property fmtid="{D5CDD505-2E9C-101B-9397-08002B2CF9AE}" pid="2525" name="ZOTERO_BREF_JFTaoUilRruqHYwoZMTRY_26">
    <vt:lpwstr>cies plus hybrids. We found no evidence of niche partitioning by water depth, nor was there evidence that water depth was inﬂuencing plant height. At the beginning of the growing season, T. latifolia comprised the tallest plants, but this potential advant</vt:lpwstr>
  </property>
  <property fmtid="{D5CDD505-2E9C-101B-9397-08002B2CF9AE}" pid="2526" name="ZOTERO_BREF_JFTaoUilRruqHYwoZMTRY_27">
    <vt:lpwstr>age was short-lived, and for most of the growing season, F1 hybrids were taller than all or most other taxa (T. angustifolia, T. latifolia, and advancedgeneration/backcrossed hybrids). Heterosis, inferred from height, is therefore evident in F1 hybrids, b</vt:lpwstr>
  </property>
  <property fmtid="{D5CDD505-2E9C-101B-9397-08002B2CF9AE}" pid="2527" name="ZOTERO_BREF_JFTaoUilRruqHYwoZMTRY_28">
    <vt:lpwstr>ut not in advanced-generation/backcrossed hybrids. Typha stands often achieve high densities, and the competitive advantage of superior height is likely contributing to the invasive success of T. × glauca F1 hybrids in the Great Lakes region.","container-</vt:lpwstr>
  </property>
  <property fmtid="{D5CDD505-2E9C-101B-9397-08002B2CF9AE}" pid="2528" name="ZOTERO_BREF_JFTaoUilRruqHYwoZMTRY_29">
    <vt:lpwstr>title":"Aquatic Botany","DOI":"10.1016/j.aquabot.2015.05.004","ISSN":"03043770","journalAbbreviation":"Aquatic Botany","language":"en","page":"44-47","source":"DOI.org (Crossref)","title":"Heterosis in invasive F1 cattail hybrids (Typha × glauca)","volume</vt:lpwstr>
  </property>
  <property fmtid="{D5CDD505-2E9C-101B-9397-08002B2CF9AE}" pid="2529" name="ZOTERO_BREF_JFTaoUilRruqHYwoZMTRY_30">
    <vt:lpwstr>":"125","author":[{"family":"Zapfe","given":"Lisa"},{"family":"Freeland","given":"Joanna R."}],"issued":{"date-parts":[["2015",8]]}}},{"id":1591,"uris":["http://zotero.org/users/6112721/items/UP9HTMQZ"],"itemData":{"id":1591,"type":"article-journal","abst</vt:lpwstr>
  </property>
  <property fmtid="{D5CDD505-2E9C-101B-9397-08002B2CF9AE}" pid="2530" name="ZOTERO_BREF_JFTaoUilRruqHYwoZMTRY_31">
    <vt:lpwstr>ract":"Spatial separation between hybridizing taxa can limit hybridization and introgression when mating occurs between near neighbours. Water depth can be an important factor structuring wetland plant communities, which often include cattails (Typha spp.</vt:lpwstr>
  </property>
  <property fmtid="{D5CDD505-2E9C-101B-9397-08002B2CF9AE}" pid="2531" name="ZOTERO_BREF_JFTaoUilRruqHYwoZMTRY_32">
    <vt:lpwstr>, Typhaceae). In eastern North America, native Typha latifolia regularly hybridizes with introduced T. angustifolia to produce the invasive F1 hybrid T. × glauca, which can backcross to parental species. Hybridization in this wind-pollinated species compl</vt:lpwstr>
  </property>
  <property fmtid="{D5CDD505-2E9C-101B-9397-08002B2CF9AE}" pid="2532" name="ZOTERO_BREF_JFTaoUilRruqHYwoZMTRY_33">
    <vt:lpwstr>ex may be facilitated by overlapping niches among taxa, but previous studies have yielded contradictory results, possibly because these studies were limited to shallow sites or single locations. We investigated patterns of depth occupancy in ditches (mean</vt:lpwstr>
  </property>
  <property fmtid="{D5CDD505-2E9C-101B-9397-08002B2CF9AE}" pid="2533" name="ZOTERO_BREF_JFTaoUilRruqHYwoZMTRY_34">
    <vt:lpwstr> depth 3.4 cm) and permanent wetlands (mean depth 25.0 cm) with various mixtures of T. latifolia, T. angustifolia, and T. × glauca across a 1700 km transect from Michigan, USA, to Nova Scotia, Canada. Overall, we found that water depth cannot on its own e</vt:lpwstr>
  </property>
  <property fmtid="{D5CDD505-2E9C-101B-9397-08002B2CF9AE}" pid="2534" name="ZOTERO_BREF_JFTaoUilRruqHYwoZMTRY_35">
    <vt:lpwstr>xplain patterns of cattail occupancy. We therefore conclude that niche partitioning by water depth does not promote mating isolation in Typha. Previous ﬁndings of habitat segregation by depth may be attributable to a combination of idiosyncratic features </vt:lpwstr>
  </property>
  <property fmtid="{D5CDD505-2E9C-101B-9397-08002B2CF9AE}" pid="2535" name="ZOTERO_BREF_JFTaoUilRruqHYwoZMTRY_36">
    <vt:lpwstr>of individual sites, multi-dimensional niches, and phenotypic plasticity, which could prevent consistent niche segregation among Typha taxa. A lack of spatial segregation between Typha taxa should promote hybridization and introgression. This, coupled wit</vt:lpwstr>
  </property>
  <property fmtid="{D5CDD505-2E9C-101B-9397-08002B2CF9AE}" pid="2536" name="ZOTERO_BREF_JFTaoUilRruqHYwoZMTRY_37">
    <vt:lpwstr>h the competitive superiority of hybrids, appears to be facilitating the displacement of native T. latifolia across a wide geographical range.","container-title":"Aquatic Botany","DOI":"10.1016/j.aquabot.2017.11.001","ISSN":"03043770","journalAbbreviation</vt:lpwstr>
  </property>
  <property fmtid="{D5CDD505-2E9C-101B-9397-08002B2CF9AE}" pid="2537" name="ZOTERO_BREF_JFTaoUilRruqHYwoZMTRY_38">
    <vt:lpwstr>":"Aquatic Botany","language":"en","page":"46-53","source":"DOI.org (Crossref)","title":"Coexistence of Typha latifolia, T. angustifolia (Typhaceae) and their invasive hybrid is not explained by niche partitioning across water depths","volume":"144","auth</vt:lpwstr>
  </property>
  <property fmtid="{D5CDD505-2E9C-101B-9397-08002B2CF9AE}" pid="2538" name="ZOTERO_BREF_JFTaoUilRruqHYwoZMTRY_39">
    <vt:lpwstr>or":[{"family":"Pieper","given":"Sara J."},{"family":"Freeland","given":"Joanna R."},{"family":"Dorken","given":"Marcel E."}],"issued":{"date-parts":[["2018",1]]}}}],"schema":"https://github.com/citation-style-language/schema/raw/master/csl-citation.json"</vt:lpwstr>
  </property>
  <property fmtid="{D5CDD505-2E9C-101B-9397-08002B2CF9AE}" pid="2539" name="ZOTERO_BREF_JFTaoUilRruqHYwoZMTRY_40">
    <vt:lpwstr>} </vt:lpwstr>
  </property>
  <property fmtid="{D5CDD505-2E9C-101B-9397-08002B2CF9AE}" pid="2540" name="ZOTERO_BREF_JFTaoUilRruqHYwoZMTRY_41">
    <vt:lpwstr/>
  </property>
  <property fmtid="{D5CDD505-2E9C-101B-9397-08002B2CF9AE}" pid="2541" name="ZOTERO_BREF_JFTaoUilRruqHYwoZMTRY_42">
    <vt:lpwstr/>
  </property>
  <property fmtid="{D5CDD505-2E9C-101B-9397-08002B2CF9AE}" pid="2542" name="ZOTERO_BREF_JFTaoUilRruqHYwoZMTRY_43">
    <vt:lpwstr/>
  </property>
  <property fmtid="{D5CDD505-2E9C-101B-9397-08002B2CF9AE}" pid="2543" name="ZOTERO_BREF_JFTaoUilRruqHYwoZMTRY_44">
    <vt:lpwstr/>
  </property>
  <property fmtid="{D5CDD505-2E9C-101B-9397-08002B2CF9AE}" pid="2544" name="ZOTERO_BREF_36VIflE0ddPtL98rTeOih_1">
    <vt:lpwstr>ZOTERO_ITEM CSL_CITATION {"citationID":"oeI1XMpo","properties":{"formattedCitation":"(Hutchinson 1988; Galatowitsch et al. 1999)","plainCitation":"(Hutchinson 1988; Galatowitsch et al. 1999)","dontUpdate":true,"noteIndex":0},"citationItems":[{"id":1653,"u</vt:lpwstr>
  </property>
  <property fmtid="{D5CDD505-2E9C-101B-9397-08002B2CF9AE}" pid="2545" name="ZOTERO_BREF_36VIflE0ddPtL98rTeOih_2">
    <vt:lpwstr>ris":["http://zotero.org/users/6112721/items/ZXXQJITD"],"itemData":{"id":1653,"type":"report","page":"81","publisher":"Washington State Shorelands and Coasstal Zone Management Program: Wetlands Section","title":"Salinity tolerance of plants of estuarine w</vt:lpwstr>
  </property>
  <property fmtid="{D5CDD505-2E9C-101B-9397-08002B2CF9AE}" pid="2546" name="ZOTERO_BREF_36VIflE0ddPtL98rTeOih_3">
    <vt:lpwstr>etlands and associated uplands","author":[{"family":"Hutchinson","given":"I"}],"issued":{"date-parts":[["1988"]]}}},{"id":1533,"uris":["http://zotero.org/users/6112721/items/IKL7PB9H"],"itemData":{"id":1533,"type":"article-journal","abstract":"The spread </vt:lpwstr>
  </property>
  <property fmtid="{D5CDD505-2E9C-101B-9397-08002B2CF9AE}" pid="2547" name="ZOTERO_BREF_36VIflE0ddPtL98rTeOih_4">
    <vt:lpwstr>of invasive taxa, including Lythrum salicaria, Typha X glauca, Myriophyllum spicatum, Phalaris arundinacea, and Phragmites australis, has dramatically changed the vegetation of many wetlands of North America. Three theories have been advanced to explain t</vt:lpwstr>
  </property>
  <property fmtid="{D5CDD505-2E9C-101B-9397-08002B2CF9AE}" pid="2548" name="ZOTERO_BREF_36VIflE0ddPtL98rTeOih_5">
    <vt:lpwstr>he nature of plant invasiveness. Aggressive growth during geographic expansion could result because l) growth is more favorable under new environmental conditions than those of resident locales (environmental constraints hypothesis); 2) herbivores may be </vt:lpwstr>
  </property>
  <property fmtid="{D5CDD505-2E9C-101B-9397-08002B2CF9AE}" pid="2549" name="ZOTERO_BREF_36VIflE0ddPtL98rTeOih_6">
    <vt:lpwstr>absent in the new locale, resulting in selection of genotypes with improved competitive ability and reduced allocation to herbivore defenses (evolution of increased competitive ability hypothesis); and 3) interspecific hybridization occurred between a new</vt:lpwstr>
  </property>
  <property fmtid="{D5CDD505-2E9C-101B-9397-08002B2CF9AE}" pid="2550" name="ZOTERO_BREF_36VIflE0ddPtL98rTeOih_7">
    <vt:lpwstr> taxon and one existing in an area, resulting in novel phenotypes with selective advantages in disturbed sites or phenotypes that can grow under conditions not favorable for either parent (introgression/hybrid speciation hypothesis). A review of published</vt:lpwstr>
  </property>
  <property fmtid="{D5CDD505-2E9C-101B-9397-08002B2CF9AE}" pid="2551" name="ZOTERO_BREF_36VIflE0ddPtL98rTeOih_8">
    <vt:lpwstr> literature found few studies that compare the growth and dynamics of invasive populations in their new range versus those in historic ranges. However, there is evidence that hydrologic alterations could facilitate invasions by Typha X glauca and Phalaris</vt:lpwstr>
  </property>
  <property fmtid="{D5CDD505-2E9C-101B-9397-08002B2CF9AE}" pid="2552" name="ZOTERO_BREF_36VIflE0ddPtL98rTeOih_9">
    <vt:lpwstr> arundinacea and that increased salinity promoted spread of Typha angustifolia (parental taxon) and Phragmites australis. The potential for reduced herbivory causing aggressive growth is greatest for Lythrum salican·a. lntrogressive hybridization is poten</vt:lpwstr>
  </property>
  <property fmtid="{D5CDD505-2E9C-101B-9397-08002B2CF9AE}" pid="2553" name="ZOTERO_BREF_36VIflE0ddPtL98rTeOih_10">
    <vt:lpwstr>tially a cause of invasiveness for all five species but has been established only for Typha X glauca and Lythrum salicaria.","container-title":"Wetlands","DOI":"10.1007/BF03161781","ISSN":"0277-5212, 1943-6246","issue":"4","journalAbbreviation":"Wetlands"</vt:lpwstr>
  </property>
  <property fmtid="{D5CDD505-2E9C-101B-9397-08002B2CF9AE}" pid="2554" name="ZOTERO_BREF_36VIflE0ddPtL98rTeOih_11">
    <vt:lpwstr>,"language":"en","page":"733-755","source":"DOI.org (Crossref)","title":"Invasiveness in wetland plants in temperate North America","volume":"19","author":[{"family":"Galatowitsch","given":"Susan M."},{"family":"Anderson","given":"Neil O."},{"family":"Asc</vt:lpwstr>
  </property>
  <property fmtid="{D5CDD505-2E9C-101B-9397-08002B2CF9AE}" pid="2555" name="ZOTERO_BREF_36VIflE0ddPtL98rTeOih_12">
    <vt:lpwstr>her","given":"Peter D."}],"issued":{"date-parts":[["1999",12]]}}}],"schema":"https://github.com/citation-style-language/schema/raw/master/csl-citation.json"} </vt:lpwstr>
  </property>
  <property fmtid="{D5CDD505-2E9C-101B-9397-08002B2CF9AE}" pid="2556" name="ZOTERO_BREF_pLSzQMOPGUrfg8zfbvcUG_1">
    <vt:lpwstr>ZOTERO_ITEM CSL_CITATION {"citationID":"OGTyMkKJ","properties":{"formattedCitation":"(Geddes et al. 2021)","plainCitation":"(Geddes et al. 2021)","noteIndex":0},"citationItems":[{"id":2064,"uris":["http://zotero.org/users/6112721/items/JKP3BB6C"],"uri":["</vt:lpwstr>
  </property>
  <property fmtid="{D5CDD505-2E9C-101B-9397-08002B2CF9AE}" pid="2557" name="ZOTERO_BREF_pLSzQMOPGUrfg8zfbvcUG_2">
    <vt:lpwstr>http://zotero.org/users/6112721/items/JKP3BB6C"],"itemData":{"id":2064,"type":"article-journal","abstract":"In North American wetlands, two cattail species -native Typha latifolia and exotic T. angustifolia- hybridize generating T. x glauca. Typha angusti</vt:lpwstr>
  </property>
  <property fmtid="{D5CDD505-2E9C-101B-9397-08002B2CF9AE}" pid="2558" name="ZOTERO_BREF_pLSzQMOPGUrfg8zfbvcUG_3">
    <vt:lpwstr>folia and the hybrid spread invasively, negatively affecting wetlands. Due to high trait variability and hybridization, Typha species are difficult to identify morphologically. Building on previous work that relied on microsatellite markers to differentia</vt:lpwstr>
  </property>
  <property fmtid="{D5CDD505-2E9C-101B-9397-08002B2CF9AE}" pid="2559" name="ZOTERO_BREF_pLSzQMOPGUrfg8zfbvcUG_4">
    <vt:lpwstr>te Typha species (including hybrids, parental backcrosses, and advanced-generation hybrids) in southern Canada and in the US upper Midwest and northeast, our goals were to 1) estimate relative frequencies of parental species in additional Midwestern catta</vt:lpwstr>
  </property>
  <property fmtid="{D5CDD505-2E9C-101B-9397-08002B2CF9AE}" pid="2560" name="ZOTERO_BREF_pLSzQMOPGUrfg8zfbvcUG_5">
    <vt:lpwstr>il populations, and 2) quantify their hybridization. We also assessed level of agreement between morphological identification based on leaf width and gap between inflorescences and molecular identification. Using 6 microsatellites markers (4 used previous</vt:lpwstr>
  </property>
  <property fmtid="{D5CDD505-2E9C-101B-9397-08002B2CF9AE}" pid="2561" name="ZOTERO_BREF_pLSzQMOPGUrfg8zfbvcUG_6">
    <vt:lpwstr>ly in other populations and 2 novel ones), we identified ~25% of the samples as native T. latifolia, while ~6% were exotic T. angustifolia. Furthermore, 19% of the samples were first-generation hybrids (T. x glauca) and 50% were advanced-generation hybrid</vt:lpwstr>
  </property>
  <property fmtid="{D5CDD505-2E9C-101B-9397-08002B2CF9AE}" pid="2562" name="ZOTERO_BREF_pLSzQMOPGUrfg8zfbvcUG_7">
    <vt:lpwstr>s, with backcrosses to native T. latifolia being almost twice as high as those to exotic T. angustifolia, rates that are much larger than previously reported. Agreement between morphological and molecular identification was lower than expected highlightin</vt:lpwstr>
  </property>
  <property fmtid="{D5CDD505-2E9C-101B-9397-08002B2CF9AE}" pid="2563" name="ZOTERO_BREF_pLSzQMOPGUrfg8zfbvcUG_8">
    <vt:lpwstr>g the fact that these morphological traits can be misleading when used alone in cattail identification. We caution that the seemingly asymmetric hybridization towards the native Typha latifolia could potentially lead to its extinction in the Midwest. Catt</vt:lpwstr>
  </property>
  <property fmtid="{D5CDD505-2E9C-101B-9397-08002B2CF9AE}" pid="2564" name="ZOTERO_BREF_pLSzQMOPGUrfg8zfbvcUG_9">
    <vt:lpwstr>ail management may thus require efforts to preserve the native cattail through seed banking and/or other approaches.","container-title":"Wetlands","DOI":"10.1007/s13157-021-01429-2","ISSN":"0277-5212, 1943-6246","issue":"2","journalAbbreviation":"Wetlands</vt:lpwstr>
  </property>
  <property fmtid="{D5CDD505-2E9C-101B-9397-08002B2CF9AE}" pid="2565" name="ZOTERO_BREF_pLSzQMOPGUrfg8zfbvcUG_10">
    <vt:lpwstr>","language":"en","page":"24","source":"DOI.org (Crossref)","title":"Microsatellite Markers Reveal Unprecedented High Frequencies of Hybridization among Typha Species in the Midwestern US","volume":"41","author":[{"family":"Geddes","given":"Pamela"},{"fam</vt:lpwstr>
  </property>
  <property fmtid="{D5CDD505-2E9C-101B-9397-08002B2CF9AE}" pid="2566" name="ZOTERO_BREF_pLSzQMOPGUrfg8zfbvcUG_11">
    <vt:lpwstr>ily":"Murphy","given":"Lynnette"},{"family":"Astudillo-Scalia","given":"Yaiyr"},{"family":"Blasini","given":"Davis"},{"family":"Nugent","given":"Sarah"},{"family":"Ríos","given":"María Jazmín"},{"family":"Schirmer","given":"Aaron E."},{"family":"Olfelt","</vt:lpwstr>
  </property>
  <property fmtid="{D5CDD505-2E9C-101B-9397-08002B2CF9AE}" pid="2567" name="ZOTERO_BREF_pLSzQMOPGUrfg8zfbvcUG_12">
    <vt:lpwstr>given":"Joel P."}],"issued":{"date-parts":[["2021",2]]}}}],"schema":"https://github.com/citation-style-language/schema/raw/master/csl-citation.json"} </vt:lpwstr>
  </property>
  <property fmtid="{D5CDD505-2E9C-101B-9397-08002B2CF9AE}" pid="2568" name="ZOTERO_BREF_XYpkUXiMKHuIMHxlMde6R_1">
    <vt:lpwstr>ZOTERO_TEMP </vt:lpwstr>
  </property>
  <property fmtid="{D5CDD505-2E9C-101B-9397-08002B2CF9AE}" pid="2569" name="ZOTERO_BREF_NkgfttkKKVozzDC6YosP0_1">
    <vt:lpwstr>ZOTERO_TEMP </vt:lpwstr>
  </property>
  <property fmtid="{D5CDD505-2E9C-101B-9397-08002B2CF9AE}" pid="2570" name="ZOTERO_BREF_QwfjMpyPIDSTQ8GKvoauy_1">
    <vt:lpwstr>ZOTERO_TEMP </vt:lpwstr>
  </property>
  <property fmtid="{D5CDD505-2E9C-101B-9397-08002B2CF9AE}" pid="2571" name="ZOTERO_BREF_TkR6oxduH2FD_9">
    <vt:lpwstr>d Ecology","language":"en","page":"394-402","source":"DOI.org (Crossref)","title":"Hybrid Typha×glauca outperforms native T. latifolia under contrasting water depths in a common garden","volume":"16","author":[{"family":"Bunbury-Blanchette","given":"Adèle</vt:lpwstr>
  </property>
  <property fmtid="{D5CDD505-2E9C-101B-9397-08002B2CF9AE}" pid="2572" name="ZOTERO_BREF_TkR6oxduH2FD_10">
    <vt:lpwstr> L."},{"family":"Freeland","given":"Joanna R."},{"family":"Dorken","given":"Marcel E."}],"issued":{"date-parts":[["2015",8]]}}},{"id":2064,"uris":["http://zotero.org/users/6112721/items/JKP3BB6C"],"itemData":{"id":2064,"type":"article-journal","abstract":</vt:lpwstr>
  </property>
  <property fmtid="{D5CDD505-2E9C-101B-9397-08002B2CF9AE}" pid="2573" name="ZOTERO_BREF_TkR6oxduH2FD_11">
    <vt:lpwstr>"In North American wetlands, two cattail species -native Typha latifolia and exotic T. angustifolia- hybridize generating T. x glauca. Typha angustifolia and the hybrid spread invasively, negatively affecting wetlands. Due to high trait variability and hy</vt:lpwstr>
  </property>
  <property fmtid="{D5CDD505-2E9C-101B-9397-08002B2CF9AE}" pid="2574" name="ZOTERO_BREF_TkR6oxduH2FD_12">
    <vt:lpwstr>bridization, Typha species are difficult to identify morphologically. Building on previous work that relied on microsatellite markers to differentiate Typha species (including hybrids, parental backcrosses, and advanced-generation hybrids) in southern Can</vt:lpwstr>
  </property>
  <property fmtid="{D5CDD505-2E9C-101B-9397-08002B2CF9AE}" pid="2575" name="ZOTERO_BREF_gGBrFr8YWUorT8ivO2vG8_1">
    <vt:lpwstr>ZOTERO_TEMP </vt:lpwstr>
  </property>
  <property fmtid="{D5CDD505-2E9C-101B-9397-08002B2CF9AE}" pid="2576" name="ZOTERO_BREF_VFcczfZQ2jlkiDbZ9lViE_1">
    <vt:lpwstr>ZOTERO_TEMP </vt:lpwstr>
  </property>
  <property fmtid="{D5CDD505-2E9C-101B-9397-08002B2CF9AE}" pid="2577" name="ZOTERO_BREF_TkR6oxduH2FD_13">
    <vt:lpwstr>ada and in the US upper Midwest and northeast, our goals were to 1) estimate relative frequencies of parental species in additional Midwestern cattail populations, and 2) quantify their hybridization. We also assessed level of agreement between morphologi</vt:lpwstr>
  </property>
  <property fmtid="{D5CDD505-2E9C-101B-9397-08002B2CF9AE}" pid="2578" name="ZOTERO_BREF_TkR6oxduH2FD_14">
    <vt:lpwstr>cal identification based on leaf width and gap between inflorescences and molecular identification. Using 6 microsatellites markers (4 used previously in other populations and 2 novel ones), we identified ~25% of the samples as native T. latifolia, while </vt:lpwstr>
  </property>
  <property fmtid="{D5CDD505-2E9C-101B-9397-08002B2CF9AE}" pid="2579" name="ZOTERO_BREF_TkR6oxduH2FD_15">
    <vt:lpwstr>~6% were exotic T. angustifolia. Furthermore, 19% of the samples were first-generation hybrids (T. x glauca) and 50% were advanced-generation hybrids, with backcrosses to native T. latifolia being almost twice as high as those to exotic T. angustifolia, r</vt:lpwstr>
  </property>
  <property fmtid="{D5CDD505-2E9C-101B-9397-08002B2CF9AE}" pid="2580" name="ZOTERO_BREF_TkR6oxduH2FD_16">
    <vt:lpwstr>ates that are much larger than previously reported. Agreement between morphological and molecular identification was lower than expected highlighting the fact that these morphological traits can be misleading when used alone in cattail identification. We </vt:lpwstr>
  </property>
  <property fmtid="{D5CDD505-2E9C-101B-9397-08002B2CF9AE}" pid="2581" name="ZOTERO_BREF_TkR6oxduH2FD_17">
    <vt:lpwstr>caution that the seemingly asymmetric hybridization towards the native Typha latifolia could potentially lead to its extinction in the Midwest. Cattail management may thus require efforts to preserve the native cattail through seed banking and/or other ap</vt:lpwstr>
  </property>
  <property fmtid="{D5CDD505-2E9C-101B-9397-08002B2CF9AE}" pid="2582" name="ZOTERO_BREF_TkR6oxduH2FD_18">
    <vt:lpwstr>proaches.","container-title":"Wetlands","DOI":"10.1007/s13157-021-01429-2","ISSN":"0277-5212, 1943-6246","issue":"2","journalAbbreviation":"Wetlands","language":"en","page":"24","source":"DOI.org (Crossref)","title":"Microsatellite Markers Reveal Unpreced</vt:lpwstr>
  </property>
  <property fmtid="{D5CDD505-2E9C-101B-9397-08002B2CF9AE}" pid="2583" name="ZOTERO_BREF_TkR6oxduH2FD_19">
    <vt:lpwstr>ented High Frequencies of Hybridization among Typha Species in the Midwestern US","volume":"41","author":[{"family":"Geddes","given":"Pamela"},{"family":"Murphy","given":"Lynnette"},{"family":"Astudillo-Scalia","given":"Yaiyr"},{"family":"Blasini","given"</vt:lpwstr>
  </property>
  <property fmtid="{D5CDD505-2E9C-101B-9397-08002B2CF9AE}" pid="2584" name="ZOTERO_BREF_TkR6oxduH2FD_20">
    <vt:lpwstr>:"Davis"},{"family":"Nugent","given":"Sarah"},{"family":"Ríos","given":"María Jazmín"},{"family":"Schirmer","given":"Aaron E."},{"family":"Olfelt","given":"Joel P."}],"issued":{"date-parts":[["2021",2]]}}}],"schema":"https://github.com/citation-style-lang</vt:lpwstr>
  </property>
  <property fmtid="{D5CDD505-2E9C-101B-9397-08002B2CF9AE}" pid="2585" name="ZOTERO_BREF_TkR6oxduH2FD_21">
    <vt:lpwstr>uage/schema/raw/master/csl-citation.json"} </vt:lpwstr>
  </property>
  <property fmtid="{D5CDD505-2E9C-101B-9397-08002B2CF9AE}" pid="2586" name="ZOTERO_BREF_u3ScOmKE63loG85R4yHwf_1">
    <vt:lpwstr>ZOTERO_TEMP </vt:lpwstr>
  </property>
</Properties>
</file>